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8" w:type="dxa"/>
        <w:tblInd w:w="-35" w:type="dxa"/>
        <w:tblLayout w:type="fixed"/>
        <w:tblCellMar>
          <w:left w:w="107" w:type="dxa"/>
          <w:right w:w="107" w:type="dxa"/>
        </w:tblCellMar>
        <w:tblLook w:val="0000" w:firstRow="0" w:lastRow="0" w:firstColumn="0" w:lastColumn="0" w:noHBand="0" w:noVBand="0"/>
      </w:tblPr>
      <w:tblGrid>
        <w:gridCol w:w="3686"/>
        <w:gridCol w:w="2268"/>
        <w:gridCol w:w="3355"/>
        <w:gridCol w:w="899"/>
      </w:tblGrid>
      <w:tr w:rsidR="00C61331" w14:paraId="51A2335E" w14:textId="77777777">
        <w:trPr>
          <w:cantSplit/>
          <w:trHeight w:val="227"/>
        </w:trPr>
        <w:tc>
          <w:tcPr>
            <w:tcW w:w="3686" w:type="dxa"/>
            <w:vMerge w:val="restart"/>
            <w:tcBorders>
              <w:top w:val="double" w:sz="4" w:space="0" w:color="auto"/>
              <w:left w:val="double" w:sz="4" w:space="0" w:color="auto"/>
              <w:right w:val="single" w:sz="4" w:space="0" w:color="auto"/>
            </w:tcBorders>
          </w:tcPr>
          <w:p w14:paraId="1F89ED30" w14:textId="45FB9008" w:rsidR="00C61331" w:rsidRDefault="00C61331" w:rsidP="00A04AC5">
            <w:pPr>
              <w:tabs>
                <w:tab w:val="left" w:pos="-1983"/>
                <w:tab w:val="left" w:pos="-849"/>
                <w:tab w:val="left" w:pos="285"/>
                <w:tab w:val="left" w:pos="1419"/>
                <w:tab w:val="left" w:pos="2553"/>
                <w:tab w:val="left" w:pos="3687"/>
                <w:tab w:val="left" w:pos="4821"/>
              </w:tabs>
              <w:suppressAutoHyphens/>
              <w:spacing w:before="120" w:after="120" w:line="276" w:lineRule="auto"/>
              <w:jc w:val="center"/>
              <w:rPr>
                <w:spacing w:val="-3"/>
              </w:rPr>
            </w:pPr>
            <w:r>
              <w:br w:type="page"/>
            </w:r>
            <w:r w:rsidR="008665C4">
              <w:rPr>
                <w:noProof/>
              </w:rPr>
              <w:drawing>
                <wp:inline distT="0" distB="0" distL="0" distR="0" wp14:anchorId="15A78ED9" wp14:editId="02244F1C">
                  <wp:extent cx="1247775" cy="7334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14420" t="18584" r="13794" b="22577"/>
                          <a:stretch>
                            <a:fillRect/>
                          </a:stretch>
                        </pic:blipFill>
                        <pic:spPr bwMode="auto">
                          <a:xfrm>
                            <a:off x="0" y="0"/>
                            <a:ext cx="1247775" cy="733425"/>
                          </a:xfrm>
                          <a:prstGeom prst="rect">
                            <a:avLst/>
                          </a:prstGeom>
                          <a:noFill/>
                          <a:ln>
                            <a:noFill/>
                          </a:ln>
                        </pic:spPr>
                      </pic:pic>
                    </a:graphicData>
                  </a:graphic>
                </wp:inline>
              </w:drawing>
            </w:r>
          </w:p>
        </w:tc>
        <w:tc>
          <w:tcPr>
            <w:tcW w:w="6522" w:type="dxa"/>
            <w:gridSpan w:val="3"/>
            <w:tcBorders>
              <w:top w:val="double" w:sz="4" w:space="0" w:color="auto"/>
              <w:left w:val="single" w:sz="4" w:space="0" w:color="auto"/>
              <w:right w:val="double" w:sz="4" w:space="0" w:color="auto"/>
            </w:tcBorders>
          </w:tcPr>
          <w:p w14:paraId="095D0C01" w14:textId="77777777" w:rsidR="00C61331" w:rsidRDefault="00C61331">
            <w:pPr>
              <w:tabs>
                <w:tab w:val="left" w:pos="-1983"/>
                <w:tab w:val="left" w:pos="-849"/>
                <w:tab w:val="left" w:pos="285"/>
                <w:tab w:val="left" w:pos="1419"/>
                <w:tab w:val="left" w:pos="2553"/>
                <w:tab w:val="left" w:pos="3687"/>
                <w:tab w:val="left" w:pos="4821"/>
              </w:tabs>
              <w:suppressAutoHyphens/>
              <w:rPr>
                <w:b/>
                <w:spacing w:val="-2"/>
                <w:sz w:val="28"/>
              </w:rPr>
            </w:pPr>
          </w:p>
        </w:tc>
      </w:tr>
      <w:tr w:rsidR="000B2D58" w14:paraId="2FC6EA1C" w14:textId="77777777" w:rsidTr="00741240">
        <w:trPr>
          <w:cantSplit/>
          <w:trHeight w:val="1247"/>
        </w:trPr>
        <w:tc>
          <w:tcPr>
            <w:tcW w:w="3686" w:type="dxa"/>
            <w:vMerge/>
            <w:tcBorders>
              <w:left w:val="double" w:sz="4" w:space="0" w:color="auto"/>
              <w:bottom w:val="nil"/>
              <w:right w:val="single" w:sz="4" w:space="0" w:color="auto"/>
            </w:tcBorders>
          </w:tcPr>
          <w:p w14:paraId="56996F0B" w14:textId="77777777" w:rsidR="000B2D58" w:rsidRDefault="000B2D58">
            <w:pPr>
              <w:tabs>
                <w:tab w:val="left" w:pos="-1983"/>
                <w:tab w:val="left" w:pos="-849"/>
                <w:tab w:val="left" w:pos="285"/>
                <w:tab w:val="left" w:pos="1419"/>
                <w:tab w:val="left" w:pos="2553"/>
                <w:tab w:val="left" w:pos="3687"/>
                <w:tab w:val="left" w:pos="4821"/>
              </w:tabs>
              <w:suppressAutoHyphens/>
              <w:spacing w:before="120" w:after="120"/>
              <w:rPr>
                <w:noProof/>
              </w:rPr>
            </w:pPr>
          </w:p>
        </w:tc>
        <w:tc>
          <w:tcPr>
            <w:tcW w:w="6522" w:type="dxa"/>
            <w:gridSpan w:val="3"/>
            <w:vMerge w:val="restart"/>
            <w:tcBorders>
              <w:left w:val="single" w:sz="4" w:space="0" w:color="auto"/>
              <w:bottom w:val="nil"/>
              <w:right w:val="double" w:sz="4" w:space="0" w:color="auto"/>
            </w:tcBorders>
            <w:vAlign w:val="center"/>
          </w:tcPr>
          <w:p w14:paraId="56C54C57" w14:textId="4AA80EAF" w:rsidR="000B2D58" w:rsidRDefault="00EB5EC3" w:rsidP="00270FBE">
            <w:pPr>
              <w:jc w:val="center"/>
              <w:rPr>
                <w:b/>
                <w:sz w:val="36"/>
                <w:lang w:val="en-GB"/>
              </w:rPr>
            </w:pPr>
            <w:r>
              <w:rPr>
                <w:b/>
                <w:sz w:val="36"/>
                <w:lang w:val="en-GB"/>
              </w:rPr>
              <w:t>BUSINESS RULES FOR THE EMS UPGRADE</w:t>
            </w:r>
          </w:p>
          <w:p w14:paraId="3EF072AC" w14:textId="77777777" w:rsidR="00EB5EC3" w:rsidRDefault="00EB5EC3" w:rsidP="00270FBE">
            <w:pPr>
              <w:jc w:val="center"/>
              <w:rPr>
                <w:b/>
                <w:sz w:val="36"/>
                <w:lang w:val="en-GB"/>
              </w:rPr>
            </w:pPr>
          </w:p>
          <w:p w14:paraId="5745E74A" w14:textId="5271BCB5" w:rsidR="00EB5EC3" w:rsidRPr="00857832" w:rsidRDefault="00EB5EC3" w:rsidP="00270FBE">
            <w:pPr>
              <w:jc w:val="center"/>
            </w:pPr>
          </w:p>
        </w:tc>
      </w:tr>
      <w:tr w:rsidR="000B2D58" w:rsidRPr="00A81045" w14:paraId="1BE2A7DD" w14:textId="77777777" w:rsidTr="00741240">
        <w:tblPrEx>
          <w:tblCellMar>
            <w:left w:w="108" w:type="dxa"/>
            <w:right w:w="108" w:type="dxa"/>
          </w:tblCellMar>
        </w:tblPrEx>
        <w:trPr>
          <w:cantSplit/>
          <w:trHeight w:val="1020"/>
        </w:trPr>
        <w:tc>
          <w:tcPr>
            <w:tcW w:w="3686" w:type="dxa"/>
            <w:vMerge w:val="restart"/>
            <w:tcBorders>
              <w:left w:val="double" w:sz="4" w:space="0" w:color="auto"/>
              <w:right w:val="single" w:sz="4" w:space="0" w:color="auto"/>
            </w:tcBorders>
          </w:tcPr>
          <w:p w14:paraId="7D10010B" w14:textId="77777777" w:rsidR="000B2D58" w:rsidRPr="000B2D58" w:rsidRDefault="000B2D58" w:rsidP="00A04AC5">
            <w:pPr>
              <w:spacing w:before="60"/>
              <w:ind w:left="216"/>
              <w:rPr>
                <w:b/>
                <w:bCs/>
                <w:sz w:val="18"/>
                <w:szCs w:val="18"/>
                <w:lang w:val="fr-FR"/>
              </w:rPr>
            </w:pPr>
            <w:r w:rsidRPr="000B2D58">
              <w:rPr>
                <w:b/>
                <w:bCs/>
                <w:sz w:val="18"/>
                <w:szCs w:val="18"/>
                <w:lang w:val="fr-FR"/>
              </w:rPr>
              <w:t>SBM Operations</w:t>
            </w:r>
          </w:p>
          <w:p w14:paraId="6A051122" w14:textId="77777777" w:rsidR="000B2D58" w:rsidRPr="00F024E3" w:rsidRDefault="000B2D58" w:rsidP="00A04AC5">
            <w:pPr>
              <w:ind w:left="220"/>
              <w:rPr>
                <w:sz w:val="18"/>
                <w:szCs w:val="18"/>
                <w:lang w:val="fr-FR"/>
              </w:rPr>
            </w:pPr>
            <w:r>
              <w:rPr>
                <w:sz w:val="18"/>
                <w:szCs w:val="18"/>
                <w:lang w:val="fr-FR"/>
              </w:rPr>
              <w:t>24, Av</w:t>
            </w:r>
            <w:r w:rsidRPr="00F024E3">
              <w:rPr>
                <w:sz w:val="18"/>
                <w:szCs w:val="18"/>
                <w:lang w:val="fr-FR"/>
              </w:rPr>
              <w:t>e de Fontvieille</w:t>
            </w:r>
          </w:p>
          <w:p w14:paraId="5F6F3538" w14:textId="77777777" w:rsidR="000B2D58" w:rsidRPr="009854BF" w:rsidRDefault="000B2D58" w:rsidP="00A04AC5">
            <w:pPr>
              <w:ind w:left="220"/>
              <w:rPr>
                <w:sz w:val="18"/>
                <w:szCs w:val="18"/>
                <w:lang w:val="fr-FR"/>
              </w:rPr>
            </w:pPr>
            <w:r w:rsidRPr="009854BF">
              <w:rPr>
                <w:sz w:val="18"/>
                <w:szCs w:val="18"/>
                <w:lang w:val="fr-FR"/>
              </w:rPr>
              <w:t>P.O. Box 199</w:t>
            </w:r>
          </w:p>
          <w:p w14:paraId="48598673" w14:textId="77777777" w:rsidR="000B2D58" w:rsidRPr="00A04AC5" w:rsidRDefault="000B2D58" w:rsidP="00A04AC5">
            <w:pPr>
              <w:ind w:left="220"/>
              <w:rPr>
                <w:sz w:val="18"/>
                <w:szCs w:val="18"/>
                <w:lang w:val="it-IT"/>
              </w:rPr>
            </w:pPr>
            <w:r w:rsidRPr="00A04AC5">
              <w:rPr>
                <w:sz w:val="18"/>
                <w:szCs w:val="18"/>
                <w:lang w:val="it-IT"/>
              </w:rPr>
              <w:t>MC 98007 Monaco Cedex</w:t>
            </w:r>
          </w:p>
          <w:p w14:paraId="2D87D334" w14:textId="77777777" w:rsidR="000B2D58" w:rsidRPr="00A04AC5" w:rsidRDefault="000B2D58" w:rsidP="00A04AC5">
            <w:pPr>
              <w:ind w:left="220"/>
              <w:rPr>
                <w:sz w:val="18"/>
                <w:szCs w:val="18"/>
                <w:lang w:val="it-IT"/>
              </w:rPr>
            </w:pPr>
            <w:r w:rsidRPr="00A04AC5">
              <w:rPr>
                <w:sz w:val="18"/>
                <w:szCs w:val="18"/>
                <w:lang w:val="it-IT"/>
              </w:rPr>
              <w:t xml:space="preserve">Tel  +377 92 05 15 00                        </w:t>
            </w:r>
          </w:p>
          <w:p w14:paraId="4EBE3B2C" w14:textId="77777777" w:rsidR="000B2D58" w:rsidRPr="00A04AC5" w:rsidRDefault="000B2D58" w:rsidP="00A04AC5">
            <w:pPr>
              <w:ind w:left="220"/>
              <w:rPr>
                <w:sz w:val="18"/>
                <w:szCs w:val="18"/>
                <w:lang w:val="it-IT"/>
              </w:rPr>
            </w:pPr>
            <w:r w:rsidRPr="00A04AC5">
              <w:rPr>
                <w:sz w:val="18"/>
                <w:szCs w:val="18"/>
                <w:lang w:val="it-IT"/>
              </w:rPr>
              <w:t>Fax +377 92 05 17 47</w:t>
            </w:r>
          </w:p>
        </w:tc>
        <w:tc>
          <w:tcPr>
            <w:tcW w:w="6522" w:type="dxa"/>
            <w:gridSpan w:val="3"/>
            <w:vMerge/>
            <w:tcBorders>
              <w:left w:val="single" w:sz="4" w:space="0" w:color="auto"/>
              <w:bottom w:val="nil"/>
              <w:right w:val="double" w:sz="4" w:space="0" w:color="auto"/>
            </w:tcBorders>
            <w:vAlign w:val="center"/>
          </w:tcPr>
          <w:p w14:paraId="72F0D32F" w14:textId="77777777" w:rsidR="000B2D58" w:rsidRPr="00F54B74" w:rsidRDefault="000B2D58">
            <w:pPr>
              <w:tabs>
                <w:tab w:val="left" w:pos="-1983"/>
                <w:tab w:val="left" w:pos="-849"/>
                <w:tab w:val="left" w:pos="285"/>
                <w:tab w:val="left" w:pos="1419"/>
                <w:tab w:val="left" w:pos="2553"/>
                <w:tab w:val="left" w:pos="3687"/>
                <w:tab w:val="left" w:pos="4821"/>
                <w:tab w:val="left" w:pos="29481"/>
              </w:tabs>
              <w:suppressAutoHyphens/>
              <w:spacing w:before="120" w:after="120"/>
              <w:jc w:val="center"/>
              <w:rPr>
                <w:b/>
                <w:spacing w:val="-3"/>
                <w:sz w:val="24"/>
                <w:szCs w:val="24"/>
                <w:lang w:val="pt-BR"/>
                <w:rPrChange w:id="0" w:author="Matias, Kleber" w:date="2025-08-18T09:05:00Z" w16du:dateUtc="2025-08-18T12:05:00Z">
                  <w:rPr>
                    <w:b/>
                    <w:spacing w:val="-3"/>
                    <w:sz w:val="24"/>
                    <w:szCs w:val="24"/>
                  </w:rPr>
                </w:rPrChange>
              </w:rPr>
            </w:pPr>
          </w:p>
        </w:tc>
      </w:tr>
      <w:tr w:rsidR="00A04AC5" w14:paraId="0CE2D0BE" w14:textId="77777777" w:rsidTr="002F438E">
        <w:tblPrEx>
          <w:tblCellMar>
            <w:left w:w="108" w:type="dxa"/>
            <w:right w:w="108" w:type="dxa"/>
          </w:tblCellMar>
        </w:tblPrEx>
        <w:trPr>
          <w:cantSplit/>
          <w:trHeight w:hRule="exact" w:val="563"/>
        </w:trPr>
        <w:tc>
          <w:tcPr>
            <w:tcW w:w="3686" w:type="dxa"/>
            <w:vMerge/>
            <w:tcBorders>
              <w:left w:val="double" w:sz="4" w:space="0" w:color="auto"/>
              <w:bottom w:val="single" w:sz="4" w:space="0" w:color="auto"/>
            </w:tcBorders>
          </w:tcPr>
          <w:p w14:paraId="614E9170" w14:textId="77777777" w:rsidR="00A04AC5" w:rsidRPr="00F54B74" w:rsidRDefault="00A04AC5">
            <w:pPr>
              <w:tabs>
                <w:tab w:val="left" w:pos="-1983"/>
                <w:tab w:val="left" w:pos="-849"/>
                <w:tab w:val="left" w:pos="285"/>
                <w:tab w:val="left" w:pos="1419"/>
                <w:tab w:val="left" w:pos="2553"/>
                <w:tab w:val="left" w:pos="3687"/>
                <w:tab w:val="left" w:pos="4821"/>
              </w:tabs>
              <w:suppressAutoHyphens/>
              <w:spacing w:before="2" w:after="110"/>
              <w:rPr>
                <w:spacing w:val="-1"/>
                <w:sz w:val="14"/>
                <w:lang w:val="pt-BR"/>
                <w:rPrChange w:id="1" w:author="Matias, Kleber" w:date="2025-08-18T09:05:00Z" w16du:dateUtc="2025-08-18T12:05:00Z">
                  <w:rPr>
                    <w:spacing w:val="-1"/>
                    <w:sz w:val="14"/>
                  </w:rPr>
                </w:rPrChange>
              </w:rPr>
            </w:pPr>
          </w:p>
        </w:tc>
        <w:tc>
          <w:tcPr>
            <w:tcW w:w="2268" w:type="dxa"/>
            <w:tcBorders>
              <w:top w:val="single" w:sz="6" w:space="0" w:color="auto"/>
              <w:left w:val="single" w:sz="6" w:space="0" w:color="auto"/>
              <w:bottom w:val="single" w:sz="4" w:space="0" w:color="auto"/>
            </w:tcBorders>
            <w:vAlign w:val="center"/>
          </w:tcPr>
          <w:p w14:paraId="1E2E72D2" w14:textId="288F86F4" w:rsidR="00A04AC5" w:rsidRDefault="00765D86">
            <w:pPr>
              <w:tabs>
                <w:tab w:val="left" w:pos="-4266"/>
                <w:tab w:val="left" w:pos="-3132"/>
                <w:tab w:val="left" w:pos="-1998"/>
                <w:tab w:val="left" w:pos="-864"/>
                <w:tab w:val="left" w:pos="270"/>
                <w:tab w:val="left" w:pos="1404"/>
                <w:tab w:val="left" w:pos="2538"/>
                <w:tab w:val="left" w:pos="3672"/>
                <w:tab w:val="left" w:pos="4806"/>
              </w:tabs>
              <w:suppressAutoHyphens/>
              <w:spacing w:before="60" w:after="60"/>
              <w:jc w:val="center"/>
              <w:rPr>
                <w:b/>
                <w:spacing w:val="-3"/>
                <w:sz w:val="24"/>
                <w:szCs w:val="24"/>
                <w:lang w:val="fr-FR"/>
              </w:rPr>
            </w:pPr>
            <w:ins w:id="2" w:author="Chiarelo, Hugo" w:date="2025-04-23T15:12:00Z" w16du:dateUtc="2025-04-23T18:12:00Z">
              <w:r>
                <w:rPr>
                  <w:b/>
                  <w:spacing w:val="-3"/>
                  <w:sz w:val="24"/>
                  <w:szCs w:val="24"/>
                  <w:lang w:val="fr-FR"/>
                </w:rPr>
                <w:t>58963</w:t>
              </w:r>
            </w:ins>
          </w:p>
        </w:tc>
        <w:tc>
          <w:tcPr>
            <w:tcW w:w="3355" w:type="dxa"/>
            <w:tcBorders>
              <w:top w:val="single" w:sz="6" w:space="0" w:color="auto"/>
              <w:left w:val="single" w:sz="6" w:space="0" w:color="auto"/>
              <w:bottom w:val="single" w:sz="4" w:space="0" w:color="auto"/>
            </w:tcBorders>
            <w:vAlign w:val="center"/>
          </w:tcPr>
          <w:p w14:paraId="76F7A2CD" w14:textId="40D26245" w:rsidR="00A04AC5" w:rsidRDefault="00A04AC5" w:rsidP="00F43DD5">
            <w:pPr>
              <w:tabs>
                <w:tab w:val="left" w:pos="-4266"/>
                <w:tab w:val="left" w:pos="-3132"/>
                <w:tab w:val="left" w:pos="-1998"/>
                <w:tab w:val="left" w:pos="-864"/>
                <w:tab w:val="left" w:pos="270"/>
                <w:tab w:val="left" w:pos="1404"/>
                <w:tab w:val="left" w:pos="2538"/>
                <w:tab w:val="left" w:pos="3672"/>
                <w:tab w:val="left" w:pos="4806"/>
              </w:tabs>
              <w:suppressAutoHyphens/>
              <w:spacing w:before="60" w:after="60"/>
              <w:jc w:val="center"/>
              <w:rPr>
                <w:b/>
                <w:spacing w:val="-3"/>
                <w:sz w:val="24"/>
                <w:szCs w:val="24"/>
                <w:lang w:val="fr-FR"/>
              </w:rPr>
            </w:pPr>
          </w:p>
        </w:tc>
        <w:tc>
          <w:tcPr>
            <w:tcW w:w="899" w:type="dxa"/>
            <w:tcBorders>
              <w:top w:val="single" w:sz="6" w:space="0" w:color="auto"/>
              <w:left w:val="single" w:sz="6" w:space="0" w:color="auto"/>
              <w:bottom w:val="single" w:sz="4" w:space="0" w:color="auto"/>
              <w:right w:val="double" w:sz="4" w:space="0" w:color="auto"/>
            </w:tcBorders>
            <w:vAlign w:val="center"/>
          </w:tcPr>
          <w:p w14:paraId="152D7B60" w14:textId="69C58638" w:rsidR="00A04AC5" w:rsidRDefault="00A04AC5" w:rsidP="00DD3F04">
            <w:pPr>
              <w:tabs>
                <w:tab w:val="left" w:pos="-7980"/>
                <w:tab w:val="left" w:pos="-6846"/>
                <w:tab w:val="left" w:pos="-5712"/>
                <w:tab w:val="left" w:pos="-4578"/>
                <w:tab w:val="left" w:pos="-3542"/>
                <w:tab w:val="left" w:pos="-2310"/>
                <w:tab w:val="left" w:pos="-1176"/>
                <w:tab w:val="left" w:pos="-42"/>
                <w:tab w:val="left" w:pos="1092"/>
              </w:tabs>
              <w:suppressAutoHyphens/>
              <w:spacing w:before="60" w:after="60"/>
              <w:jc w:val="center"/>
              <w:rPr>
                <w:b/>
                <w:spacing w:val="-3"/>
                <w:sz w:val="24"/>
                <w:szCs w:val="24"/>
              </w:rPr>
            </w:pPr>
          </w:p>
        </w:tc>
      </w:tr>
      <w:tr w:rsidR="00C61331" w14:paraId="5989D1EB" w14:textId="77777777">
        <w:tblPrEx>
          <w:tblCellMar>
            <w:left w:w="120" w:type="dxa"/>
            <w:right w:w="120" w:type="dxa"/>
          </w:tblCellMar>
        </w:tblPrEx>
        <w:trPr>
          <w:trHeight w:hRule="exact" w:val="369"/>
        </w:trPr>
        <w:tc>
          <w:tcPr>
            <w:tcW w:w="10208" w:type="dxa"/>
            <w:gridSpan w:val="4"/>
            <w:tcBorders>
              <w:top w:val="single" w:sz="4" w:space="0" w:color="auto"/>
              <w:left w:val="double" w:sz="4" w:space="0" w:color="auto"/>
              <w:right w:val="double" w:sz="4" w:space="0" w:color="auto"/>
            </w:tcBorders>
          </w:tcPr>
          <w:p w14:paraId="746ECBB5" w14:textId="77777777" w:rsidR="00C61331" w:rsidRDefault="00C61331">
            <w:pPr>
              <w:tabs>
                <w:tab w:val="left" w:pos="-262"/>
                <w:tab w:val="left" w:pos="-120"/>
                <w:tab w:val="left" w:pos="1014"/>
                <w:tab w:val="left" w:pos="2148"/>
                <w:tab w:val="left" w:pos="3282"/>
                <w:tab w:val="left" w:pos="4416"/>
                <w:tab w:val="left" w:pos="5550"/>
                <w:tab w:val="left" w:pos="6684"/>
                <w:tab w:val="left" w:pos="7818"/>
                <w:tab w:val="left" w:pos="8952"/>
              </w:tabs>
              <w:suppressAutoHyphens/>
              <w:spacing w:before="120" w:after="54"/>
              <w:rPr>
                <w:spacing w:val="-3"/>
                <w:sz w:val="20"/>
              </w:rPr>
            </w:pPr>
            <w:r>
              <w:rPr>
                <w:b/>
                <w:spacing w:val="-2"/>
                <w:sz w:val="19"/>
              </w:rPr>
              <w:t>DOCUMENT DESCRIPTION:</w:t>
            </w:r>
          </w:p>
        </w:tc>
      </w:tr>
      <w:tr w:rsidR="00C61331" w14:paraId="05B1D5B8" w14:textId="77777777">
        <w:tblPrEx>
          <w:tblCellMar>
            <w:left w:w="120" w:type="dxa"/>
            <w:right w:w="120" w:type="dxa"/>
          </w:tblCellMar>
        </w:tblPrEx>
        <w:trPr>
          <w:trHeight w:hRule="exact" w:val="2268"/>
        </w:trPr>
        <w:tc>
          <w:tcPr>
            <w:tcW w:w="10208" w:type="dxa"/>
            <w:gridSpan w:val="4"/>
            <w:tcBorders>
              <w:left w:val="double" w:sz="4" w:space="0" w:color="auto"/>
              <w:bottom w:val="double" w:sz="4" w:space="0" w:color="auto"/>
              <w:right w:val="double" w:sz="4" w:space="0" w:color="auto"/>
            </w:tcBorders>
            <w:vAlign w:val="center"/>
          </w:tcPr>
          <w:p w14:paraId="17470542" w14:textId="50B7B415" w:rsidR="00C61331" w:rsidRPr="00EB5EC3" w:rsidRDefault="00EB5EC3">
            <w:pPr>
              <w:widowControl/>
              <w:spacing w:before="120" w:after="240"/>
              <w:jc w:val="center"/>
              <w:rPr>
                <w:b/>
                <w:caps/>
                <w:sz w:val="28"/>
                <w:szCs w:val="28"/>
                <w:rPrChange w:id="3" w:author="de Oliveira, Gabriel" w:date="2025-04-22T17:04:00Z" w16du:dateUtc="2025-04-22T20:04:00Z">
                  <w:rPr>
                    <w:b/>
                    <w:caps/>
                    <w:sz w:val="24"/>
                    <w:szCs w:val="24"/>
                  </w:rPr>
                </w:rPrChange>
              </w:rPr>
            </w:pPr>
            <w:r w:rsidRPr="00EB5EC3">
              <w:rPr>
                <w:b/>
                <w:caps/>
                <w:sz w:val="28"/>
                <w:szCs w:val="28"/>
                <w:rPrChange w:id="4" w:author="de Oliveira, Gabriel" w:date="2025-04-22T17:04:00Z" w16du:dateUtc="2025-04-22T20:04:00Z">
                  <w:rPr>
                    <w:b/>
                    <w:caps/>
                    <w:sz w:val="24"/>
                    <w:szCs w:val="24"/>
                  </w:rPr>
                </w:rPrChange>
              </w:rPr>
              <w:t>reliability</w:t>
            </w:r>
          </w:p>
          <w:p w14:paraId="39783EB0" w14:textId="2DF1E4F0" w:rsidR="00EB5EC3" w:rsidRPr="00EB5EC3" w:rsidDel="00C269E8" w:rsidRDefault="00C269E8" w:rsidP="00EB5EC3">
            <w:pPr>
              <w:jc w:val="center"/>
              <w:rPr>
                <w:del w:id="5" w:author="Chiarelo, Hugo" w:date="2025-04-23T15:11:00Z" w16du:dateUtc="2025-04-23T18:11:00Z"/>
                <w:b/>
                <w:sz w:val="24"/>
                <w:szCs w:val="14"/>
                <w:lang w:val="en-GB"/>
                <w:rPrChange w:id="6" w:author="de Oliveira, Gabriel" w:date="2025-04-22T17:04:00Z" w16du:dateUtc="2025-04-22T20:04:00Z">
                  <w:rPr>
                    <w:del w:id="7" w:author="Chiarelo, Hugo" w:date="2025-04-23T15:11:00Z" w16du:dateUtc="2025-04-23T18:11:00Z"/>
                    <w:b/>
                    <w:sz w:val="36"/>
                    <w:lang w:val="en-GB"/>
                  </w:rPr>
                </w:rPrChange>
              </w:rPr>
            </w:pPr>
            <w:bookmarkStart w:id="8" w:name="P9"/>
            <w:ins w:id="9" w:author="Chiarelo, Hugo" w:date="2025-04-23T15:11:00Z" w16du:dateUtc="2025-04-23T18:11:00Z">
              <w:r w:rsidRPr="00C269E8">
                <w:rPr>
                  <w:b/>
                  <w:sz w:val="24"/>
                  <w:szCs w:val="14"/>
                  <w:lang w:val="en-GB"/>
                </w:rPr>
                <w:t>BUSINESS RULES FOR THE EMS UPGRADE</w:t>
              </w:r>
            </w:ins>
            <w:del w:id="10" w:author="Chiarelo, Hugo" w:date="2025-04-23T15:11:00Z" w16du:dateUtc="2025-04-23T18:11:00Z">
              <w:r w:rsidR="00EB5EC3" w:rsidRPr="00EB5EC3" w:rsidDel="00C269E8">
                <w:rPr>
                  <w:b/>
                  <w:sz w:val="24"/>
                  <w:szCs w:val="14"/>
                  <w:lang w:val="en-GB"/>
                  <w:rPrChange w:id="11" w:author="de Oliveira, Gabriel" w:date="2025-04-22T17:04:00Z" w16du:dateUtc="2025-04-22T20:04:00Z">
                    <w:rPr>
                      <w:b/>
                      <w:sz w:val="36"/>
                      <w:lang w:val="en-GB"/>
                    </w:rPr>
                  </w:rPrChange>
                </w:rPr>
                <w:delText>BUSINESS RULES FOR THE EMS UPGRADE</w:delText>
              </w:r>
            </w:del>
          </w:p>
          <w:p w14:paraId="652959EC" w14:textId="77777777" w:rsidR="00C269E8" w:rsidRDefault="00C269E8">
            <w:pPr>
              <w:widowControl/>
              <w:spacing w:before="120" w:after="240"/>
              <w:jc w:val="center"/>
              <w:rPr>
                <w:ins w:id="12" w:author="Chiarelo, Hugo" w:date="2025-04-23T15:11:00Z" w16du:dateUtc="2025-04-23T18:11:00Z"/>
                <w:b/>
                <w:caps/>
                <w:sz w:val="24"/>
                <w:szCs w:val="24"/>
                <w:lang w:val="en-GB"/>
              </w:rPr>
            </w:pPr>
            <w:bookmarkStart w:id="13" w:name="P10"/>
            <w:bookmarkEnd w:id="8"/>
          </w:p>
          <w:p w14:paraId="3C64E4FF" w14:textId="1D02CF9E" w:rsidR="00C61331" w:rsidRPr="00C269E8" w:rsidRDefault="00FE168A">
            <w:pPr>
              <w:widowControl/>
              <w:spacing w:before="120" w:after="240"/>
              <w:jc w:val="center"/>
              <w:rPr>
                <w:b/>
                <w:caps/>
                <w:sz w:val="24"/>
                <w:szCs w:val="24"/>
                <w:lang w:val="en-GB"/>
                <w:rPrChange w:id="14" w:author="Chiarelo, Hugo" w:date="2025-04-23T15:11:00Z" w16du:dateUtc="2025-04-23T18:11:00Z">
                  <w:rPr>
                    <w:b/>
                    <w:caps/>
                    <w:sz w:val="24"/>
                    <w:szCs w:val="24"/>
                  </w:rPr>
                </w:rPrChange>
              </w:rPr>
            </w:pPr>
            <w:r>
              <w:rPr>
                <w:b/>
                <w:caps/>
                <w:sz w:val="24"/>
                <w:szCs w:val="24"/>
              </w:rPr>
              <w:fldChar w:fldCharType="begin">
                <w:ffData>
                  <w:name w:val="P10"/>
                  <w:enabled/>
                  <w:calcOnExit/>
                  <w:textInput>
                    <w:default w:val="TITLE 3"/>
                  </w:textInput>
                </w:ffData>
              </w:fldChar>
            </w:r>
            <w:r>
              <w:rPr>
                <w:b/>
                <w:caps/>
                <w:sz w:val="24"/>
                <w:szCs w:val="24"/>
              </w:rPr>
              <w:instrText xml:space="preserve"> FORMTEXT </w:instrText>
            </w:r>
            <w:r>
              <w:rPr>
                <w:b/>
                <w:caps/>
                <w:sz w:val="24"/>
                <w:szCs w:val="24"/>
              </w:rPr>
            </w:r>
            <w:r>
              <w:rPr>
                <w:b/>
                <w:caps/>
                <w:sz w:val="24"/>
                <w:szCs w:val="24"/>
              </w:rPr>
              <w:fldChar w:fldCharType="separate"/>
            </w:r>
            <w:r w:rsidR="00F321E9">
              <w:rPr>
                <w:b/>
                <w:caps/>
                <w:noProof/>
                <w:sz w:val="24"/>
                <w:szCs w:val="24"/>
              </w:rPr>
              <w:t>WORK INSTRUCTION</w:t>
            </w:r>
            <w:r>
              <w:rPr>
                <w:b/>
                <w:caps/>
                <w:sz w:val="24"/>
                <w:szCs w:val="24"/>
              </w:rPr>
              <w:fldChar w:fldCharType="end"/>
            </w:r>
            <w:bookmarkEnd w:id="13"/>
          </w:p>
        </w:tc>
      </w:tr>
    </w:tbl>
    <w:p w14:paraId="1260A779" w14:textId="77777777" w:rsidR="00C61331" w:rsidRDefault="00C61331">
      <w:pPr>
        <w:tabs>
          <w:tab w:val="left" w:pos="-56"/>
          <w:tab w:val="left" w:pos="1078"/>
        </w:tabs>
        <w:suppressAutoHyphens/>
        <w:jc w:val="center"/>
        <w:rPr>
          <w:b/>
          <w:spacing w:val="-2"/>
          <w:sz w:val="18"/>
        </w:rPr>
        <w:sectPr w:rsidR="00C61331">
          <w:headerReference w:type="even" r:id="rId12"/>
          <w:pgSz w:w="11907" w:h="16840" w:code="9"/>
          <w:pgMar w:top="624" w:right="851" w:bottom="567" w:left="1191" w:header="561" w:footer="397" w:gutter="0"/>
          <w:cols w:space="720"/>
        </w:sectPr>
      </w:pPr>
    </w:p>
    <w:tbl>
      <w:tblPr>
        <w:tblW w:w="10208" w:type="dxa"/>
        <w:tblInd w:w="-86" w:type="dxa"/>
        <w:tblBorders>
          <w:left w:val="double" w:sz="4" w:space="0" w:color="auto"/>
          <w:right w:val="double" w:sz="4"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1135"/>
        <w:gridCol w:w="1559"/>
        <w:gridCol w:w="1134"/>
        <w:gridCol w:w="1595"/>
        <w:gridCol w:w="1595"/>
        <w:gridCol w:w="1595"/>
        <w:gridCol w:w="1595"/>
      </w:tblGrid>
      <w:tr w:rsidR="009140F7" w14:paraId="249DE394" w14:textId="77777777">
        <w:trPr>
          <w:cantSplit/>
          <w:trHeight w:val="490"/>
        </w:trPr>
        <w:tc>
          <w:tcPr>
            <w:tcW w:w="1135" w:type="dxa"/>
            <w:vAlign w:val="center"/>
          </w:tcPr>
          <w:p w14:paraId="21058634" w14:textId="77777777" w:rsidR="009140F7" w:rsidRDefault="009140F7">
            <w:pPr>
              <w:tabs>
                <w:tab w:val="left" w:pos="-56"/>
                <w:tab w:val="left" w:pos="1078"/>
              </w:tabs>
              <w:suppressAutoHyphens/>
              <w:jc w:val="center"/>
              <w:rPr>
                <w:b/>
                <w:spacing w:val="-2"/>
                <w:sz w:val="18"/>
              </w:rPr>
            </w:pPr>
            <w:r>
              <w:rPr>
                <w:b/>
                <w:spacing w:val="-2"/>
                <w:sz w:val="18"/>
              </w:rPr>
              <w:t>Status /</w:t>
            </w:r>
          </w:p>
          <w:p w14:paraId="6BFA4A09" w14:textId="77777777" w:rsidR="009140F7" w:rsidRDefault="009140F7">
            <w:pPr>
              <w:tabs>
                <w:tab w:val="left" w:pos="-56"/>
                <w:tab w:val="left" w:pos="1078"/>
              </w:tabs>
              <w:suppressAutoHyphens/>
              <w:jc w:val="center"/>
              <w:rPr>
                <w:b/>
                <w:spacing w:val="-2"/>
                <w:sz w:val="18"/>
              </w:rPr>
            </w:pPr>
            <w:r>
              <w:rPr>
                <w:b/>
                <w:spacing w:val="-2"/>
                <w:sz w:val="18"/>
              </w:rPr>
              <w:t>Revision</w:t>
            </w:r>
          </w:p>
        </w:tc>
        <w:tc>
          <w:tcPr>
            <w:tcW w:w="1559" w:type="dxa"/>
            <w:vAlign w:val="center"/>
          </w:tcPr>
          <w:p w14:paraId="7BF7309B" w14:textId="77777777" w:rsidR="009140F7" w:rsidRDefault="009140F7">
            <w:pPr>
              <w:tabs>
                <w:tab w:val="left" w:pos="-2886"/>
                <w:tab w:val="left" w:pos="-1752"/>
                <w:tab w:val="left" w:pos="-618"/>
                <w:tab w:val="left" w:pos="516"/>
                <w:tab w:val="left" w:pos="1650"/>
                <w:tab w:val="left" w:pos="2784"/>
                <w:tab w:val="left" w:pos="3918"/>
                <w:tab w:val="left" w:pos="5052"/>
              </w:tabs>
              <w:suppressAutoHyphens/>
              <w:jc w:val="center"/>
              <w:rPr>
                <w:b/>
                <w:spacing w:val="-2"/>
                <w:sz w:val="18"/>
              </w:rPr>
            </w:pPr>
            <w:r>
              <w:rPr>
                <w:b/>
                <w:spacing w:val="-2"/>
                <w:sz w:val="18"/>
              </w:rPr>
              <w:t>Date</w:t>
            </w:r>
          </w:p>
          <w:p w14:paraId="55109588" w14:textId="77777777" w:rsidR="009140F7" w:rsidRDefault="009140F7">
            <w:pPr>
              <w:tabs>
                <w:tab w:val="left" w:pos="-2128"/>
                <w:tab w:val="left" w:pos="-994"/>
                <w:tab w:val="left" w:pos="140"/>
                <w:tab w:val="left" w:pos="1274"/>
                <w:tab w:val="left" w:pos="2408"/>
                <w:tab w:val="left" w:pos="3542"/>
              </w:tabs>
              <w:suppressAutoHyphens/>
              <w:jc w:val="center"/>
              <w:rPr>
                <w:b/>
                <w:spacing w:val="-2"/>
                <w:sz w:val="16"/>
                <w:szCs w:val="16"/>
              </w:rPr>
            </w:pPr>
            <w:r>
              <w:rPr>
                <w:b/>
                <w:spacing w:val="-2"/>
                <w:sz w:val="16"/>
                <w:szCs w:val="16"/>
              </w:rPr>
              <w:t>(DD-MMM-YYYY)</w:t>
            </w:r>
          </w:p>
        </w:tc>
        <w:tc>
          <w:tcPr>
            <w:tcW w:w="1134" w:type="dxa"/>
            <w:vAlign w:val="center"/>
          </w:tcPr>
          <w:p w14:paraId="7845598B" w14:textId="77777777" w:rsidR="009140F7" w:rsidRDefault="009140F7">
            <w:pPr>
              <w:tabs>
                <w:tab w:val="left" w:pos="-2128"/>
                <w:tab w:val="left" w:pos="-994"/>
                <w:tab w:val="left" w:pos="140"/>
                <w:tab w:val="left" w:pos="1274"/>
                <w:tab w:val="left" w:pos="2408"/>
                <w:tab w:val="left" w:pos="3542"/>
              </w:tabs>
              <w:suppressAutoHyphens/>
              <w:jc w:val="center"/>
              <w:rPr>
                <w:b/>
                <w:spacing w:val="-2"/>
                <w:sz w:val="18"/>
              </w:rPr>
            </w:pPr>
            <w:r>
              <w:rPr>
                <w:b/>
                <w:spacing w:val="-2"/>
                <w:sz w:val="18"/>
              </w:rPr>
              <w:t>No. of</w:t>
            </w:r>
          </w:p>
          <w:p w14:paraId="17893338" w14:textId="77777777" w:rsidR="009140F7" w:rsidRDefault="009140F7">
            <w:pPr>
              <w:tabs>
                <w:tab w:val="left" w:pos="-2886"/>
                <w:tab w:val="left" w:pos="-1752"/>
                <w:tab w:val="left" w:pos="-618"/>
                <w:tab w:val="left" w:pos="516"/>
                <w:tab w:val="left" w:pos="1650"/>
                <w:tab w:val="left" w:pos="2784"/>
                <w:tab w:val="left" w:pos="3918"/>
                <w:tab w:val="left" w:pos="5052"/>
              </w:tabs>
              <w:suppressAutoHyphens/>
              <w:jc w:val="center"/>
              <w:rPr>
                <w:b/>
                <w:spacing w:val="-2"/>
                <w:sz w:val="18"/>
              </w:rPr>
            </w:pPr>
            <w:r>
              <w:rPr>
                <w:b/>
                <w:spacing w:val="-2"/>
                <w:sz w:val="18"/>
              </w:rPr>
              <w:t>Pages</w:t>
            </w:r>
          </w:p>
        </w:tc>
        <w:tc>
          <w:tcPr>
            <w:tcW w:w="1595" w:type="dxa"/>
            <w:vAlign w:val="center"/>
          </w:tcPr>
          <w:p w14:paraId="057E996E" w14:textId="77777777" w:rsidR="009140F7" w:rsidRDefault="009140F7">
            <w:pPr>
              <w:tabs>
                <w:tab w:val="left" w:pos="-4682"/>
                <w:tab w:val="left" w:pos="-3548"/>
                <w:tab w:val="left" w:pos="-2414"/>
                <w:tab w:val="left" w:pos="-1280"/>
                <w:tab w:val="left" w:pos="-146"/>
                <w:tab w:val="left" w:pos="988"/>
                <w:tab w:val="left" w:pos="2122"/>
                <w:tab w:val="left" w:pos="3256"/>
                <w:tab w:val="left" w:pos="4390"/>
              </w:tabs>
              <w:suppressAutoHyphens/>
              <w:jc w:val="center"/>
              <w:rPr>
                <w:b/>
                <w:spacing w:val="-2"/>
                <w:sz w:val="18"/>
              </w:rPr>
            </w:pPr>
            <w:r>
              <w:rPr>
                <w:b/>
                <w:spacing w:val="-2"/>
                <w:sz w:val="18"/>
              </w:rPr>
              <w:t>Written by</w:t>
            </w:r>
          </w:p>
        </w:tc>
        <w:tc>
          <w:tcPr>
            <w:tcW w:w="1595" w:type="dxa"/>
            <w:vAlign w:val="center"/>
          </w:tcPr>
          <w:p w14:paraId="64D0B945" w14:textId="77777777" w:rsidR="009140F7" w:rsidRDefault="009140F7">
            <w:pPr>
              <w:tabs>
                <w:tab w:val="left" w:pos="-6401"/>
                <w:tab w:val="left" w:pos="-5267"/>
                <w:tab w:val="left" w:pos="-4133"/>
                <w:tab w:val="left" w:pos="-2999"/>
                <w:tab w:val="left" w:pos="-1865"/>
                <w:tab w:val="left" w:pos="-731"/>
                <w:tab w:val="left" w:pos="403"/>
                <w:tab w:val="left" w:pos="1537"/>
                <w:tab w:val="left" w:pos="2671"/>
              </w:tabs>
              <w:suppressAutoHyphens/>
              <w:jc w:val="center"/>
              <w:rPr>
                <w:b/>
                <w:spacing w:val="-2"/>
                <w:sz w:val="18"/>
              </w:rPr>
            </w:pPr>
            <w:r>
              <w:rPr>
                <w:b/>
                <w:spacing w:val="-2"/>
                <w:sz w:val="18"/>
              </w:rPr>
              <w:t>Checked by</w:t>
            </w:r>
          </w:p>
        </w:tc>
        <w:tc>
          <w:tcPr>
            <w:tcW w:w="1595" w:type="dxa"/>
            <w:vAlign w:val="center"/>
          </w:tcPr>
          <w:p w14:paraId="366081A1" w14:textId="77777777" w:rsidR="009140F7" w:rsidRDefault="009140F7" w:rsidP="002F438E">
            <w:pPr>
              <w:jc w:val="center"/>
              <w:rPr>
                <w:b/>
                <w:sz w:val="18"/>
              </w:rPr>
            </w:pPr>
            <w:r>
              <w:rPr>
                <w:b/>
                <w:sz w:val="18"/>
              </w:rPr>
              <w:t xml:space="preserve">Approved by </w:t>
            </w:r>
          </w:p>
        </w:tc>
        <w:tc>
          <w:tcPr>
            <w:tcW w:w="1595" w:type="dxa"/>
            <w:vAlign w:val="center"/>
          </w:tcPr>
          <w:p w14:paraId="2F59D71B" w14:textId="77777777" w:rsidR="009140F7" w:rsidRDefault="009140F7" w:rsidP="002F438E">
            <w:pPr>
              <w:jc w:val="center"/>
              <w:rPr>
                <w:b/>
                <w:sz w:val="18"/>
              </w:rPr>
            </w:pPr>
            <w:r>
              <w:rPr>
                <w:b/>
                <w:sz w:val="18"/>
              </w:rPr>
              <w:t xml:space="preserve">Approved by </w:t>
            </w:r>
          </w:p>
        </w:tc>
      </w:tr>
    </w:tbl>
    <w:p w14:paraId="58306427" w14:textId="77777777" w:rsidR="00C61331" w:rsidRDefault="00C61331">
      <w:pPr>
        <w:tabs>
          <w:tab w:val="left" w:pos="-56"/>
          <w:tab w:val="left" w:pos="1078"/>
        </w:tabs>
        <w:suppressAutoHyphens/>
        <w:spacing w:before="120"/>
        <w:jc w:val="center"/>
        <w:rPr>
          <w:b/>
          <w:spacing w:val="-2"/>
          <w:sz w:val="18"/>
        </w:rPr>
        <w:sectPr w:rsidR="00C61331">
          <w:type w:val="continuous"/>
          <w:pgSz w:w="11907" w:h="16840" w:code="9"/>
          <w:pgMar w:top="624" w:right="851" w:bottom="567" w:left="1191" w:header="561" w:footer="397" w:gutter="0"/>
          <w:cols w:space="720"/>
        </w:sectPr>
      </w:pPr>
    </w:p>
    <w:tbl>
      <w:tblPr>
        <w:tblW w:w="10208" w:type="dxa"/>
        <w:tblInd w:w="-86" w:type="dxa"/>
        <w:tblLayout w:type="fixed"/>
        <w:tblCellMar>
          <w:left w:w="56" w:type="dxa"/>
          <w:right w:w="56" w:type="dxa"/>
        </w:tblCellMar>
        <w:tblLook w:val="0000" w:firstRow="0" w:lastRow="0" w:firstColumn="0" w:lastColumn="0" w:noHBand="0" w:noVBand="0"/>
      </w:tblPr>
      <w:tblGrid>
        <w:gridCol w:w="1135"/>
        <w:gridCol w:w="1559"/>
        <w:gridCol w:w="1134"/>
        <w:gridCol w:w="1595"/>
        <w:gridCol w:w="1595"/>
        <w:gridCol w:w="1595"/>
        <w:gridCol w:w="1595"/>
      </w:tblGrid>
      <w:tr w:rsidR="00A90768" w14:paraId="1974C164" w14:textId="77777777" w:rsidTr="00765D86">
        <w:trPr>
          <w:cantSplit/>
          <w:trHeight w:hRule="exact" w:val="624"/>
        </w:trPr>
        <w:tc>
          <w:tcPr>
            <w:tcW w:w="1135" w:type="dxa"/>
            <w:tcBorders>
              <w:top w:val="double" w:sz="4" w:space="0" w:color="auto"/>
              <w:left w:val="double" w:sz="4" w:space="0" w:color="auto"/>
              <w:bottom w:val="single" w:sz="4" w:space="0" w:color="auto"/>
              <w:right w:val="single" w:sz="6" w:space="0" w:color="auto"/>
            </w:tcBorders>
            <w:vAlign w:val="center"/>
          </w:tcPr>
          <w:p w14:paraId="537F1FA2" w14:textId="36F555D3" w:rsidR="009140F7" w:rsidRPr="008302FA" w:rsidRDefault="00765D86" w:rsidP="002F438E">
            <w:pPr>
              <w:tabs>
                <w:tab w:val="left" w:pos="-56"/>
                <w:tab w:val="left" w:pos="1078"/>
              </w:tabs>
              <w:suppressAutoHyphens/>
              <w:jc w:val="center"/>
              <w:rPr>
                <w:rFonts w:cs="Arial"/>
                <w:spacing w:val="-2"/>
                <w:sz w:val="18"/>
                <w:szCs w:val="18"/>
              </w:rPr>
            </w:pPr>
            <w:ins w:id="15" w:author="Chiarelo, Hugo" w:date="2025-04-23T15:12:00Z" w16du:dateUtc="2025-04-23T18:12:00Z">
              <w:r>
                <w:rPr>
                  <w:rFonts w:cs="Arial"/>
                  <w:spacing w:val="-2"/>
                  <w:sz w:val="18"/>
                  <w:szCs w:val="18"/>
                </w:rPr>
                <w:t>C</w:t>
              </w:r>
            </w:ins>
            <w:ins w:id="16" w:author="Chiarelo, Hugo" w:date="2025-04-23T15:10:00Z" w16du:dateUtc="2025-04-23T18:10:00Z">
              <w:r w:rsidR="00C437E1">
                <w:rPr>
                  <w:rFonts w:cs="Arial"/>
                  <w:spacing w:val="-2"/>
                  <w:sz w:val="18"/>
                  <w:szCs w:val="18"/>
                </w:rPr>
                <w:t>1</w:t>
              </w:r>
            </w:ins>
          </w:p>
        </w:tc>
        <w:tc>
          <w:tcPr>
            <w:tcW w:w="1559" w:type="dxa"/>
            <w:tcBorders>
              <w:top w:val="double" w:sz="4" w:space="0" w:color="auto"/>
              <w:bottom w:val="single" w:sz="4" w:space="0" w:color="auto"/>
              <w:right w:val="single" w:sz="6" w:space="0" w:color="auto"/>
            </w:tcBorders>
            <w:vAlign w:val="center"/>
          </w:tcPr>
          <w:p w14:paraId="4EED602B" w14:textId="33E5DCA3" w:rsidR="009140F7" w:rsidRPr="008302FA" w:rsidRDefault="00C269E8" w:rsidP="002F438E">
            <w:pPr>
              <w:tabs>
                <w:tab w:val="left" w:pos="-56"/>
                <w:tab w:val="left" w:pos="1078"/>
              </w:tabs>
              <w:suppressAutoHyphens/>
              <w:jc w:val="center"/>
              <w:rPr>
                <w:rFonts w:cs="Arial"/>
                <w:spacing w:val="-2"/>
                <w:sz w:val="18"/>
                <w:szCs w:val="18"/>
              </w:rPr>
            </w:pPr>
            <w:ins w:id="17" w:author="Chiarelo, Hugo" w:date="2025-04-23T15:10:00Z" w16du:dateUtc="2025-04-23T18:10:00Z">
              <w:r>
                <w:rPr>
                  <w:rFonts w:cs="Arial"/>
                  <w:spacing w:val="-2"/>
                  <w:sz w:val="18"/>
                  <w:szCs w:val="18"/>
                </w:rPr>
                <w:t>4/23/20</w:t>
              </w:r>
            </w:ins>
            <w:ins w:id="18" w:author="Chiarelo, Hugo" w:date="2025-04-23T15:11:00Z" w16du:dateUtc="2025-04-23T18:11:00Z">
              <w:r>
                <w:rPr>
                  <w:rFonts w:cs="Arial"/>
                  <w:spacing w:val="-2"/>
                  <w:sz w:val="18"/>
                  <w:szCs w:val="18"/>
                </w:rPr>
                <w:t>25</w:t>
              </w:r>
            </w:ins>
          </w:p>
        </w:tc>
        <w:tc>
          <w:tcPr>
            <w:tcW w:w="1134" w:type="dxa"/>
            <w:tcBorders>
              <w:top w:val="double" w:sz="4" w:space="0" w:color="auto"/>
              <w:bottom w:val="single" w:sz="4" w:space="0" w:color="auto"/>
            </w:tcBorders>
            <w:vAlign w:val="center"/>
          </w:tcPr>
          <w:p w14:paraId="038F350E" w14:textId="47A4D6F2" w:rsidR="009140F7" w:rsidRPr="008302FA" w:rsidRDefault="00D14305" w:rsidP="002F438E">
            <w:pPr>
              <w:tabs>
                <w:tab w:val="left" w:pos="-56"/>
                <w:tab w:val="left" w:pos="1078"/>
              </w:tabs>
              <w:suppressAutoHyphens/>
              <w:jc w:val="center"/>
              <w:rPr>
                <w:rFonts w:cs="Arial"/>
                <w:spacing w:val="-2"/>
                <w:sz w:val="18"/>
                <w:szCs w:val="18"/>
              </w:rPr>
            </w:pPr>
            <w:ins w:id="19" w:author="Chiarelo, Hugo" w:date="2025-11-03T11:05:00Z" w16du:dateUtc="2025-11-03T14:05:00Z">
              <w:r>
                <w:rPr>
                  <w:rFonts w:cs="Arial"/>
                  <w:spacing w:val="-2"/>
                  <w:sz w:val="18"/>
                  <w:szCs w:val="18"/>
                </w:rPr>
                <w:t>15</w:t>
              </w:r>
            </w:ins>
          </w:p>
        </w:tc>
        <w:tc>
          <w:tcPr>
            <w:tcW w:w="1595" w:type="dxa"/>
            <w:tcBorders>
              <w:top w:val="double" w:sz="4" w:space="0" w:color="auto"/>
              <w:left w:val="single" w:sz="6" w:space="0" w:color="auto"/>
              <w:bottom w:val="single" w:sz="4" w:space="0" w:color="auto"/>
            </w:tcBorders>
            <w:vAlign w:val="center"/>
          </w:tcPr>
          <w:p w14:paraId="3292BC87" w14:textId="33F5D382" w:rsidR="009140F7" w:rsidRPr="008302FA" w:rsidRDefault="00765D86" w:rsidP="00765D86">
            <w:pPr>
              <w:pStyle w:val="Footer"/>
              <w:jc w:val="center"/>
              <w:rPr>
                <w:rFonts w:cs="Arial"/>
                <w:spacing w:val="-2"/>
                <w:sz w:val="18"/>
                <w:szCs w:val="18"/>
              </w:rPr>
            </w:pPr>
            <w:ins w:id="20" w:author="Chiarelo, Hugo" w:date="2025-04-23T15:12:00Z" w16du:dateUtc="2025-04-23T18:12:00Z">
              <w:r>
                <w:rPr>
                  <w:rFonts w:cs="Arial"/>
                  <w:spacing w:val="-2"/>
                  <w:sz w:val="18"/>
                  <w:szCs w:val="18"/>
                </w:rPr>
                <w:t>Hugo Chiarelo</w:t>
              </w:r>
            </w:ins>
          </w:p>
        </w:tc>
        <w:tc>
          <w:tcPr>
            <w:tcW w:w="1595" w:type="dxa"/>
            <w:tcBorders>
              <w:top w:val="double" w:sz="4" w:space="0" w:color="auto"/>
              <w:left w:val="single" w:sz="6" w:space="0" w:color="auto"/>
              <w:bottom w:val="single" w:sz="4" w:space="0" w:color="auto"/>
            </w:tcBorders>
            <w:vAlign w:val="center"/>
          </w:tcPr>
          <w:p w14:paraId="2CDEF344" w14:textId="3967E5CA" w:rsidR="009140F7" w:rsidRPr="008302FA" w:rsidRDefault="00765D86">
            <w:pPr>
              <w:jc w:val="center"/>
              <w:rPr>
                <w:rFonts w:cs="Arial"/>
                <w:spacing w:val="-2"/>
                <w:sz w:val="18"/>
                <w:szCs w:val="18"/>
              </w:rPr>
              <w:pPrChange w:id="21" w:author="Chiarelo, Hugo" w:date="2025-04-23T15:12:00Z" w16du:dateUtc="2025-04-23T18:12:00Z">
                <w:pPr>
                  <w:tabs>
                    <w:tab w:val="left" w:pos="-56"/>
                    <w:tab w:val="left" w:pos="1078"/>
                  </w:tabs>
                  <w:suppressAutoHyphens/>
                  <w:jc w:val="center"/>
                </w:pPr>
              </w:pPrChange>
            </w:pPr>
            <w:ins w:id="22" w:author="Chiarelo, Hugo" w:date="2025-04-23T15:12:00Z" w16du:dateUtc="2025-04-23T18:12:00Z">
              <w:r>
                <w:rPr>
                  <w:rFonts w:cs="Arial"/>
                  <w:spacing w:val="-2"/>
                  <w:sz w:val="18"/>
                  <w:szCs w:val="18"/>
                </w:rPr>
                <w:t>Agatha Alvarenga</w:t>
              </w:r>
            </w:ins>
          </w:p>
        </w:tc>
        <w:tc>
          <w:tcPr>
            <w:tcW w:w="1595" w:type="dxa"/>
            <w:tcBorders>
              <w:top w:val="double" w:sz="4" w:space="0" w:color="auto"/>
              <w:left w:val="single" w:sz="4" w:space="0" w:color="auto"/>
              <w:bottom w:val="single" w:sz="4" w:space="0" w:color="auto"/>
              <w:right w:val="single" w:sz="4" w:space="0" w:color="auto"/>
            </w:tcBorders>
            <w:vAlign w:val="center"/>
          </w:tcPr>
          <w:p w14:paraId="7ECC3A89" w14:textId="6F512218" w:rsidR="009140F7" w:rsidRPr="008302FA" w:rsidRDefault="00765D86">
            <w:pPr>
              <w:jc w:val="center"/>
              <w:rPr>
                <w:rFonts w:cs="Arial"/>
                <w:spacing w:val="-2"/>
                <w:sz w:val="18"/>
                <w:szCs w:val="18"/>
              </w:rPr>
              <w:pPrChange w:id="23" w:author="Chiarelo, Hugo" w:date="2025-04-23T15:12:00Z" w16du:dateUtc="2025-04-23T18:12:00Z">
                <w:pPr>
                  <w:tabs>
                    <w:tab w:val="left" w:pos="-56"/>
                    <w:tab w:val="left" w:pos="1078"/>
                  </w:tabs>
                  <w:suppressAutoHyphens/>
                  <w:jc w:val="center"/>
                </w:pPr>
              </w:pPrChange>
            </w:pPr>
            <w:ins w:id="24" w:author="Chiarelo, Hugo" w:date="2025-04-23T15:12:00Z" w16du:dateUtc="2025-04-23T18:12:00Z">
              <w:r>
                <w:rPr>
                  <w:rFonts w:cs="Arial"/>
                  <w:spacing w:val="-2"/>
                  <w:sz w:val="18"/>
                  <w:szCs w:val="18"/>
                </w:rPr>
                <w:t>Cid Costa</w:t>
              </w:r>
            </w:ins>
          </w:p>
        </w:tc>
        <w:tc>
          <w:tcPr>
            <w:tcW w:w="1595" w:type="dxa"/>
            <w:tcBorders>
              <w:top w:val="double" w:sz="4" w:space="0" w:color="auto"/>
              <w:left w:val="single" w:sz="4" w:space="0" w:color="auto"/>
              <w:bottom w:val="single" w:sz="4" w:space="0" w:color="auto"/>
              <w:right w:val="double" w:sz="4" w:space="0" w:color="auto"/>
            </w:tcBorders>
            <w:vAlign w:val="bottom"/>
          </w:tcPr>
          <w:p w14:paraId="0C399E26" w14:textId="77777777" w:rsidR="009140F7" w:rsidRPr="008302FA" w:rsidRDefault="009140F7">
            <w:pPr>
              <w:jc w:val="center"/>
              <w:rPr>
                <w:rFonts w:cs="Arial"/>
                <w:spacing w:val="-2"/>
                <w:sz w:val="18"/>
                <w:szCs w:val="18"/>
              </w:rPr>
              <w:pPrChange w:id="25" w:author="de Oliveira, Gabriel" w:date="2025-04-22T17:03:00Z" w16du:dateUtc="2025-04-22T20:03:00Z">
                <w:pPr>
                  <w:tabs>
                    <w:tab w:val="left" w:pos="-56"/>
                    <w:tab w:val="left" w:pos="1078"/>
                  </w:tabs>
                  <w:suppressAutoHyphens/>
                  <w:jc w:val="center"/>
                </w:pPr>
              </w:pPrChange>
            </w:pPr>
          </w:p>
        </w:tc>
      </w:tr>
      <w:tr w:rsidR="00874DAB" w14:paraId="5DECB9FE" w14:textId="77777777" w:rsidTr="0008062D">
        <w:trPr>
          <w:cantSplit/>
          <w:trHeight w:hRule="exact" w:val="624"/>
        </w:trPr>
        <w:tc>
          <w:tcPr>
            <w:tcW w:w="1135" w:type="dxa"/>
            <w:tcBorders>
              <w:left w:val="double" w:sz="4" w:space="0" w:color="auto"/>
              <w:bottom w:val="single" w:sz="6" w:space="0" w:color="auto"/>
              <w:right w:val="single" w:sz="6" w:space="0" w:color="auto"/>
            </w:tcBorders>
            <w:vAlign w:val="center"/>
          </w:tcPr>
          <w:p w14:paraId="2F2BEBE7" w14:textId="0C8D1E65" w:rsidR="00874DAB" w:rsidRDefault="00874DAB">
            <w:pPr>
              <w:tabs>
                <w:tab w:val="left" w:pos="-56"/>
                <w:tab w:val="left" w:pos="1078"/>
              </w:tabs>
              <w:suppressAutoHyphens/>
              <w:spacing w:before="120"/>
              <w:jc w:val="center"/>
              <w:rPr>
                <w:b/>
                <w:spacing w:val="-2"/>
                <w:sz w:val="18"/>
              </w:rPr>
            </w:pPr>
          </w:p>
        </w:tc>
        <w:tc>
          <w:tcPr>
            <w:tcW w:w="1559" w:type="dxa"/>
            <w:tcBorders>
              <w:bottom w:val="single" w:sz="6" w:space="0" w:color="auto"/>
              <w:right w:val="single" w:sz="6" w:space="0" w:color="auto"/>
            </w:tcBorders>
            <w:vAlign w:val="center"/>
          </w:tcPr>
          <w:p w14:paraId="4305B6D6" w14:textId="101C935F" w:rsidR="00874DAB" w:rsidRDefault="00874DAB" w:rsidP="00F349FB">
            <w:pPr>
              <w:tabs>
                <w:tab w:val="left" w:pos="-56"/>
                <w:tab w:val="left" w:pos="1078"/>
              </w:tabs>
              <w:suppressAutoHyphens/>
              <w:spacing w:before="120"/>
              <w:jc w:val="center"/>
              <w:rPr>
                <w:b/>
                <w:spacing w:val="-2"/>
                <w:sz w:val="18"/>
              </w:rPr>
            </w:pPr>
          </w:p>
        </w:tc>
        <w:tc>
          <w:tcPr>
            <w:tcW w:w="1134" w:type="dxa"/>
            <w:tcBorders>
              <w:bottom w:val="single" w:sz="6" w:space="0" w:color="auto"/>
            </w:tcBorders>
            <w:vAlign w:val="center"/>
          </w:tcPr>
          <w:p w14:paraId="4D44193E" w14:textId="7DF01472" w:rsidR="00874DAB" w:rsidRDefault="00874DAB">
            <w:pPr>
              <w:tabs>
                <w:tab w:val="left" w:pos="-56"/>
                <w:tab w:val="left" w:pos="1078"/>
              </w:tabs>
              <w:suppressAutoHyphens/>
              <w:spacing w:before="120"/>
              <w:jc w:val="center"/>
              <w:rPr>
                <w:b/>
                <w:spacing w:val="-2"/>
                <w:sz w:val="18"/>
              </w:rPr>
            </w:pPr>
          </w:p>
        </w:tc>
        <w:tc>
          <w:tcPr>
            <w:tcW w:w="1595" w:type="dxa"/>
            <w:tcBorders>
              <w:left w:val="single" w:sz="6" w:space="0" w:color="auto"/>
              <w:bottom w:val="single" w:sz="6" w:space="0" w:color="auto"/>
            </w:tcBorders>
            <w:vAlign w:val="bottom"/>
          </w:tcPr>
          <w:p w14:paraId="51FA8703" w14:textId="77777777" w:rsidR="00874DAB" w:rsidRPr="009B2660" w:rsidRDefault="00874DAB" w:rsidP="00EB5EC3">
            <w:pPr>
              <w:pStyle w:val="Footer"/>
              <w:jc w:val="center"/>
              <w:rPr>
                <w:rFonts w:cs="Arial"/>
                <w:spacing w:val="-2"/>
                <w:sz w:val="18"/>
                <w:szCs w:val="18"/>
              </w:rPr>
            </w:pPr>
          </w:p>
        </w:tc>
        <w:tc>
          <w:tcPr>
            <w:tcW w:w="1595" w:type="dxa"/>
            <w:tcBorders>
              <w:left w:val="single" w:sz="6" w:space="0" w:color="auto"/>
              <w:bottom w:val="single" w:sz="6" w:space="0" w:color="auto"/>
            </w:tcBorders>
            <w:vAlign w:val="bottom"/>
          </w:tcPr>
          <w:p w14:paraId="732AE876" w14:textId="77777777" w:rsidR="00874DAB" w:rsidRPr="009B2660" w:rsidRDefault="00874DAB">
            <w:pPr>
              <w:jc w:val="center"/>
              <w:rPr>
                <w:rFonts w:cs="Arial"/>
                <w:spacing w:val="-2"/>
                <w:sz w:val="18"/>
                <w:szCs w:val="18"/>
              </w:rPr>
              <w:pPrChange w:id="26" w:author="de Oliveira, Gabriel" w:date="2025-04-22T17:02:00Z" w16du:dateUtc="2025-04-22T20:02:00Z">
                <w:pPr>
                  <w:tabs>
                    <w:tab w:val="left" w:pos="-56"/>
                    <w:tab w:val="left" w:pos="1078"/>
                  </w:tabs>
                  <w:suppressAutoHyphens/>
                  <w:jc w:val="center"/>
                </w:pPr>
              </w:pPrChange>
            </w:pPr>
          </w:p>
        </w:tc>
        <w:tc>
          <w:tcPr>
            <w:tcW w:w="1595" w:type="dxa"/>
            <w:tcBorders>
              <w:left w:val="single" w:sz="4" w:space="0" w:color="auto"/>
              <w:bottom w:val="single" w:sz="6" w:space="0" w:color="auto"/>
              <w:right w:val="single" w:sz="4" w:space="0" w:color="auto"/>
            </w:tcBorders>
            <w:vAlign w:val="bottom"/>
          </w:tcPr>
          <w:p w14:paraId="319AE827" w14:textId="77777777" w:rsidR="00874DAB" w:rsidRPr="009B2660" w:rsidRDefault="00874DAB">
            <w:pPr>
              <w:jc w:val="center"/>
              <w:rPr>
                <w:rFonts w:cs="Arial"/>
                <w:spacing w:val="-2"/>
                <w:sz w:val="18"/>
                <w:szCs w:val="18"/>
              </w:rPr>
              <w:pPrChange w:id="27" w:author="de Oliveira, Gabriel" w:date="2025-04-22T17:02:00Z" w16du:dateUtc="2025-04-22T20:02:00Z">
                <w:pPr>
                  <w:tabs>
                    <w:tab w:val="left" w:pos="-56"/>
                    <w:tab w:val="left" w:pos="1078"/>
                  </w:tabs>
                  <w:suppressAutoHyphens/>
                  <w:jc w:val="center"/>
                </w:pPr>
              </w:pPrChange>
            </w:pPr>
          </w:p>
        </w:tc>
        <w:tc>
          <w:tcPr>
            <w:tcW w:w="1595" w:type="dxa"/>
            <w:tcBorders>
              <w:left w:val="single" w:sz="4" w:space="0" w:color="auto"/>
              <w:bottom w:val="single" w:sz="6" w:space="0" w:color="auto"/>
              <w:right w:val="double" w:sz="4" w:space="0" w:color="auto"/>
            </w:tcBorders>
            <w:vAlign w:val="bottom"/>
          </w:tcPr>
          <w:p w14:paraId="1EC8FE6E" w14:textId="5148410E" w:rsidR="00874DAB" w:rsidRPr="00C45762" w:rsidRDefault="00874DAB" w:rsidP="0008062D">
            <w:pPr>
              <w:pStyle w:val="Footer"/>
              <w:jc w:val="center"/>
              <w:rPr>
                <w:rFonts w:cs="Arial"/>
                <w:b/>
                <w:spacing w:val="-2"/>
                <w:sz w:val="18"/>
                <w:szCs w:val="18"/>
              </w:rPr>
            </w:pPr>
          </w:p>
          <w:p w14:paraId="1FD588C5" w14:textId="77777777" w:rsidR="00874DAB" w:rsidRPr="009B2660" w:rsidRDefault="00874DAB" w:rsidP="0008062D">
            <w:pPr>
              <w:tabs>
                <w:tab w:val="left" w:pos="-56"/>
                <w:tab w:val="left" w:pos="1078"/>
              </w:tabs>
              <w:suppressAutoHyphens/>
              <w:jc w:val="center"/>
              <w:rPr>
                <w:rFonts w:cs="Arial"/>
                <w:spacing w:val="-2"/>
                <w:sz w:val="18"/>
                <w:szCs w:val="18"/>
              </w:rPr>
            </w:pPr>
          </w:p>
        </w:tc>
      </w:tr>
      <w:tr w:rsidR="00874DAB" w14:paraId="2A673F05" w14:textId="77777777" w:rsidTr="00285C29">
        <w:trPr>
          <w:cantSplit/>
          <w:trHeight w:hRule="exact" w:val="696"/>
        </w:trPr>
        <w:tc>
          <w:tcPr>
            <w:tcW w:w="1135" w:type="dxa"/>
            <w:tcBorders>
              <w:top w:val="single" w:sz="6" w:space="0" w:color="auto"/>
              <w:left w:val="double" w:sz="4" w:space="0" w:color="auto"/>
              <w:bottom w:val="single" w:sz="6" w:space="0" w:color="auto"/>
              <w:right w:val="single" w:sz="6" w:space="0" w:color="auto"/>
            </w:tcBorders>
            <w:vAlign w:val="center"/>
          </w:tcPr>
          <w:p w14:paraId="5DA8299A" w14:textId="77777777" w:rsidR="00874DAB" w:rsidRDefault="00874DAB">
            <w:pPr>
              <w:tabs>
                <w:tab w:val="left" w:pos="-56"/>
                <w:tab w:val="left" w:pos="1078"/>
              </w:tabs>
              <w:suppressAutoHyphens/>
              <w:spacing w:before="120"/>
              <w:jc w:val="center"/>
              <w:rPr>
                <w:b/>
                <w:spacing w:val="-2"/>
                <w:sz w:val="18"/>
              </w:rPr>
            </w:pPr>
          </w:p>
        </w:tc>
        <w:tc>
          <w:tcPr>
            <w:tcW w:w="1559" w:type="dxa"/>
            <w:tcBorders>
              <w:top w:val="single" w:sz="6" w:space="0" w:color="auto"/>
              <w:bottom w:val="single" w:sz="6" w:space="0" w:color="auto"/>
              <w:right w:val="single" w:sz="6" w:space="0" w:color="auto"/>
            </w:tcBorders>
            <w:vAlign w:val="center"/>
          </w:tcPr>
          <w:p w14:paraId="1750DB1B" w14:textId="77777777" w:rsidR="00874DAB" w:rsidRDefault="00874DAB">
            <w:pPr>
              <w:tabs>
                <w:tab w:val="left" w:pos="-56"/>
                <w:tab w:val="left" w:pos="1078"/>
              </w:tabs>
              <w:suppressAutoHyphens/>
              <w:spacing w:before="120"/>
              <w:jc w:val="center"/>
              <w:rPr>
                <w:b/>
                <w:spacing w:val="-2"/>
                <w:sz w:val="18"/>
              </w:rPr>
            </w:pPr>
          </w:p>
        </w:tc>
        <w:tc>
          <w:tcPr>
            <w:tcW w:w="1134" w:type="dxa"/>
            <w:tcBorders>
              <w:top w:val="single" w:sz="6" w:space="0" w:color="auto"/>
              <w:bottom w:val="single" w:sz="6" w:space="0" w:color="auto"/>
            </w:tcBorders>
            <w:vAlign w:val="center"/>
          </w:tcPr>
          <w:p w14:paraId="13F24C57"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51675B8E"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05302809"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single" w:sz="4" w:space="0" w:color="auto"/>
            </w:tcBorders>
            <w:vAlign w:val="center"/>
          </w:tcPr>
          <w:p w14:paraId="237CA5C2"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double" w:sz="4" w:space="0" w:color="auto"/>
            </w:tcBorders>
            <w:vAlign w:val="center"/>
          </w:tcPr>
          <w:p w14:paraId="7FEFB7B3" w14:textId="77777777" w:rsidR="00874DAB" w:rsidRDefault="00874DAB">
            <w:pPr>
              <w:tabs>
                <w:tab w:val="left" w:pos="-56"/>
                <w:tab w:val="left" w:pos="1078"/>
              </w:tabs>
              <w:suppressAutoHyphens/>
              <w:spacing w:before="120"/>
              <w:jc w:val="center"/>
              <w:rPr>
                <w:b/>
                <w:spacing w:val="-2"/>
                <w:sz w:val="18"/>
              </w:rPr>
            </w:pPr>
          </w:p>
        </w:tc>
      </w:tr>
      <w:tr w:rsidR="00874DAB" w14:paraId="25DA111B" w14:textId="77777777" w:rsidTr="009140F7">
        <w:trPr>
          <w:cantSplit/>
          <w:trHeight w:hRule="exact" w:val="624"/>
        </w:trPr>
        <w:tc>
          <w:tcPr>
            <w:tcW w:w="1135" w:type="dxa"/>
            <w:tcBorders>
              <w:top w:val="single" w:sz="6" w:space="0" w:color="auto"/>
              <w:left w:val="double" w:sz="4" w:space="0" w:color="auto"/>
              <w:bottom w:val="single" w:sz="6" w:space="0" w:color="auto"/>
              <w:right w:val="single" w:sz="6" w:space="0" w:color="auto"/>
            </w:tcBorders>
            <w:vAlign w:val="center"/>
          </w:tcPr>
          <w:p w14:paraId="55E9795C" w14:textId="77777777" w:rsidR="00874DAB" w:rsidRDefault="00874DAB">
            <w:pPr>
              <w:tabs>
                <w:tab w:val="left" w:pos="-56"/>
                <w:tab w:val="left" w:pos="1078"/>
              </w:tabs>
              <w:suppressAutoHyphens/>
              <w:spacing w:before="120"/>
              <w:jc w:val="center"/>
              <w:rPr>
                <w:b/>
                <w:spacing w:val="-2"/>
                <w:sz w:val="18"/>
              </w:rPr>
            </w:pPr>
          </w:p>
        </w:tc>
        <w:tc>
          <w:tcPr>
            <w:tcW w:w="1559" w:type="dxa"/>
            <w:tcBorders>
              <w:top w:val="single" w:sz="6" w:space="0" w:color="auto"/>
              <w:bottom w:val="single" w:sz="6" w:space="0" w:color="auto"/>
              <w:right w:val="single" w:sz="6" w:space="0" w:color="auto"/>
            </w:tcBorders>
            <w:vAlign w:val="center"/>
          </w:tcPr>
          <w:p w14:paraId="78E19064" w14:textId="77777777" w:rsidR="00874DAB" w:rsidRDefault="00874DAB">
            <w:pPr>
              <w:tabs>
                <w:tab w:val="left" w:pos="-56"/>
                <w:tab w:val="left" w:pos="1078"/>
              </w:tabs>
              <w:suppressAutoHyphens/>
              <w:spacing w:before="120"/>
              <w:jc w:val="center"/>
              <w:rPr>
                <w:b/>
                <w:spacing w:val="-2"/>
                <w:sz w:val="18"/>
              </w:rPr>
            </w:pPr>
          </w:p>
        </w:tc>
        <w:tc>
          <w:tcPr>
            <w:tcW w:w="1134" w:type="dxa"/>
            <w:tcBorders>
              <w:top w:val="single" w:sz="6" w:space="0" w:color="auto"/>
              <w:bottom w:val="single" w:sz="6" w:space="0" w:color="auto"/>
            </w:tcBorders>
            <w:vAlign w:val="center"/>
          </w:tcPr>
          <w:p w14:paraId="006D4198"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7A7A2208"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3A78877E"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single" w:sz="4" w:space="0" w:color="auto"/>
            </w:tcBorders>
            <w:vAlign w:val="center"/>
          </w:tcPr>
          <w:p w14:paraId="3CF2B215"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double" w:sz="4" w:space="0" w:color="auto"/>
            </w:tcBorders>
            <w:vAlign w:val="center"/>
          </w:tcPr>
          <w:p w14:paraId="45A6AA24" w14:textId="77777777" w:rsidR="00874DAB" w:rsidRDefault="00874DAB">
            <w:pPr>
              <w:tabs>
                <w:tab w:val="left" w:pos="-56"/>
                <w:tab w:val="left" w:pos="1078"/>
              </w:tabs>
              <w:suppressAutoHyphens/>
              <w:spacing w:before="120"/>
              <w:jc w:val="center"/>
              <w:rPr>
                <w:b/>
                <w:spacing w:val="-2"/>
                <w:sz w:val="18"/>
              </w:rPr>
            </w:pPr>
          </w:p>
        </w:tc>
      </w:tr>
      <w:tr w:rsidR="00874DAB" w14:paraId="73933EA4" w14:textId="77777777" w:rsidTr="009140F7">
        <w:trPr>
          <w:cantSplit/>
          <w:trHeight w:hRule="exact" w:val="624"/>
        </w:trPr>
        <w:tc>
          <w:tcPr>
            <w:tcW w:w="1135" w:type="dxa"/>
            <w:tcBorders>
              <w:top w:val="single" w:sz="6" w:space="0" w:color="auto"/>
              <w:left w:val="double" w:sz="4" w:space="0" w:color="auto"/>
              <w:bottom w:val="single" w:sz="6" w:space="0" w:color="auto"/>
              <w:right w:val="single" w:sz="6" w:space="0" w:color="auto"/>
            </w:tcBorders>
            <w:vAlign w:val="center"/>
          </w:tcPr>
          <w:p w14:paraId="39CEED1C" w14:textId="77777777" w:rsidR="00874DAB" w:rsidRDefault="00874DAB">
            <w:pPr>
              <w:tabs>
                <w:tab w:val="left" w:pos="-56"/>
                <w:tab w:val="left" w:pos="1078"/>
              </w:tabs>
              <w:suppressAutoHyphens/>
              <w:spacing w:before="120"/>
              <w:jc w:val="center"/>
              <w:rPr>
                <w:b/>
                <w:spacing w:val="-2"/>
                <w:sz w:val="18"/>
              </w:rPr>
            </w:pPr>
          </w:p>
        </w:tc>
        <w:tc>
          <w:tcPr>
            <w:tcW w:w="1559" w:type="dxa"/>
            <w:tcBorders>
              <w:top w:val="single" w:sz="6" w:space="0" w:color="auto"/>
              <w:bottom w:val="single" w:sz="6" w:space="0" w:color="auto"/>
              <w:right w:val="single" w:sz="6" w:space="0" w:color="auto"/>
            </w:tcBorders>
            <w:vAlign w:val="center"/>
          </w:tcPr>
          <w:p w14:paraId="526B1CC5" w14:textId="77777777" w:rsidR="00874DAB" w:rsidRDefault="00874DAB">
            <w:pPr>
              <w:tabs>
                <w:tab w:val="left" w:pos="-56"/>
                <w:tab w:val="left" w:pos="1078"/>
              </w:tabs>
              <w:suppressAutoHyphens/>
              <w:spacing w:before="120"/>
              <w:jc w:val="center"/>
              <w:rPr>
                <w:b/>
                <w:spacing w:val="-2"/>
                <w:sz w:val="18"/>
              </w:rPr>
            </w:pPr>
          </w:p>
        </w:tc>
        <w:tc>
          <w:tcPr>
            <w:tcW w:w="1134" w:type="dxa"/>
            <w:tcBorders>
              <w:top w:val="single" w:sz="6" w:space="0" w:color="auto"/>
              <w:bottom w:val="single" w:sz="6" w:space="0" w:color="auto"/>
            </w:tcBorders>
            <w:vAlign w:val="center"/>
          </w:tcPr>
          <w:p w14:paraId="723B83FC"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70435341"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61DDD66D"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single" w:sz="4" w:space="0" w:color="auto"/>
            </w:tcBorders>
            <w:vAlign w:val="center"/>
          </w:tcPr>
          <w:p w14:paraId="16781082"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double" w:sz="4" w:space="0" w:color="auto"/>
            </w:tcBorders>
            <w:vAlign w:val="center"/>
          </w:tcPr>
          <w:p w14:paraId="171DF6D6" w14:textId="77777777" w:rsidR="00874DAB" w:rsidRDefault="00874DAB">
            <w:pPr>
              <w:tabs>
                <w:tab w:val="left" w:pos="-56"/>
                <w:tab w:val="left" w:pos="1078"/>
              </w:tabs>
              <w:suppressAutoHyphens/>
              <w:spacing w:before="120"/>
              <w:jc w:val="center"/>
              <w:rPr>
                <w:b/>
                <w:spacing w:val="-2"/>
                <w:sz w:val="18"/>
              </w:rPr>
            </w:pPr>
          </w:p>
        </w:tc>
      </w:tr>
      <w:tr w:rsidR="00874DAB" w14:paraId="55407873" w14:textId="77777777" w:rsidTr="009140F7">
        <w:trPr>
          <w:cantSplit/>
          <w:trHeight w:hRule="exact" w:val="624"/>
        </w:trPr>
        <w:tc>
          <w:tcPr>
            <w:tcW w:w="1135" w:type="dxa"/>
            <w:tcBorders>
              <w:top w:val="single" w:sz="6" w:space="0" w:color="auto"/>
              <w:left w:val="double" w:sz="4" w:space="0" w:color="auto"/>
              <w:bottom w:val="single" w:sz="6" w:space="0" w:color="auto"/>
              <w:right w:val="single" w:sz="6" w:space="0" w:color="auto"/>
            </w:tcBorders>
            <w:vAlign w:val="center"/>
          </w:tcPr>
          <w:p w14:paraId="72D6FDAE" w14:textId="77777777" w:rsidR="00874DAB" w:rsidRDefault="00874DAB">
            <w:pPr>
              <w:tabs>
                <w:tab w:val="left" w:pos="-56"/>
                <w:tab w:val="left" w:pos="1078"/>
              </w:tabs>
              <w:suppressAutoHyphens/>
              <w:spacing w:before="120"/>
              <w:jc w:val="center"/>
              <w:rPr>
                <w:b/>
                <w:spacing w:val="-2"/>
                <w:sz w:val="18"/>
              </w:rPr>
            </w:pPr>
          </w:p>
        </w:tc>
        <w:tc>
          <w:tcPr>
            <w:tcW w:w="1559" w:type="dxa"/>
            <w:tcBorders>
              <w:top w:val="single" w:sz="6" w:space="0" w:color="auto"/>
              <w:bottom w:val="single" w:sz="6" w:space="0" w:color="auto"/>
              <w:right w:val="single" w:sz="6" w:space="0" w:color="auto"/>
            </w:tcBorders>
            <w:vAlign w:val="center"/>
          </w:tcPr>
          <w:p w14:paraId="3CCEEFD3" w14:textId="77777777" w:rsidR="00874DAB" w:rsidRDefault="00874DAB">
            <w:pPr>
              <w:tabs>
                <w:tab w:val="left" w:pos="-56"/>
                <w:tab w:val="left" w:pos="1078"/>
              </w:tabs>
              <w:suppressAutoHyphens/>
              <w:spacing w:before="120"/>
              <w:jc w:val="center"/>
              <w:rPr>
                <w:b/>
                <w:spacing w:val="-2"/>
                <w:sz w:val="18"/>
              </w:rPr>
            </w:pPr>
          </w:p>
        </w:tc>
        <w:tc>
          <w:tcPr>
            <w:tcW w:w="1134" w:type="dxa"/>
            <w:tcBorders>
              <w:top w:val="single" w:sz="6" w:space="0" w:color="auto"/>
              <w:bottom w:val="single" w:sz="6" w:space="0" w:color="auto"/>
            </w:tcBorders>
            <w:vAlign w:val="center"/>
          </w:tcPr>
          <w:p w14:paraId="69D355FB"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6B966056"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02FAC180"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single" w:sz="4" w:space="0" w:color="auto"/>
            </w:tcBorders>
            <w:vAlign w:val="center"/>
          </w:tcPr>
          <w:p w14:paraId="68DE0185"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double" w:sz="4" w:space="0" w:color="auto"/>
            </w:tcBorders>
            <w:vAlign w:val="center"/>
          </w:tcPr>
          <w:p w14:paraId="27ED4A19" w14:textId="77777777" w:rsidR="00874DAB" w:rsidRDefault="00874DAB">
            <w:pPr>
              <w:tabs>
                <w:tab w:val="left" w:pos="-56"/>
                <w:tab w:val="left" w:pos="1078"/>
              </w:tabs>
              <w:suppressAutoHyphens/>
              <w:spacing w:before="120"/>
              <w:jc w:val="center"/>
              <w:rPr>
                <w:b/>
                <w:spacing w:val="-2"/>
                <w:sz w:val="18"/>
              </w:rPr>
            </w:pPr>
          </w:p>
        </w:tc>
      </w:tr>
      <w:tr w:rsidR="00874DAB" w14:paraId="26026AE4" w14:textId="77777777" w:rsidTr="009140F7">
        <w:trPr>
          <w:cantSplit/>
          <w:trHeight w:hRule="exact" w:val="624"/>
        </w:trPr>
        <w:tc>
          <w:tcPr>
            <w:tcW w:w="1135" w:type="dxa"/>
            <w:tcBorders>
              <w:top w:val="single" w:sz="6" w:space="0" w:color="auto"/>
              <w:left w:val="double" w:sz="4" w:space="0" w:color="auto"/>
              <w:bottom w:val="single" w:sz="6" w:space="0" w:color="auto"/>
              <w:right w:val="single" w:sz="6" w:space="0" w:color="auto"/>
            </w:tcBorders>
            <w:vAlign w:val="center"/>
          </w:tcPr>
          <w:p w14:paraId="2559A5AD" w14:textId="77777777" w:rsidR="00874DAB" w:rsidRDefault="00874DAB">
            <w:pPr>
              <w:tabs>
                <w:tab w:val="left" w:pos="-56"/>
                <w:tab w:val="left" w:pos="1078"/>
              </w:tabs>
              <w:suppressAutoHyphens/>
              <w:spacing w:before="120"/>
              <w:jc w:val="center"/>
              <w:rPr>
                <w:b/>
                <w:spacing w:val="-2"/>
                <w:sz w:val="18"/>
              </w:rPr>
            </w:pPr>
          </w:p>
        </w:tc>
        <w:tc>
          <w:tcPr>
            <w:tcW w:w="1559" w:type="dxa"/>
            <w:tcBorders>
              <w:top w:val="single" w:sz="6" w:space="0" w:color="auto"/>
              <w:bottom w:val="single" w:sz="6" w:space="0" w:color="auto"/>
              <w:right w:val="single" w:sz="6" w:space="0" w:color="auto"/>
            </w:tcBorders>
            <w:vAlign w:val="center"/>
          </w:tcPr>
          <w:p w14:paraId="7B35A5C7" w14:textId="77777777" w:rsidR="00874DAB" w:rsidRDefault="00874DAB">
            <w:pPr>
              <w:tabs>
                <w:tab w:val="left" w:pos="-56"/>
                <w:tab w:val="left" w:pos="1078"/>
              </w:tabs>
              <w:suppressAutoHyphens/>
              <w:spacing w:before="120"/>
              <w:jc w:val="center"/>
              <w:rPr>
                <w:b/>
                <w:spacing w:val="-2"/>
                <w:sz w:val="18"/>
              </w:rPr>
            </w:pPr>
          </w:p>
        </w:tc>
        <w:tc>
          <w:tcPr>
            <w:tcW w:w="1134" w:type="dxa"/>
            <w:tcBorders>
              <w:top w:val="single" w:sz="6" w:space="0" w:color="auto"/>
              <w:bottom w:val="single" w:sz="6" w:space="0" w:color="auto"/>
            </w:tcBorders>
            <w:vAlign w:val="center"/>
          </w:tcPr>
          <w:p w14:paraId="5425AB84"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4431DA45"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478F5172"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single" w:sz="4" w:space="0" w:color="auto"/>
            </w:tcBorders>
            <w:vAlign w:val="center"/>
          </w:tcPr>
          <w:p w14:paraId="60346E16"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double" w:sz="4" w:space="0" w:color="auto"/>
            </w:tcBorders>
            <w:vAlign w:val="center"/>
          </w:tcPr>
          <w:p w14:paraId="56701C81" w14:textId="77777777" w:rsidR="00874DAB" w:rsidRDefault="00874DAB">
            <w:pPr>
              <w:tabs>
                <w:tab w:val="left" w:pos="-56"/>
                <w:tab w:val="left" w:pos="1078"/>
              </w:tabs>
              <w:suppressAutoHyphens/>
              <w:spacing w:before="120"/>
              <w:jc w:val="center"/>
              <w:rPr>
                <w:b/>
                <w:spacing w:val="-2"/>
                <w:sz w:val="18"/>
              </w:rPr>
            </w:pPr>
          </w:p>
        </w:tc>
      </w:tr>
      <w:tr w:rsidR="00874DAB" w14:paraId="350393F6" w14:textId="77777777" w:rsidTr="009140F7">
        <w:trPr>
          <w:cantSplit/>
          <w:trHeight w:hRule="exact" w:val="624"/>
        </w:trPr>
        <w:tc>
          <w:tcPr>
            <w:tcW w:w="1135" w:type="dxa"/>
            <w:tcBorders>
              <w:top w:val="single" w:sz="6" w:space="0" w:color="auto"/>
              <w:left w:val="double" w:sz="4" w:space="0" w:color="auto"/>
              <w:bottom w:val="single" w:sz="6" w:space="0" w:color="auto"/>
              <w:right w:val="single" w:sz="6" w:space="0" w:color="auto"/>
            </w:tcBorders>
            <w:vAlign w:val="center"/>
          </w:tcPr>
          <w:p w14:paraId="45CB6121" w14:textId="77777777" w:rsidR="00874DAB" w:rsidRDefault="00874DAB">
            <w:pPr>
              <w:tabs>
                <w:tab w:val="left" w:pos="-56"/>
                <w:tab w:val="left" w:pos="1078"/>
              </w:tabs>
              <w:suppressAutoHyphens/>
              <w:spacing w:before="120"/>
              <w:jc w:val="center"/>
              <w:rPr>
                <w:b/>
                <w:spacing w:val="-2"/>
                <w:sz w:val="18"/>
              </w:rPr>
            </w:pPr>
          </w:p>
        </w:tc>
        <w:tc>
          <w:tcPr>
            <w:tcW w:w="1559" w:type="dxa"/>
            <w:tcBorders>
              <w:top w:val="single" w:sz="6" w:space="0" w:color="auto"/>
              <w:bottom w:val="single" w:sz="6" w:space="0" w:color="auto"/>
              <w:right w:val="single" w:sz="6" w:space="0" w:color="auto"/>
            </w:tcBorders>
            <w:vAlign w:val="center"/>
          </w:tcPr>
          <w:p w14:paraId="265A0096" w14:textId="77777777" w:rsidR="00874DAB" w:rsidRDefault="00874DAB">
            <w:pPr>
              <w:tabs>
                <w:tab w:val="left" w:pos="-56"/>
                <w:tab w:val="left" w:pos="1078"/>
              </w:tabs>
              <w:suppressAutoHyphens/>
              <w:spacing w:before="120"/>
              <w:jc w:val="center"/>
              <w:rPr>
                <w:b/>
                <w:spacing w:val="-2"/>
                <w:sz w:val="18"/>
              </w:rPr>
            </w:pPr>
          </w:p>
        </w:tc>
        <w:tc>
          <w:tcPr>
            <w:tcW w:w="1134" w:type="dxa"/>
            <w:tcBorders>
              <w:top w:val="single" w:sz="6" w:space="0" w:color="auto"/>
              <w:bottom w:val="single" w:sz="6" w:space="0" w:color="auto"/>
            </w:tcBorders>
            <w:vAlign w:val="center"/>
          </w:tcPr>
          <w:p w14:paraId="65D54CE9"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42F47F5B"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single" w:sz="6" w:space="0" w:color="auto"/>
            </w:tcBorders>
            <w:vAlign w:val="center"/>
          </w:tcPr>
          <w:p w14:paraId="38C69170"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single" w:sz="4" w:space="0" w:color="auto"/>
            </w:tcBorders>
            <w:vAlign w:val="center"/>
          </w:tcPr>
          <w:p w14:paraId="34C64530"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single" w:sz="6" w:space="0" w:color="auto"/>
              <w:right w:val="double" w:sz="4" w:space="0" w:color="auto"/>
            </w:tcBorders>
            <w:vAlign w:val="center"/>
          </w:tcPr>
          <w:p w14:paraId="35591190" w14:textId="77777777" w:rsidR="00874DAB" w:rsidRDefault="00874DAB">
            <w:pPr>
              <w:tabs>
                <w:tab w:val="left" w:pos="-56"/>
                <w:tab w:val="left" w:pos="1078"/>
              </w:tabs>
              <w:suppressAutoHyphens/>
              <w:spacing w:before="120"/>
              <w:jc w:val="center"/>
              <w:rPr>
                <w:b/>
                <w:spacing w:val="-2"/>
                <w:sz w:val="18"/>
              </w:rPr>
            </w:pPr>
          </w:p>
        </w:tc>
      </w:tr>
      <w:tr w:rsidR="00874DAB" w14:paraId="337DE724" w14:textId="77777777" w:rsidTr="009140F7">
        <w:trPr>
          <w:cantSplit/>
          <w:trHeight w:hRule="exact" w:val="624"/>
        </w:trPr>
        <w:tc>
          <w:tcPr>
            <w:tcW w:w="1135" w:type="dxa"/>
            <w:tcBorders>
              <w:top w:val="single" w:sz="6" w:space="0" w:color="auto"/>
              <w:left w:val="double" w:sz="4" w:space="0" w:color="auto"/>
              <w:bottom w:val="double" w:sz="4" w:space="0" w:color="auto"/>
              <w:right w:val="single" w:sz="6" w:space="0" w:color="auto"/>
            </w:tcBorders>
            <w:vAlign w:val="center"/>
          </w:tcPr>
          <w:p w14:paraId="65500541" w14:textId="77777777" w:rsidR="00874DAB" w:rsidRDefault="00874DAB">
            <w:pPr>
              <w:tabs>
                <w:tab w:val="left" w:pos="-56"/>
                <w:tab w:val="left" w:pos="1078"/>
              </w:tabs>
              <w:suppressAutoHyphens/>
              <w:spacing w:before="120"/>
              <w:jc w:val="center"/>
              <w:rPr>
                <w:b/>
                <w:spacing w:val="-2"/>
                <w:sz w:val="18"/>
              </w:rPr>
            </w:pPr>
          </w:p>
        </w:tc>
        <w:tc>
          <w:tcPr>
            <w:tcW w:w="1559" w:type="dxa"/>
            <w:tcBorders>
              <w:top w:val="single" w:sz="6" w:space="0" w:color="auto"/>
              <w:bottom w:val="double" w:sz="4" w:space="0" w:color="auto"/>
              <w:right w:val="single" w:sz="6" w:space="0" w:color="auto"/>
            </w:tcBorders>
            <w:vAlign w:val="center"/>
          </w:tcPr>
          <w:p w14:paraId="49E673FE" w14:textId="77777777" w:rsidR="00874DAB" w:rsidRDefault="00874DAB">
            <w:pPr>
              <w:tabs>
                <w:tab w:val="left" w:pos="-56"/>
                <w:tab w:val="left" w:pos="1078"/>
              </w:tabs>
              <w:suppressAutoHyphens/>
              <w:spacing w:before="120"/>
              <w:jc w:val="center"/>
              <w:rPr>
                <w:b/>
                <w:spacing w:val="-2"/>
                <w:sz w:val="18"/>
              </w:rPr>
            </w:pPr>
          </w:p>
        </w:tc>
        <w:tc>
          <w:tcPr>
            <w:tcW w:w="1134" w:type="dxa"/>
            <w:tcBorders>
              <w:top w:val="single" w:sz="6" w:space="0" w:color="auto"/>
              <w:bottom w:val="double" w:sz="4" w:space="0" w:color="auto"/>
            </w:tcBorders>
            <w:vAlign w:val="center"/>
          </w:tcPr>
          <w:p w14:paraId="28FCA7E6"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double" w:sz="4" w:space="0" w:color="auto"/>
            </w:tcBorders>
            <w:vAlign w:val="center"/>
          </w:tcPr>
          <w:p w14:paraId="7FC1E71C"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6" w:space="0" w:color="auto"/>
              <w:bottom w:val="double" w:sz="4" w:space="0" w:color="auto"/>
            </w:tcBorders>
            <w:vAlign w:val="center"/>
          </w:tcPr>
          <w:p w14:paraId="4CCC2517"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double" w:sz="4" w:space="0" w:color="auto"/>
              <w:right w:val="single" w:sz="4" w:space="0" w:color="auto"/>
            </w:tcBorders>
            <w:vAlign w:val="center"/>
          </w:tcPr>
          <w:p w14:paraId="4EB7D060" w14:textId="77777777" w:rsidR="00874DAB" w:rsidRDefault="00874DAB">
            <w:pPr>
              <w:tabs>
                <w:tab w:val="left" w:pos="-56"/>
                <w:tab w:val="left" w:pos="1078"/>
              </w:tabs>
              <w:suppressAutoHyphens/>
              <w:spacing w:before="120"/>
              <w:jc w:val="center"/>
              <w:rPr>
                <w:b/>
                <w:spacing w:val="-2"/>
                <w:sz w:val="18"/>
              </w:rPr>
            </w:pPr>
          </w:p>
        </w:tc>
        <w:tc>
          <w:tcPr>
            <w:tcW w:w="1595" w:type="dxa"/>
            <w:tcBorders>
              <w:top w:val="single" w:sz="6" w:space="0" w:color="auto"/>
              <w:left w:val="single" w:sz="4" w:space="0" w:color="auto"/>
              <w:bottom w:val="double" w:sz="4" w:space="0" w:color="auto"/>
              <w:right w:val="double" w:sz="4" w:space="0" w:color="auto"/>
            </w:tcBorders>
            <w:vAlign w:val="center"/>
          </w:tcPr>
          <w:p w14:paraId="7CC1D7BA" w14:textId="77777777" w:rsidR="00874DAB" w:rsidRDefault="00874DAB">
            <w:pPr>
              <w:tabs>
                <w:tab w:val="left" w:pos="-56"/>
                <w:tab w:val="left" w:pos="1078"/>
              </w:tabs>
              <w:suppressAutoHyphens/>
              <w:spacing w:before="120"/>
              <w:jc w:val="center"/>
              <w:rPr>
                <w:b/>
                <w:spacing w:val="-2"/>
                <w:sz w:val="18"/>
              </w:rPr>
            </w:pPr>
          </w:p>
        </w:tc>
      </w:tr>
    </w:tbl>
    <w:p w14:paraId="00193190" w14:textId="77777777" w:rsidR="00C61331" w:rsidRDefault="00C61331">
      <w:pPr>
        <w:tabs>
          <w:tab w:val="left" w:pos="-120"/>
          <w:tab w:val="left" w:pos="22"/>
          <w:tab w:val="left" w:pos="1014"/>
          <w:tab w:val="left" w:pos="2148"/>
          <w:tab w:val="left" w:pos="3282"/>
          <w:tab w:val="left" w:pos="4416"/>
          <w:tab w:val="left" w:pos="5550"/>
          <w:tab w:val="left" w:pos="6684"/>
          <w:tab w:val="left" w:pos="7818"/>
          <w:tab w:val="left" w:pos="8952"/>
        </w:tabs>
        <w:suppressAutoHyphens/>
        <w:spacing w:before="120" w:line="192" w:lineRule="auto"/>
        <w:rPr>
          <w:b/>
          <w:spacing w:val="-2"/>
          <w:sz w:val="18"/>
        </w:rPr>
        <w:sectPr w:rsidR="00C61331">
          <w:type w:val="continuous"/>
          <w:pgSz w:w="11907" w:h="16840" w:code="9"/>
          <w:pgMar w:top="624" w:right="851" w:bottom="567" w:left="1191" w:header="561" w:footer="397" w:gutter="0"/>
          <w:cols w:space="720"/>
          <w:formProt w:val="0"/>
        </w:sectPr>
      </w:pPr>
    </w:p>
    <w:tbl>
      <w:tblPr>
        <w:tblW w:w="10208" w:type="dxa"/>
        <w:tblInd w:w="-22" w:type="dxa"/>
        <w:tblLayout w:type="fixed"/>
        <w:tblCellMar>
          <w:left w:w="120" w:type="dxa"/>
          <w:right w:w="120" w:type="dxa"/>
        </w:tblCellMar>
        <w:tblLook w:val="0000" w:firstRow="0" w:lastRow="0" w:firstColumn="0" w:lastColumn="0" w:noHBand="0" w:noVBand="0"/>
      </w:tblPr>
      <w:tblGrid>
        <w:gridCol w:w="7088"/>
        <w:gridCol w:w="3120"/>
      </w:tblGrid>
      <w:tr w:rsidR="00C61331" w14:paraId="25E1F402" w14:textId="77777777">
        <w:trPr>
          <w:trHeight w:val="1980"/>
        </w:trPr>
        <w:tc>
          <w:tcPr>
            <w:tcW w:w="10208" w:type="dxa"/>
            <w:gridSpan w:val="2"/>
            <w:tcBorders>
              <w:left w:val="double" w:sz="4" w:space="0" w:color="auto"/>
              <w:right w:val="double" w:sz="4" w:space="0" w:color="auto"/>
            </w:tcBorders>
          </w:tcPr>
          <w:p w14:paraId="618F20DA" w14:textId="77777777" w:rsidR="00C61331" w:rsidRDefault="00C61331">
            <w:pPr>
              <w:tabs>
                <w:tab w:val="left" w:pos="-120"/>
                <w:tab w:val="left" w:pos="22"/>
                <w:tab w:val="left" w:pos="1014"/>
                <w:tab w:val="left" w:pos="2148"/>
                <w:tab w:val="left" w:pos="3282"/>
                <w:tab w:val="left" w:pos="4416"/>
                <w:tab w:val="left" w:pos="5550"/>
                <w:tab w:val="left" w:pos="6684"/>
                <w:tab w:val="left" w:pos="7818"/>
                <w:tab w:val="left" w:pos="8952"/>
              </w:tabs>
              <w:suppressAutoHyphens/>
              <w:spacing w:before="120" w:line="192" w:lineRule="auto"/>
              <w:rPr>
                <w:b/>
                <w:spacing w:val="-2"/>
                <w:sz w:val="18"/>
              </w:rPr>
            </w:pPr>
            <w:r>
              <w:rPr>
                <w:b/>
                <w:spacing w:val="-2"/>
                <w:sz w:val="18"/>
              </w:rPr>
              <w:t>INFORMATION ON STATUS:</w:t>
            </w:r>
          </w:p>
          <w:p w14:paraId="4AEC263C" w14:textId="77777777" w:rsidR="00C61331" w:rsidRDefault="00C61331">
            <w:pPr>
              <w:tabs>
                <w:tab w:val="left" w:pos="-120"/>
                <w:tab w:val="left" w:pos="22"/>
                <w:tab w:val="left" w:pos="1014"/>
                <w:tab w:val="left" w:pos="2148"/>
                <w:tab w:val="left" w:pos="3282"/>
                <w:tab w:val="left" w:pos="4416"/>
                <w:tab w:val="left" w:pos="5550"/>
                <w:tab w:val="left" w:pos="6684"/>
                <w:tab w:val="left" w:pos="7818"/>
                <w:tab w:val="left" w:pos="8952"/>
              </w:tabs>
              <w:suppressAutoHyphens/>
              <w:spacing w:line="192" w:lineRule="auto"/>
              <w:rPr>
                <w:b/>
                <w:spacing w:val="-2"/>
                <w:sz w:val="18"/>
              </w:rPr>
            </w:pPr>
          </w:p>
          <w:p w14:paraId="6083A782" w14:textId="77777777" w:rsidR="00C61331" w:rsidRDefault="00C61331">
            <w:pPr>
              <w:tabs>
                <w:tab w:val="left" w:pos="-120"/>
                <w:tab w:val="left" w:pos="22"/>
                <w:tab w:val="left" w:pos="1014"/>
                <w:tab w:val="left" w:pos="2148"/>
                <w:tab w:val="left" w:pos="3282"/>
                <w:tab w:val="left" w:pos="4416"/>
                <w:tab w:val="left" w:pos="5550"/>
                <w:tab w:val="left" w:pos="6684"/>
                <w:tab w:val="left" w:pos="7818"/>
                <w:tab w:val="left" w:pos="8952"/>
              </w:tabs>
              <w:suppressAutoHyphens/>
              <w:ind w:left="994" w:hanging="994"/>
              <w:rPr>
                <w:b/>
                <w:spacing w:val="-2"/>
                <w:sz w:val="18"/>
              </w:rPr>
            </w:pPr>
            <w:r>
              <w:rPr>
                <w:b/>
                <w:spacing w:val="-2"/>
                <w:sz w:val="18"/>
              </w:rPr>
              <w:t xml:space="preserve">P </w:t>
            </w:r>
            <w:r>
              <w:rPr>
                <w:b/>
                <w:spacing w:val="-2"/>
                <w:sz w:val="18"/>
              </w:rPr>
              <w:tab/>
              <w:t>Preliminary for Information</w:t>
            </w:r>
          </w:p>
          <w:p w14:paraId="35BE0CA8" w14:textId="77777777" w:rsidR="00C61331" w:rsidRDefault="00C61331">
            <w:pPr>
              <w:tabs>
                <w:tab w:val="left" w:pos="-120"/>
                <w:tab w:val="left" w:pos="22"/>
                <w:tab w:val="left" w:pos="1014"/>
                <w:tab w:val="left" w:pos="2148"/>
                <w:tab w:val="left" w:pos="3282"/>
                <w:tab w:val="left" w:pos="4416"/>
                <w:tab w:val="left" w:pos="5550"/>
                <w:tab w:val="left" w:pos="6684"/>
                <w:tab w:val="left" w:pos="7818"/>
                <w:tab w:val="left" w:pos="8952"/>
              </w:tabs>
              <w:suppressAutoHyphens/>
              <w:ind w:left="994" w:hanging="994"/>
              <w:rPr>
                <w:b/>
                <w:spacing w:val="-2"/>
                <w:sz w:val="18"/>
              </w:rPr>
            </w:pPr>
            <w:proofErr w:type="gramStart"/>
            <w:r>
              <w:rPr>
                <w:b/>
                <w:spacing w:val="-2"/>
                <w:sz w:val="18"/>
              </w:rPr>
              <w:t xml:space="preserve">I </w:t>
            </w:r>
            <w:r>
              <w:rPr>
                <w:b/>
                <w:spacing w:val="-2"/>
                <w:sz w:val="18"/>
              </w:rPr>
              <w:tab/>
              <w:t>Inter</w:t>
            </w:r>
            <w:proofErr w:type="gramEnd"/>
            <w:r>
              <w:rPr>
                <w:b/>
                <w:spacing w:val="-2"/>
                <w:sz w:val="18"/>
              </w:rPr>
              <w:t xml:space="preserve"> Discipline Checking</w:t>
            </w:r>
          </w:p>
          <w:p w14:paraId="56F8481F" w14:textId="77777777" w:rsidR="00C61331" w:rsidRDefault="00C61331">
            <w:pPr>
              <w:tabs>
                <w:tab w:val="left" w:pos="-120"/>
                <w:tab w:val="left" w:pos="22"/>
                <w:tab w:val="left" w:pos="1014"/>
                <w:tab w:val="left" w:pos="2148"/>
                <w:tab w:val="left" w:pos="3282"/>
                <w:tab w:val="left" w:pos="4416"/>
                <w:tab w:val="left" w:pos="5550"/>
                <w:tab w:val="left" w:pos="6684"/>
                <w:tab w:val="left" w:pos="7818"/>
                <w:tab w:val="left" w:pos="8952"/>
              </w:tabs>
              <w:suppressAutoHyphens/>
              <w:ind w:left="994" w:hanging="994"/>
              <w:rPr>
                <w:b/>
                <w:spacing w:val="-2"/>
                <w:sz w:val="18"/>
              </w:rPr>
            </w:pPr>
            <w:r>
              <w:rPr>
                <w:b/>
                <w:spacing w:val="-2"/>
                <w:sz w:val="18"/>
              </w:rPr>
              <w:t xml:space="preserve">C </w:t>
            </w:r>
            <w:r>
              <w:rPr>
                <w:b/>
                <w:spacing w:val="-2"/>
                <w:sz w:val="18"/>
              </w:rPr>
              <w:tab/>
              <w:t>For Comments and Approval</w:t>
            </w:r>
          </w:p>
          <w:p w14:paraId="0DF3A4DB" w14:textId="77777777" w:rsidR="00C61331" w:rsidRDefault="00C61331">
            <w:pPr>
              <w:tabs>
                <w:tab w:val="left" w:pos="-120"/>
                <w:tab w:val="left" w:pos="22"/>
                <w:tab w:val="left" w:pos="1014"/>
                <w:tab w:val="left" w:pos="2148"/>
                <w:tab w:val="left" w:pos="3282"/>
                <w:tab w:val="left" w:pos="4416"/>
                <w:tab w:val="left" w:pos="5550"/>
                <w:tab w:val="left" w:pos="6684"/>
                <w:tab w:val="left" w:pos="7818"/>
                <w:tab w:val="left" w:pos="8952"/>
              </w:tabs>
              <w:suppressAutoHyphens/>
              <w:ind w:left="994" w:hanging="994"/>
              <w:rPr>
                <w:b/>
                <w:spacing w:val="-2"/>
                <w:sz w:val="18"/>
              </w:rPr>
            </w:pPr>
            <w:r>
              <w:rPr>
                <w:b/>
                <w:spacing w:val="-2"/>
                <w:sz w:val="18"/>
              </w:rPr>
              <w:t xml:space="preserve">V </w:t>
            </w:r>
            <w:r>
              <w:rPr>
                <w:b/>
                <w:spacing w:val="-2"/>
                <w:sz w:val="18"/>
              </w:rPr>
              <w:tab/>
              <w:t>Valid for Construction</w:t>
            </w:r>
          </w:p>
          <w:p w14:paraId="570825FF" w14:textId="77777777" w:rsidR="00C61331" w:rsidRDefault="00C61331">
            <w:pPr>
              <w:tabs>
                <w:tab w:val="left" w:pos="-120"/>
                <w:tab w:val="left" w:pos="22"/>
                <w:tab w:val="left" w:pos="1014"/>
                <w:tab w:val="left" w:pos="2148"/>
                <w:tab w:val="left" w:pos="3282"/>
                <w:tab w:val="left" w:pos="4416"/>
                <w:tab w:val="left" w:pos="5550"/>
                <w:tab w:val="left" w:pos="6684"/>
                <w:tab w:val="left" w:pos="7818"/>
                <w:tab w:val="left" w:pos="8952"/>
              </w:tabs>
              <w:suppressAutoHyphens/>
              <w:ind w:left="994" w:hanging="994"/>
              <w:rPr>
                <w:b/>
                <w:spacing w:val="-2"/>
                <w:sz w:val="18"/>
              </w:rPr>
            </w:pPr>
            <w:proofErr w:type="gramStart"/>
            <w:r>
              <w:rPr>
                <w:b/>
                <w:spacing w:val="-2"/>
                <w:sz w:val="18"/>
              </w:rPr>
              <w:t>A</w:t>
            </w:r>
            <w:proofErr w:type="gramEnd"/>
            <w:r>
              <w:rPr>
                <w:b/>
                <w:spacing w:val="-2"/>
                <w:sz w:val="18"/>
              </w:rPr>
              <w:t xml:space="preserve"> </w:t>
            </w:r>
            <w:r>
              <w:rPr>
                <w:b/>
                <w:spacing w:val="-2"/>
                <w:sz w:val="18"/>
              </w:rPr>
              <w:tab/>
              <w:t>Approved for Construction</w:t>
            </w:r>
          </w:p>
          <w:p w14:paraId="6EA68991" w14:textId="77777777" w:rsidR="00C61331" w:rsidRDefault="00C61331">
            <w:pPr>
              <w:tabs>
                <w:tab w:val="left" w:pos="-120"/>
                <w:tab w:val="left" w:pos="1014"/>
                <w:tab w:val="left" w:pos="2148"/>
                <w:tab w:val="left" w:pos="3282"/>
                <w:tab w:val="left" w:pos="4416"/>
                <w:tab w:val="left" w:pos="5550"/>
                <w:tab w:val="left" w:pos="6684"/>
                <w:tab w:val="left" w:pos="7818"/>
                <w:tab w:val="left" w:pos="8952"/>
              </w:tabs>
              <w:suppressAutoHyphens/>
              <w:ind w:left="994" w:hanging="994"/>
              <w:rPr>
                <w:b/>
                <w:spacing w:val="-2"/>
                <w:sz w:val="18"/>
              </w:rPr>
            </w:pPr>
            <w:r>
              <w:rPr>
                <w:b/>
                <w:spacing w:val="-2"/>
                <w:sz w:val="18"/>
              </w:rPr>
              <w:t>X</w:t>
            </w:r>
            <w:r>
              <w:rPr>
                <w:b/>
                <w:spacing w:val="-2"/>
                <w:sz w:val="18"/>
              </w:rPr>
              <w:tab/>
              <w:t>“As Built”</w:t>
            </w:r>
          </w:p>
          <w:p w14:paraId="05F86907" w14:textId="77777777" w:rsidR="00C61331" w:rsidRDefault="00C61331">
            <w:pPr>
              <w:tabs>
                <w:tab w:val="left" w:pos="-120"/>
                <w:tab w:val="left" w:pos="1014"/>
                <w:tab w:val="left" w:pos="2148"/>
                <w:tab w:val="left" w:pos="3282"/>
                <w:tab w:val="left" w:pos="4416"/>
                <w:tab w:val="left" w:pos="5550"/>
                <w:tab w:val="left" w:pos="6684"/>
                <w:tab w:val="left" w:pos="7818"/>
                <w:tab w:val="left" w:pos="8952"/>
              </w:tabs>
              <w:suppressAutoHyphens/>
              <w:ind w:left="994" w:hanging="994"/>
              <w:rPr>
                <w:b/>
                <w:spacing w:val="-2"/>
                <w:sz w:val="18"/>
              </w:rPr>
            </w:pPr>
          </w:p>
        </w:tc>
      </w:tr>
      <w:tr w:rsidR="00C61331" w14:paraId="39AD8C94" w14:textId="77777777">
        <w:trPr>
          <w:cantSplit/>
        </w:trPr>
        <w:tc>
          <w:tcPr>
            <w:tcW w:w="7088" w:type="dxa"/>
            <w:tcBorders>
              <w:top w:val="single" w:sz="6" w:space="0" w:color="auto"/>
              <w:left w:val="double" w:sz="4" w:space="0" w:color="auto"/>
              <w:bottom w:val="double" w:sz="4" w:space="0" w:color="auto"/>
              <w:right w:val="single" w:sz="6" w:space="0" w:color="auto"/>
            </w:tcBorders>
          </w:tcPr>
          <w:p w14:paraId="685AA89F" w14:textId="3CE2F6E7" w:rsidR="0042065E" w:rsidRPr="004A240B" w:rsidRDefault="0042065E" w:rsidP="0042065E">
            <w:pPr>
              <w:tabs>
                <w:tab w:val="left" w:pos="-120"/>
                <w:tab w:val="left" w:pos="1014"/>
                <w:tab w:val="left" w:pos="2148"/>
                <w:tab w:val="left" w:pos="3282"/>
                <w:tab w:val="left" w:pos="4416"/>
                <w:tab w:val="left" w:pos="5550"/>
                <w:tab w:val="left" w:pos="6684"/>
                <w:tab w:val="left" w:pos="7818"/>
                <w:tab w:val="left" w:pos="8952"/>
              </w:tabs>
              <w:suppressAutoHyphens/>
              <w:rPr>
                <w:b/>
                <w:spacing w:val="-2"/>
                <w:sz w:val="16"/>
                <w:szCs w:val="16"/>
              </w:rPr>
            </w:pPr>
            <w:proofErr w:type="gramStart"/>
            <w:r w:rsidRPr="004A240B">
              <w:rPr>
                <w:b/>
                <w:spacing w:val="-2"/>
                <w:sz w:val="16"/>
                <w:szCs w:val="16"/>
              </w:rPr>
              <w:t xml:space="preserve">© </w:t>
            </w:r>
            <w:r>
              <w:rPr>
                <w:b/>
                <w:spacing w:val="-2"/>
                <w:sz w:val="16"/>
                <w:szCs w:val="16"/>
              </w:rPr>
              <w:t xml:space="preserve"> </w:t>
            </w:r>
            <w:r w:rsidR="008737A1">
              <w:rPr>
                <w:b/>
                <w:spacing w:val="-2"/>
                <w:sz w:val="16"/>
                <w:szCs w:val="16"/>
              </w:rPr>
              <w:t>Copyright</w:t>
            </w:r>
            <w:proofErr w:type="gramEnd"/>
            <w:r w:rsidR="008737A1">
              <w:rPr>
                <w:b/>
                <w:spacing w:val="-2"/>
                <w:sz w:val="16"/>
                <w:szCs w:val="16"/>
              </w:rPr>
              <w:t xml:space="preserve"> SBM Offshore N.V. </w:t>
            </w:r>
            <w:r w:rsidR="008737A1">
              <w:rPr>
                <w:b/>
                <w:spacing w:val="-2"/>
                <w:sz w:val="16"/>
                <w:szCs w:val="16"/>
              </w:rPr>
              <w:fldChar w:fldCharType="begin"/>
            </w:r>
            <w:r w:rsidR="008737A1">
              <w:rPr>
                <w:b/>
                <w:spacing w:val="-2"/>
                <w:sz w:val="16"/>
                <w:szCs w:val="16"/>
              </w:rPr>
              <w:instrText xml:space="preserve"> DATE  \@ "yyyy"  \* MERGEFORMAT </w:instrText>
            </w:r>
            <w:r w:rsidR="008737A1">
              <w:rPr>
                <w:b/>
                <w:spacing w:val="-2"/>
                <w:sz w:val="16"/>
                <w:szCs w:val="16"/>
              </w:rPr>
              <w:fldChar w:fldCharType="separate"/>
            </w:r>
            <w:r w:rsidR="00D14305">
              <w:rPr>
                <w:b/>
                <w:noProof/>
                <w:spacing w:val="-2"/>
                <w:sz w:val="16"/>
                <w:szCs w:val="16"/>
              </w:rPr>
              <w:t>2025</w:t>
            </w:r>
            <w:r w:rsidR="008737A1">
              <w:rPr>
                <w:b/>
                <w:spacing w:val="-2"/>
                <w:sz w:val="16"/>
                <w:szCs w:val="16"/>
              </w:rPr>
              <w:fldChar w:fldCharType="end"/>
            </w:r>
          </w:p>
          <w:p w14:paraId="7903C8EE" w14:textId="77777777" w:rsidR="00C61331" w:rsidRDefault="0042065E" w:rsidP="0042065E">
            <w:pPr>
              <w:tabs>
                <w:tab w:val="left" w:pos="-120"/>
                <w:tab w:val="left" w:pos="1014"/>
                <w:tab w:val="left" w:pos="2148"/>
                <w:tab w:val="left" w:pos="3282"/>
                <w:tab w:val="left" w:pos="4416"/>
                <w:tab w:val="left" w:pos="5550"/>
                <w:tab w:val="left" w:pos="6684"/>
                <w:tab w:val="left" w:pos="7818"/>
                <w:tab w:val="left" w:pos="8952"/>
              </w:tabs>
              <w:suppressAutoHyphens/>
              <w:rPr>
                <w:b/>
                <w:spacing w:val="-2"/>
                <w:sz w:val="16"/>
                <w:szCs w:val="16"/>
              </w:rPr>
            </w:pPr>
            <w:r w:rsidRPr="00132B9D">
              <w:rPr>
                <w:rFonts w:cs="Arial"/>
                <w:iCs/>
                <w:color w:val="000000"/>
                <w:sz w:val="13"/>
                <w:szCs w:val="13"/>
                <w:lang w:val="en-GB"/>
              </w:rPr>
              <w:t>Copyright by SBM Offshore N.V. or any of its subsidiaries. This document is the property of SBM Offshore N.V. or any of its subsidiaries. This document or any part thereof is CONFIDENTIAL and may not be made known, copied, multiplied, or used in any other way without the permission of SBM Offshore N.V. or any of its subsidiaries</w:t>
            </w:r>
          </w:p>
        </w:tc>
        <w:tc>
          <w:tcPr>
            <w:tcW w:w="3120" w:type="dxa"/>
            <w:tcBorders>
              <w:top w:val="single" w:sz="6" w:space="0" w:color="auto"/>
              <w:left w:val="single" w:sz="6" w:space="0" w:color="auto"/>
              <w:bottom w:val="double" w:sz="4" w:space="0" w:color="auto"/>
              <w:right w:val="double" w:sz="4" w:space="0" w:color="auto"/>
            </w:tcBorders>
            <w:vAlign w:val="center"/>
          </w:tcPr>
          <w:p w14:paraId="21404541" w14:textId="77777777" w:rsidR="00C61331" w:rsidRDefault="00DF6DE5" w:rsidP="00FD44BC">
            <w:pPr>
              <w:tabs>
                <w:tab w:val="left" w:pos="-120"/>
                <w:tab w:val="left" w:pos="1014"/>
                <w:tab w:val="left" w:pos="2148"/>
                <w:tab w:val="left" w:pos="3282"/>
                <w:tab w:val="left" w:pos="4416"/>
                <w:tab w:val="left" w:pos="5550"/>
                <w:tab w:val="left" w:pos="6684"/>
                <w:tab w:val="left" w:pos="7818"/>
                <w:tab w:val="left" w:pos="8952"/>
              </w:tabs>
              <w:suppressAutoHyphens/>
              <w:spacing w:before="60"/>
              <w:jc w:val="center"/>
              <w:rPr>
                <w:b/>
                <w:spacing w:val="-2"/>
                <w:sz w:val="18"/>
              </w:rPr>
            </w:pPr>
            <w:r w:rsidRPr="00A04AC5">
              <w:rPr>
                <w:b/>
                <w:spacing w:val="-2"/>
                <w:sz w:val="24"/>
              </w:rPr>
              <w:t>Ex</w:t>
            </w:r>
            <w:r w:rsidR="00FD44BC">
              <w:rPr>
                <w:b/>
                <w:spacing w:val="-2"/>
                <w:sz w:val="24"/>
              </w:rPr>
              <w:t>: N/A</w:t>
            </w:r>
          </w:p>
        </w:tc>
      </w:tr>
    </w:tbl>
    <w:p w14:paraId="51F6EBEC" w14:textId="77777777" w:rsidR="00C61331" w:rsidRDefault="00C61331">
      <w:pPr>
        <w:pStyle w:val="EndnoteText"/>
        <w:sectPr w:rsidR="00C61331">
          <w:type w:val="continuous"/>
          <w:pgSz w:w="11907" w:h="16840" w:code="9"/>
          <w:pgMar w:top="624" w:right="851" w:bottom="567" w:left="1191" w:header="561" w:footer="397" w:gutter="0"/>
          <w:cols w:space="720"/>
          <w:formProt w:val="0"/>
        </w:sectPr>
      </w:pPr>
    </w:p>
    <w:p w14:paraId="08C594A1" w14:textId="77777777" w:rsidR="00C61331" w:rsidRPr="001F0A69" w:rsidRDefault="00C61331">
      <w:pPr>
        <w:jc w:val="center"/>
        <w:rPr>
          <w:rFonts w:cs="Arial"/>
          <w:b/>
          <w:szCs w:val="24"/>
          <w:u w:val="double"/>
          <w:lang w:val="en-GB"/>
        </w:rPr>
      </w:pPr>
      <w:r w:rsidRPr="001F0A69">
        <w:rPr>
          <w:rFonts w:cs="Arial"/>
          <w:b/>
          <w:szCs w:val="24"/>
          <w:u w:val="double"/>
          <w:lang w:val="en-GB"/>
        </w:rPr>
        <w:lastRenderedPageBreak/>
        <w:t>REVISION STATUS / SUMMARY OF CHANGES</w:t>
      </w:r>
    </w:p>
    <w:p w14:paraId="1EE39A70" w14:textId="77777777" w:rsidR="00C61331" w:rsidRPr="001F0A69" w:rsidRDefault="00C61331">
      <w:pPr>
        <w:pStyle w:val="NormalIndent"/>
        <w:rPr>
          <w:rFonts w:cs="Arial"/>
          <w:lang w:val="en-GB"/>
        </w:rPr>
      </w:pPr>
    </w:p>
    <w:p w14:paraId="1CA88C23" w14:textId="77777777" w:rsidR="00C61331" w:rsidRPr="001F0A69" w:rsidRDefault="00C61331">
      <w:pPr>
        <w:pStyle w:val="NormalIndent"/>
        <w:rPr>
          <w:rFonts w:cs="Arial"/>
          <w:lang w:val="en-GB"/>
        </w:rPr>
      </w:pPr>
    </w:p>
    <w:tbl>
      <w:tblPr>
        <w:tblW w:w="10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1"/>
        <w:gridCol w:w="2977"/>
        <w:gridCol w:w="2937"/>
        <w:gridCol w:w="2957"/>
      </w:tblGrid>
      <w:tr w:rsidR="00C61331" w:rsidRPr="001F0A69" w14:paraId="40855FEE" w14:textId="77777777">
        <w:trPr>
          <w:cantSplit/>
          <w:trHeight w:val="449"/>
        </w:trPr>
        <w:tc>
          <w:tcPr>
            <w:tcW w:w="1271" w:type="dxa"/>
            <w:tcBorders>
              <w:top w:val="double" w:sz="4" w:space="0" w:color="auto"/>
              <w:left w:val="double" w:sz="4" w:space="0" w:color="auto"/>
              <w:bottom w:val="double" w:sz="4" w:space="0" w:color="auto"/>
            </w:tcBorders>
            <w:vAlign w:val="center"/>
          </w:tcPr>
          <w:p w14:paraId="0914DF34" w14:textId="77777777" w:rsidR="00C61331" w:rsidRPr="001F0A69" w:rsidRDefault="00C61331">
            <w:pPr>
              <w:jc w:val="center"/>
              <w:rPr>
                <w:rFonts w:cs="Arial"/>
                <w:b/>
                <w:sz w:val="18"/>
                <w:lang w:val="en-GB"/>
              </w:rPr>
            </w:pPr>
            <w:r w:rsidRPr="001F0A69">
              <w:rPr>
                <w:rFonts w:cs="Arial"/>
                <w:b/>
                <w:sz w:val="18"/>
                <w:lang w:val="en-GB"/>
              </w:rPr>
              <w:t>REVISION</w:t>
            </w:r>
          </w:p>
        </w:tc>
        <w:tc>
          <w:tcPr>
            <w:tcW w:w="2977" w:type="dxa"/>
            <w:tcBorders>
              <w:top w:val="double" w:sz="4" w:space="0" w:color="auto"/>
              <w:bottom w:val="double" w:sz="4" w:space="0" w:color="auto"/>
            </w:tcBorders>
            <w:vAlign w:val="center"/>
          </w:tcPr>
          <w:p w14:paraId="00C3821F" w14:textId="77777777" w:rsidR="00C61331" w:rsidRPr="001F0A69" w:rsidRDefault="00C61331">
            <w:pPr>
              <w:jc w:val="center"/>
              <w:rPr>
                <w:rFonts w:cs="Arial"/>
                <w:b/>
                <w:sz w:val="18"/>
                <w:lang w:val="en-GB"/>
              </w:rPr>
            </w:pPr>
            <w:r w:rsidRPr="001F0A69">
              <w:rPr>
                <w:rFonts w:cs="Arial"/>
                <w:b/>
                <w:sz w:val="18"/>
                <w:lang w:val="en-GB"/>
              </w:rPr>
              <w:t>REVISED CHAPTERS</w:t>
            </w:r>
          </w:p>
        </w:tc>
        <w:tc>
          <w:tcPr>
            <w:tcW w:w="2937" w:type="dxa"/>
            <w:tcBorders>
              <w:top w:val="double" w:sz="4" w:space="0" w:color="auto"/>
              <w:bottom w:val="double" w:sz="4" w:space="0" w:color="auto"/>
            </w:tcBorders>
            <w:vAlign w:val="center"/>
          </w:tcPr>
          <w:p w14:paraId="67638386" w14:textId="77777777" w:rsidR="00C61331" w:rsidRPr="001F0A69" w:rsidRDefault="00C61331">
            <w:pPr>
              <w:jc w:val="center"/>
              <w:rPr>
                <w:rFonts w:cs="Arial"/>
                <w:b/>
                <w:sz w:val="18"/>
                <w:lang w:val="en-GB"/>
              </w:rPr>
            </w:pPr>
            <w:r w:rsidRPr="001F0A69">
              <w:rPr>
                <w:rFonts w:cs="Arial"/>
                <w:b/>
                <w:sz w:val="18"/>
                <w:lang w:val="en-GB"/>
              </w:rPr>
              <w:t>REVISION DESCRIPTION</w:t>
            </w:r>
          </w:p>
        </w:tc>
        <w:tc>
          <w:tcPr>
            <w:tcW w:w="2957" w:type="dxa"/>
            <w:tcBorders>
              <w:top w:val="double" w:sz="4" w:space="0" w:color="auto"/>
              <w:bottom w:val="double" w:sz="4" w:space="0" w:color="auto"/>
              <w:right w:val="double" w:sz="4" w:space="0" w:color="auto"/>
            </w:tcBorders>
            <w:vAlign w:val="center"/>
          </w:tcPr>
          <w:p w14:paraId="6FB9A895" w14:textId="77777777" w:rsidR="00C61331" w:rsidRPr="001F0A69" w:rsidRDefault="00C61331">
            <w:pPr>
              <w:jc w:val="center"/>
              <w:rPr>
                <w:rFonts w:cs="Arial"/>
                <w:b/>
                <w:smallCaps/>
                <w:sz w:val="18"/>
                <w:lang w:val="en-GB"/>
              </w:rPr>
            </w:pPr>
            <w:r w:rsidRPr="001F0A69">
              <w:rPr>
                <w:rFonts w:cs="Arial"/>
                <w:b/>
                <w:smallCaps/>
                <w:sz w:val="18"/>
                <w:lang w:val="en-GB"/>
              </w:rPr>
              <w:t>REASON FOR REVISION</w:t>
            </w:r>
          </w:p>
        </w:tc>
      </w:tr>
      <w:tr w:rsidR="009D30EA" w:rsidRPr="001F0A69" w14:paraId="79343E92" w14:textId="77777777">
        <w:trPr>
          <w:cantSplit/>
          <w:trHeight w:val="381"/>
        </w:trPr>
        <w:tc>
          <w:tcPr>
            <w:tcW w:w="1271" w:type="dxa"/>
            <w:tcBorders>
              <w:top w:val="nil"/>
              <w:left w:val="double" w:sz="4" w:space="0" w:color="auto"/>
            </w:tcBorders>
            <w:vAlign w:val="center"/>
          </w:tcPr>
          <w:p w14:paraId="57BDF46B" w14:textId="5CA2AE87" w:rsidR="009D30EA" w:rsidRPr="001F0A69" w:rsidRDefault="009D30EA" w:rsidP="009D30EA">
            <w:pPr>
              <w:jc w:val="center"/>
              <w:rPr>
                <w:rFonts w:cs="Arial"/>
                <w:sz w:val="16"/>
                <w:lang w:val="en-GB"/>
              </w:rPr>
            </w:pPr>
          </w:p>
        </w:tc>
        <w:tc>
          <w:tcPr>
            <w:tcW w:w="2977" w:type="dxa"/>
            <w:tcBorders>
              <w:top w:val="nil"/>
            </w:tcBorders>
            <w:vAlign w:val="center"/>
          </w:tcPr>
          <w:p w14:paraId="2D56873C" w14:textId="77777777" w:rsidR="009D30EA" w:rsidRPr="001F0A69" w:rsidRDefault="009D30EA" w:rsidP="009D30EA">
            <w:pPr>
              <w:rPr>
                <w:rFonts w:cs="Arial"/>
                <w:sz w:val="16"/>
                <w:lang w:val="en-GB"/>
              </w:rPr>
            </w:pPr>
          </w:p>
        </w:tc>
        <w:tc>
          <w:tcPr>
            <w:tcW w:w="2937" w:type="dxa"/>
            <w:tcBorders>
              <w:top w:val="nil"/>
            </w:tcBorders>
            <w:vAlign w:val="center"/>
          </w:tcPr>
          <w:p w14:paraId="6B8EE4E2" w14:textId="0B27DF8A" w:rsidR="009D30EA" w:rsidRPr="001F0A69" w:rsidRDefault="009D30EA" w:rsidP="009D30EA">
            <w:pPr>
              <w:rPr>
                <w:rFonts w:cs="Arial"/>
                <w:sz w:val="16"/>
                <w:lang w:val="en-GB"/>
              </w:rPr>
            </w:pPr>
          </w:p>
        </w:tc>
        <w:tc>
          <w:tcPr>
            <w:tcW w:w="2957" w:type="dxa"/>
            <w:tcBorders>
              <w:top w:val="nil"/>
              <w:right w:val="double" w:sz="4" w:space="0" w:color="auto"/>
            </w:tcBorders>
            <w:vAlign w:val="center"/>
          </w:tcPr>
          <w:p w14:paraId="63EF9501" w14:textId="77777777" w:rsidR="009D30EA" w:rsidRPr="001F0A69" w:rsidRDefault="009D30EA" w:rsidP="009D30EA">
            <w:pPr>
              <w:rPr>
                <w:rFonts w:cs="Arial"/>
                <w:sz w:val="16"/>
                <w:lang w:val="en-GB"/>
              </w:rPr>
            </w:pPr>
          </w:p>
        </w:tc>
      </w:tr>
      <w:tr w:rsidR="009D30EA" w:rsidRPr="001F0A69" w14:paraId="0387F5E1" w14:textId="77777777">
        <w:trPr>
          <w:cantSplit/>
          <w:trHeight w:val="382"/>
        </w:trPr>
        <w:tc>
          <w:tcPr>
            <w:tcW w:w="1271" w:type="dxa"/>
            <w:tcBorders>
              <w:left w:val="double" w:sz="4" w:space="0" w:color="auto"/>
            </w:tcBorders>
            <w:vAlign w:val="center"/>
          </w:tcPr>
          <w:p w14:paraId="645166DD" w14:textId="6DE164C4" w:rsidR="009D30EA" w:rsidRPr="001F0A69" w:rsidRDefault="009D30EA">
            <w:pPr>
              <w:jc w:val="center"/>
              <w:rPr>
                <w:rFonts w:cs="Arial"/>
                <w:sz w:val="16"/>
                <w:lang w:val="en-GB"/>
              </w:rPr>
            </w:pPr>
          </w:p>
        </w:tc>
        <w:tc>
          <w:tcPr>
            <w:tcW w:w="2977" w:type="dxa"/>
            <w:vAlign w:val="center"/>
          </w:tcPr>
          <w:p w14:paraId="21E427FE" w14:textId="3F35EC21" w:rsidR="009D30EA" w:rsidRPr="001F0A69" w:rsidRDefault="009D30EA">
            <w:pPr>
              <w:rPr>
                <w:rFonts w:cs="Arial"/>
                <w:sz w:val="16"/>
                <w:lang w:val="en-GB"/>
              </w:rPr>
            </w:pPr>
          </w:p>
        </w:tc>
        <w:tc>
          <w:tcPr>
            <w:tcW w:w="2937" w:type="dxa"/>
            <w:vAlign w:val="center"/>
          </w:tcPr>
          <w:p w14:paraId="48DF10D7" w14:textId="0EAC9DA1" w:rsidR="009D30EA" w:rsidRPr="001F0A69" w:rsidRDefault="009D30EA" w:rsidP="0038433F">
            <w:pPr>
              <w:rPr>
                <w:rFonts w:cs="Arial"/>
                <w:sz w:val="16"/>
                <w:lang w:val="en-GB"/>
              </w:rPr>
            </w:pPr>
          </w:p>
        </w:tc>
        <w:tc>
          <w:tcPr>
            <w:tcW w:w="2957" w:type="dxa"/>
            <w:tcBorders>
              <w:right w:val="double" w:sz="4" w:space="0" w:color="auto"/>
            </w:tcBorders>
            <w:vAlign w:val="center"/>
          </w:tcPr>
          <w:p w14:paraId="3095F294" w14:textId="55402B6B" w:rsidR="009D30EA" w:rsidRPr="001F0A69" w:rsidRDefault="009D30EA">
            <w:pPr>
              <w:rPr>
                <w:rFonts w:cs="Arial"/>
                <w:sz w:val="16"/>
                <w:lang w:val="en-GB"/>
              </w:rPr>
            </w:pPr>
          </w:p>
        </w:tc>
      </w:tr>
      <w:tr w:rsidR="009D30EA" w:rsidRPr="001F0A69" w14:paraId="28C35B2B" w14:textId="77777777">
        <w:trPr>
          <w:cantSplit/>
          <w:trHeight w:val="381"/>
        </w:trPr>
        <w:tc>
          <w:tcPr>
            <w:tcW w:w="1271" w:type="dxa"/>
            <w:tcBorders>
              <w:left w:val="double" w:sz="4" w:space="0" w:color="auto"/>
            </w:tcBorders>
            <w:vAlign w:val="center"/>
          </w:tcPr>
          <w:p w14:paraId="11F0719D" w14:textId="77777777" w:rsidR="009D30EA" w:rsidRPr="001F0A69" w:rsidRDefault="009D30EA">
            <w:pPr>
              <w:jc w:val="center"/>
              <w:rPr>
                <w:rFonts w:cs="Arial"/>
                <w:sz w:val="16"/>
                <w:lang w:val="en-GB"/>
              </w:rPr>
            </w:pPr>
          </w:p>
        </w:tc>
        <w:tc>
          <w:tcPr>
            <w:tcW w:w="2977" w:type="dxa"/>
            <w:vAlign w:val="center"/>
          </w:tcPr>
          <w:p w14:paraId="50434257" w14:textId="77777777" w:rsidR="009D30EA" w:rsidRPr="001F0A69" w:rsidRDefault="009D30EA">
            <w:pPr>
              <w:rPr>
                <w:rFonts w:cs="Arial"/>
                <w:sz w:val="16"/>
                <w:lang w:val="en-GB"/>
              </w:rPr>
            </w:pPr>
          </w:p>
        </w:tc>
        <w:tc>
          <w:tcPr>
            <w:tcW w:w="2937" w:type="dxa"/>
            <w:vAlign w:val="center"/>
          </w:tcPr>
          <w:p w14:paraId="3F54E72F" w14:textId="77777777" w:rsidR="009D30EA" w:rsidRPr="001F0A69" w:rsidRDefault="009D30EA">
            <w:pPr>
              <w:rPr>
                <w:rFonts w:cs="Arial"/>
                <w:sz w:val="16"/>
                <w:lang w:val="en-GB"/>
              </w:rPr>
            </w:pPr>
          </w:p>
        </w:tc>
        <w:tc>
          <w:tcPr>
            <w:tcW w:w="2957" w:type="dxa"/>
            <w:tcBorders>
              <w:right w:val="double" w:sz="4" w:space="0" w:color="auto"/>
            </w:tcBorders>
            <w:vAlign w:val="center"/>
          </w:tcPr>
          <w:p w14:paraId="3735DF46" w14:textId="77777777" w:rsidR="009D30EA" w:rsidRPr="001F0A69" w:rsidRDefault="009D30EA">
            <w:pPr>
              <w:pStyle w:val="Header"/>
              <w:rPr>
                <w:rFonts w:cs="Arial"/>
                <w:sz w:val="16"/>
                <w:lang w:val="en-GB"/>
              </w:rPr>
            </w:pPr>
          </w:p>
        </w:tc>
      </w:tr>
      <w:tr w:rsidR="009D30EA" w:rsidRPr="001F0A69" w14:paraId="553255C3" w14:textId="77777777">
        <w:trPr>
          <w:cantSplit/>
          <w:trHeight w:val="382"/>
        </w:trPr>
        <w:tc>
          <w:tcPr>
            <w:tcW w:w="1271" w:type="dxa"/>
            <w:tcBorders>
              <w:left w:val="double" w:sz="4" w:space="0" w:color="auto"/>
            </w:tcBorders>
            <w:vAlign w:val="center"/>
          </w:tcPr>
          <w:p w14:paraId="698D592F" w14:textId="77777777" w:rsidR="009D30EA" w:rsidRPr="001F0A69" w:rsidRDefault="009D30EA">
            <w:pPr>
              <w:jc w:val="center"/>
              <w:rPr>
                <w:rFonts w:cs="Arial"/>
                <w:sz w:val="16"/>
                <w:lang w:val="en-GB"/>
              </w:rPr>
            </w:pPr>
          </w:p>
        </w:tc>
        <w:tc>
          <w:tcPr>
            <w:tcW w:w="2977" w:type="dxa"/>
            <w:vAlign w:val="center"/>
          </w:tcPr>
          <w:p w14:paraId="6EA354BC" w14:textId="77777777" w:rsidR="009D30EA" w:rsidRPr="001F0A69" w:rsidRDefault="009D30EA">
            <w:pPr>
              <w:rPr>
                <w:rFonts w:cs="Arial"/>
                <w:sz w:val="16"/>
                <w:lang w:val="en-GB"/>
              </w:rPr>
            </w:pPr>
          </w:p>
        </w:tc>
        <w:tc>
          <w:tcPr>
            <w:tcW w:w="2937" w:type="dxa"/>
            <w:vAlign w:val="center"/>
          </w:tcPr>
          <w:p w14:paraId="0AF6A962" w14:textId="77777777" w:rsidR="009D30EA" w:rsidRPr="001F0A69" w:rsidRDefault="009D30EA">
            <w:pPr>
              <w:rPr>
                <w:rFonts w:cs="Arial"/>
                <w:sz w:val="16"/>
                <w:lang w:val="en-GB"/>
              </w:rPr>
            </w:pPr>
          </w:p>
        </w:tc>
        <w:tc>
          <w:tcPr>
            <w:tcW w:w="2957" w:type="dxa"/>
            <w:tcBorders>
              <w:right w:val="double" w:sz="4" w:space="0" w:color="auto"/>
            </w:tcBorders>
            <w:vAlign w:val="center"/>
          </w:tcPr>
          <w:p w14:paraId="33CCDC75" w14:textId="77777777" w:rsidR="009D30EA" w:rsidRPr="001F0A69" w:rsidRDefault="009D30EA">
            <w:pPr>
              <w:rPr>
                <w:rFonts w:cs="Arial"/>
                <w:sz w:val="16"/>
                <w:lang w:val="en-GB"/>
              </w:rPr>
            </w:pPr>
          </w:p>
        </w:tc>
      </w:tr>
      <w:tr w:rsidR="009D30EA" w:rsidRPr="001F0A69" w14:paraId="45D2FC36" w14:textId="77777777">
        <w:trPr>
          <w:cantSplit/>
          <w:trHeight w:val="382"/>
        </w:trPr>
        <w:tc>
          <w:tcPr>
            <w:tcW w:w="1271" w:type="dxa"/>
            <w:tcBorders>
              <w:left w:val="double" w:sz="4" w:space="0" w:color="auto"/>
              <w:bottom w:val="double" w:sz="4" w:space="0" w:color="auto"/>
            </w:tcBorders>
            <w:vAlign w:val="center"/>
          </w:tcPr>
          <w:p w14:paraId="0710EAD7" w14:textId="77777777" w:rsidR="009D30EA" w:rsidRPr="001F0A69" w:rsidRDefault="009D30EA">
            <w:pPr>
              <w:jc w:val="center"/>
              <w:rPr>
                <w:rFonts w:cs="Arial"/>
                <w:sz w:val="16"/>
                <w:lang w:val="en-GB"/>
              </w:rPr>
            </w:pPr>
          </w:p>
        </w:tc>
        <w:tc>
          <w:tcPr>
            <w:tcW w:w="2977" w:type="dxa"/>
            <w:tcBorders>
              <w:bottom w:val="double" w:sz="4" w:space="0" w:color="auto"/>
            </w:tcBorders>
            <w:vAlign w:val="center"/>
          </w:tcPr>
          <w:p w14:paraId="2F0DFB25" w14:textId="77777777" w:rsidR="009D30EA" w:rsidRPr="001F0A69" w:rsidRDefault="009D30EA">
            <w:pPr>
              <w:rPr>
                <w:rFonts w:cs="Arial"/>
                <w:sz w:val="16"/>
                <w:lang w:val="en-GB"/>
              </w:rPr>
            </w:pPr>
          </w:p>
        </w:tc>
        <w:tc>
          <w:tcPr>
            <w:tcW w:w="2937" w:type="dxa"/>
            <w:tcBorders>
              <w:bottom w:val="double" w:sz="4" w:space="0" w:color="auto"/>
            </w:tcBorders>
            <w:vAlign w:val="center"/>
          </w:tcPr>
          <w:p w14:paraId="46688765" w14:textId="77777777" w:rsidR="009D30EA" w:rsidRPr="001F0A69" w:rsidRDefault="009D30EA">
            <w:pPr>
              <w:rPr>
                <w:rFonts w:cs="Arial"/>
                <w:sz w:val="16"/>
                <w:lang w:val="en-GB"/>
              </w:rPr>
            </w:pPr>
          </w:p>
        </w:tc>
        <w:tc>
          <w:tcPr>
            <w:tcW w:w="2957" w:type="dxa"/>
            <w:tcBorders>
              <w:bottom w:val="double" w:sz="4" w:space="0" w:color="auto"/>
              <w:right w:val="double" w:sz="4" w:space="0" w:color="auto"/>
            </w:tcBorders>
            <w:vAlign w:val="center"/>
          </w:tcPr>
          <w:p w14:paraId="331EF613" w14:textId="77777777" w:rsidR="009D30EA" w:rsidRPr="001F0A69" w:rsidRDefault="009D30EA">
            <w:pPr>
              <w:rPr>
                <w:rFonts w:cs="Arial"/>
                <w:sz w:val="16"/>
                <w:lang w:val="en-GB"/>
              </w:rPr>
            </w:pPr>
          </w:p>
        </w:tc>
      </w:tr>
    </w:tbl>
    <w:p w14:paraId="4A227E21" w14:textId="77777777" w:rsidR="00C61331" w:rsidRPr="001F0A69" w:rsidRDefault="00C61331">
      <w:pPr>
        <w:pStyle w:val="NormalIndent"/>
        <w:rPr>
          <w:rFonts w:cs="Arial"/>
          <w:lang w:val="en-GB"/>
        </w:rPr>
      </w:pPr>
    </w:p>
    <w:p w14:paraId="284DA203" w14:textId="77777777" w:rsidR="00C61331" w:rsidRPr="001F0A69" w:rsidRDefault="00C61331">
      <w:pPr>
        <w:rPr>
          <w:rFonts w:cs="Arial"/>
        </w:rPr>
      </w:pPr>
    </w:p>
    <w:p w14:paraId="454D27C1" w14:textId="42868DA8" w:rsidR="00C61331" w:rsidRPr="001F0A69" w:rsidRDefault="00C61331">
      <w:pPr>
        <w:jc w:val="center"/>
        <w:rPr>
          <w:rFonts w:cs="Arial"/>
          <w:b/>
          <w:u w:val="double"/>
        </w:rPr>
      </w:pPr>
      <w:r w:rsidRPr="001F0A69">
        <w:rPr>
          <w:rFonts w:cs="Arial"/>
        </w:rPr>
        <w:br w:type="page"/>
      </w:r>
    </w:p>
    <w:p w14:paraId="3BFAE8B6" w14:textId="77777777" w:rsidR="00D82936" w:rsidRPr="001F0A69" w:rsidRDefault="00D82936">
      <w:pPr>
        <w:jc w:val="center"/>
        <w:rPr>
          <w:rFonts w:cs="Arial"/>
          <w:b/>
          <w:u w:val="double"/>
        </w:rPr>
      </w:pPr>
    </w:p>
    <w:p w14:paraId="23BE608A" w14:textId="77777777" w:rsidR="00C61331" w:rsidRPr="001F0A69" w:rsidRDefault="00C61331">
      <w:pPr>
        <w:pStyle w:val="EndnoteText"/>
        <w:rPr>
          <w:rFonts w:cs="Arial"/>
          <w:vanish/>
        </w:rPr>
      </w:pPr>
    </w:p>
    <w:p w14:paraId="253CED87" w14:textId="77777777" w:rsidR="00EB5EC3" w:rsidRPr="001F0A69" w:rsidRDefault="00EB5EC3" w:rsidP="00EB5EC3">
      <w:pPr>
        <w:jc w:val="center"/>
        <w:rPr>
          <w:rFonts w:cs="Arial"/>
          <w:b/>
          <w:u w:val="double"/>
        </w:rPr>
      </w:pPr>
      <w:r w:rsidRPr="001F0A69">
        <w:rPr>
          <w:rFonts w:cs="Arial"/>
          <w:b/>
          <w:u w:val="double"/>
        </w:rPr>
        <w:t>TABLE OF CONTENTS</w:t>
      </w:r>
    </w:p>
    <w:p w14:paraId="2D711AA0" w14:textId="77777777" w:rsidR="00EB5EC3" w:rsidRPr="001F0A69" w:rsidRDefault="00EB5EC3" w:rsidP="00EB5EC3">
      <w:pPr>
        <w:jc w:val="center"/>
        <w:rPr>
          <w:rFonts w:cs="Arial"/>
          <w:b/>
          <w:u w:val="double"/>
        </w:rPr>
      </w:pPr>
    </w:p>
    <w:p w14:paraId="67174A02" w14:textId="77777777" w:rsidR="00EB5EC3" w:rsidRPr="001F0A69" w:rsidRDefault="00EB5EC3" w:rsidP="00EB5EC3">
      <w:pPr>
        <w:pStyle w:val="EndnoteText"/>
        <w:rPr>
          <w:rFonts w:cs="Arial"/>
          <w:vanish/>
        </w:rPr>
      </w:pPr>
    </w:p>
    <w:p w14:paraId="3DCCE014" w14:textId="030C2CC7" w:rsidR="00CB3E0D" w:rsidRPr="001F0A69" w:rsidRDefault="00EB5EC3">
      <w:pPr>
        <w:pStyle w:val="TOC2"/>
        <w:rPr>
          <w:ins w:id="28" w:author="Chiarelo, Hugo" w:date="2025-10-29T09:27:00Z" w16du:dateUtc="2025-10-29T12:27:00Z"/>
          <w:rFonts w:eastAsiaTheme="minorEastAsia" w:cs="Arial"/>
          <w:caps w:val="0"/>
          <w:color w:val="auto"/>
          <w:kern w:val="2"/>
          <w:szCs w:val="24"/>
          <w14:ligatures w14:val="standardContextual"/>
          <w:rPrChange w:id="29" w:author="Chiarelo, Hugo" w:date="2025-11-03T10:58:00Z" w16du:dateUtc="2025-11-03T13:58:00Z">
            <w:rPr>
              <w:ins w:id="30" w:author="Chiarelo, Hugo" w:date="2025-10-29T09:27:00Z" w16du:dateUtc="2025-10-29T12:27:00Z"/>
              <w:rFonts w:asciiTheme="minorHAnsi" w:eastAsiaTheme="minorEastAsia" w:hAnsiTheme="minorHAnsi" w:cstheme="minorBidi"/>
              <w:caps w:val="0"/>
              <w:color w:val="auto"/>
              <w:kern w:val="2"/>
              <w:szCs w:val="24"/>
              <w14:ligatures w14:val="standardContextual"/>
            </w:rPr>
          </w:rPrChange>
        </w:rPr>
      </w:pPr>
      <w:r w:rsidRPr="001F0A69">
        <w:rPr>
          <w:rFonts w:cs="Arial"/>
          <w:caps w:val="0"/>
          <w:vanish/>
        </w:rPr>
        <w:fldChar w:fldCharType="begin"/>
      </w:r>
      <w:r w:rsidRPr="001F0A69">
        <w:rPr>
          <w:rFonts w:cs="Arial"/>
          <w:caps w:val="0"/>
          <w:vanish/>
        </w:rPr>
        <w:instrText xml:space="preserve"> TOC \o "1-3" </w:instrText>
      </w:r>
      <w:r w:rsidRPr="001F0A69">
        <w:rPr>
          <w:rFonts w:cs="Arial"/>
          <w:caps w:val="0"/>
          <w:vanish/>
        </w:rPr>
        <w:fldChar w:fldCharType="separate"/>
      </w:r>
      <w:ins w:id="31" w:author="Chiarelo, Hugo" w:date="2025-10-29T09:27:00Z" w16du:dateUtc="2025-10-29T12:27:00Z">
        <w:r w:rsidR="00CB3E0D" w:rsidRPr="001F0A69">
          <w:rPr>
            <w:rFonts w:cs="Arial"/>
          </w:rPr>
          <w:t>Glossary</w:t>
        </w:r>
        <w:r w:rsidR="00CB3E0D" w:rsidRPr="001F0A69">
          <w:rPr>
            <w:rFonts w:cs="Arial"/>
          </w:rPr>
          <w:tab/>
        </w:r>
        <w:r w:rsidR="00CB3E0D" w:rsidRPr="001F0A69">
          <w:rPr>
            <w:rFonts w:cs="Arial"/>
          </w:rPr>
          <w:fldChar w:fldCharType="begin"/>
        </w:r>
        <w:r w:rsidR="00CB3E0D" w:rsidRPr="001F0A69">
          <w:rPr>
            <w:rFonts w:cs="Arial"/>
          </w:rPr>
          <w:instrText xml:space="preserve"> PAGEREF _Toc212622440 \h </w:instrText>
        </w:r>
      </w:ins>
      <w:r w:rsidR="00CB3E0D" w:rsidRPr="001F0A69">
        <w:rPr>
          <w:rFonts w:cs="Arial"/>
        </w:rPr>
      </w:r>
      <w:ins w:id="32" w:author="Chiarelo, Hugo" w:date="2025-10-29T09:27:00Z" w16du:dateUtc="2025-10-29T12:27:00Z">
        <w:r w:rsidR="00CB3E0D" w:rsidRPr="001F0A69">
          <w:rPr>
            <w:rFonts w:cs="Arial"/>
          </w:rPr>
          <w:fldChar w:fldCharType="separate"/>
        </w:r>
        <w:r w:rsidR="00CB3E0D" w:rsidRPr="001F0A69">
          <w:rPr>
            <w:rFonts w:cs="Arial"/>
          </w:rPr>
          <w:t>4</w:t>
        </w:r>
        <w:r w:rsidR="00CB3E0D" w:rsidRPr="001F0A69">
          <w:rPr>
            <w:rFonts w:cs="Arial"/>
          </w:rPr>
          <w:fldChar w:fldCharType="end"/>
        </w:r>
      </w:ins>
    </w:p>
    <w:p w14:paraId="77BD264B" w14:textId="7E9BD1C8" w:rsidR="00CB3E0D" w:rsidRPr="001F0A69" w:rsidRDefault="00CB3E0D">
      <w:pPr>
        <w:pStyle w:val="TOC1"/>
        <w:rPr>
          <w:ins w:id="33" w:author="Chiarelo, Hugo" w:date="2025-10-29T09:27:00Z" w16du:dateUtc="2025-10-29T12:27:00Z"/>
          <w:rFonts w:eastAsiaTheme="minorEastAsia" w:cs="Arial"/>
          <w:b w:val="0"/>
          <w:caps w:val="0"/>
          <w:noProof/>
          <w:color w:val="auto"/>
          <w:kern w:val="2"/>
          <w:szCs w:val="24"/>
          <w14:ligatures w14:val="standardContextual"/>
          <w:rPrChange w:id="34" w:author="Chiarelo, Hugo" w:date="2025-11-03T10:58:00Z" w16du:dateUtc="2025-11-03T13:58:00Z">
            <w:rPr>
              <w:ins w:id="35"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36" w:author="Chiarelo, Hugo" w:date="2025-10-29T09:27:00Z" w16du:dateUtc="2025-10-29T12:27:00Z">
        <w:r w:rsidRPr="001F0A69">
          <w:rPr>
            <w:rFonts w:cs="Arial"/>
            <w:noProof/>
            <w:rPrChange w:id="37" w:author="Chiarelo, Hugo" w:date="2025-11-03T10:58:00Z" w16du:dateUtc="2025-11-03T13:58:00Z">
              <w:rPr>
                <w:noProof/>
                <w:lang w:val="pt-BR"/>
              </w:rPr>
            </w:rPrChange>
          </w:rPr>
          <w:t>1.</w:t>
        </w:r>
        <w:r w:rsidRPr="001F0A69">
          <w:rPr>
            <w:rFonts w:eastAsiaTheme="minorEastAsia" w:cs="Arial"/>
            <w:b w:val="0"/>
            <w:caps w:val="0"/>
            <w:noProof/>
            <w:color w:val="auto"/>
            <w:kern w:val="2"/>
            <w:szCs w:val="24"/>
            <w14:ligatures w14:val="standardContextual"/>
            <w:rPrChange w:id="38"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Change w:id="39" w:author="Chiarelo, Hugo" w:date="2025-11-03T10:58:00Z" w16du:dateUtc="2025-11-03T13:58:00Z">
              <w:rPr>
                <w:noProof/>
                <w:lang w:val="pt-BR"/>
              </w:rPr>
            </w:rPrChange>
          </w:rPr>
          <w:t>ems</w:t>
        </w:r>
        <w:r w:rsidRPr="001F0A69">
          <w:rPr>
            <w:rFonts w:cs="Arial"/>
            <w:noProof/>
          </w:rPr>
          <w:tab/>
        </w:r>
        <w:r w:rsidRPr="001F0A69">
          <w:rPr>
            <w:rFonts w:cs="Arial"/>
            <w:noProof/>
          </w:rPr>
          <w:fldChar w:fldCharType="begin"/>
        </w:r>
        <w:r w:rsidRPr="001F0A69">
          <w:rPr>
            <w:rFonts w:cs="Arial"/>
            <w:noProof/>
          </w:rPr>
          <w:instrText xml:space="preserve"> PAGEREF _Toc212622441 \h </w:instrText>
        </w:r>
      </w:ins>
      <w:r w:rsidRPr="001F0A69">
        <w:rPr>
          <w:rFonts w:cs="Arial"/>
          <w:noProof/>
        </w:rPr>
      </w:r>
      <w:ins w:id="40" w:author="Chiarelo, Hugo" w:date="2025-10-29T09:27:00Z" w16du:dateUtc="2025-10-29T12:27:00Z">
        <w:r w:rsidRPr="001F0A69">
          <w:rPr>
            <w:rFonts w:cs="Arial"/>
            <w:noProof/>
          </w:rPr>
          <w:fldChar w:fldCharType="separate"/>
        </w:r>
        <w:r w:rsidRPr="001F0A69">
          <w:rPr>
            <w:rFonts w:cs="Arial"/>
            <w:noProof/>
          </w:rPr>
          <w:t>4</w:t>
        </w:r>
        <w:r w:rsidRPr="001F0A69">
          <w:rPr>
            <w:rFonts w:cs="Arial"/>
            <w:noProof/>
          </w:rPr>
          <w:fldChar w:fldCharType="end"/>
        </w:r>
      </w:ins>
    </w:p>
    <w:p w14:paraId="2E7312F1" w14:textId="38A2BCA9" w:rsidR="00CB3E0D" w:rsidRPr="001F0A69" w:rsidRDefault="00CB3E0D">
      <w:pPr>
        <w:pStyle w:val="TOC1"/>
        <w:rPr>
          <w:ins w:id="41" w:author="Chiarelo, Hugo" w:date="2025-10-29T09:27:00Z" w16du:dateUtc="2025-10-29T12:27:00Z"/>
          <w:rFonts w:eastAsiaTheme="minorEastAsia" w:cs="Arial"/>
          <w:b w:val="0"/>
          <w:caps w:val="0"/>
          <w:noProof/>
          <w:color w:val="auto"/>
          <w:kern w:val="2"/>
          <w:szCs w:val="24"/>
          <w14:ligatures w14:val="standardContextual"/>
          <w:rPrChange w:id="42" w:author="Chiarelo, Hugo" w:date="2025-11-03T10:58:00Z" w16du:dateUtc="2025-11-03T13:58:00Z">
            <w:rPr>
              <w:ins w:id="43"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44" w:author="Chiarelo, Hugo" w:date="2025-10-29T09:27:00Z" w16du:dateUtc="2025-10-29T12:27:00Z">
        <w:r w:rsidRPr="001F0A69">
          <w:rPr>
            <w:rFonts w:cs="Arial"/>
            <w:noProof/>
            <w:rPrChange w:id="45" w:author="Chiarelo, Hugo" w:date="2025-11-03T10:58:00Z" w16du:dateUtc="2025-11-03T13:58:00Z">
              <w:rPr>
                <w:noProof/>
                <w:lang w:val="pt-BR"/>
              </w:rPr>
            </w:rPrChange>
          </w:rPr>
          <w:t>2.</w:t>
        </w:r>
        <w:r w:rsidRPr="001F0A69">
          <w:rPr>
            <w:rFonts w:eastAsiaTheme="minorEastAsia" w:cs="Arial"/>
            <w:b w:val="0"/>
            <w:caps w:val="0"/>
            <w:noProof/>
            <w:color w:val="auto"/>
            <w:kern w:val="2"/>
            <w:szCs w:val="24"/>
            <w14:ligatures w14:val="standardContextual"/>
            <w:rPrChange w:id="46"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Change w:id="47" w:author="Chiarelo, Hugo" w:date="2025-11-03T10:58:00Z" w16du:dateUtc="2025-11-03T13:58:00Z">
              <w:rPr>
                <w:noProof/>
                <w:lang w:val="pt-BR"/>
              </w:rPr>
            </w:rPrChange>
          </w:rPr>
          <w:t>Item Class</w:t>
        </w:r>
        <w:r w:rsidRPr="001F0A69">
          <w:rPr>
            <w:rFonts w:cs="Arial"/>
            <w:noProof/>
          </w:rPr>
          <w:tab/>
        </w:r>
        <w:r w:rsidRPr="001F0A69">
          <w:rPr>
            <w:rFonts w:cs="Arial"/>
            <w:noProof/>
          </w:rPr>
          <w:fldChar w:fldCharType="begin"/>
        </w:r>
        <w:r w:rsidRPr="001F0A69">
          <w:rPr>
            <w:rFonts w:cs="Arial"/>
            <w:noProof/>
          </w:rPr>
          <w:instrText xml:space="preserve"> PAGEREF _Toc212622442 \h </w:instrText>
        </w:r>
      </w:ins>
      <w:r w:rsidRPr="001F0A69">
        <w:rPr>
          <w:rFonts w:cs="Arial"/>
          <w:noProof/>
        </w:rPr>
      </w:r>
      <w:ins w:id="48" w:author="Chiarelo, Hugo" w:date="2025-10-29T09:27:00Z" w16du:dateUtc="2025-10-29T12:27:00Z">
        <w:r w:rsidRPr="001F0A69">
          <w:rPr>
            <w:rFonts w:cs="Arial"/>
            <w:noProof/>
          </w:rPr>
          <w:fldChar w:fldCharType="separate"/>
        </w:r>
        <w:r w:rsidRPr="001F0A69">
          <w:rPr>
            <w:rFonts w:cs="Arial"/>
            <w:noProof/>
          </w:rPr>
          <w:t>4</w:t>
        </w:r>
        <w:r w:rsidRPr="001F0A69">
          <w:rPr>
            <w:rFonts w:cs="Arial"/>
            <w:noProof/>
          </w:rPr>
          <w:fldChar w:fldCharType="end"/>
        </w:r>
      </w:ins>
    </w:p>
    <w:p w14:paraId="0FAA7F98" w14:textId="036A6204" w:rsidR="00CB3E0D" w:rsidRPr="001F0A69" w:rsidRDefault="00CB3E0D">
      <w:pPr>
        <w:pStyle w:val="TOC1"/>
        <w:rPr>
          <w:ins w:id="49" w:author="Chiarelo, Hugo" w:date="2025-10-29T09:27:00Z" w16du:dateUtc="2025-10-29T12:27:00Z"/>
          <w:rFonts w:eastAsiaTheme="minorEastAsia" w:cs="Arial"/>
          <w:b w:val="0"/>
          <w:caps w:val="0"/>
          <w:noProof/>
          <w:color w:val="auto"/>
          <w:kern w:val="2"/>
          <w:szCs w:val="24"/>
          <w14:ligatures w14:val="standardContextual"/>
          <w:rPrChange w:id="50" w:author="Chiarelo, Hugo" w:date="2025-11-03T10:58:00Z" w16du:dateUtc="2025-11-03T13:58:00Z">
            <w:rPr>
              <w:ins w:id="51"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52" w:author="Chiarelo, Hugo" w:date="2025-10-29T09:27:00Z" w16du:dateUtc="2025-10-29T12:27:00Z">
        <w:r w:rsidRPr="001F0A69">
          <w:rPr>
            <w:rFonts w:cs="Arial"/>
            <w:noProof/>
          </w:rPr>
          <w:t>3.</w:t>
        </w:r>
        <w:r w:rsidRPr="001F0A69">
          <w:rPr>
            <w:rFonts w:eastAsiaTheme="minorEastAsia" w:cs="Arial"/>
            <w:b w:val="0"/>
            <w:caps w:val="0"/>
            <w:noProof/>
            <w:color w:val="auto"/>
            <w:kern w:val="2"/>
            <w:szCs w:val="24"/>
            <w14:ligatures w14:val="standardContextual"/>
            <w:rPrChange w:id="53"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
          <w:t>EQUIPMENT function</w:t>
        </w:r>
        <w:r w:rsidRPr="001F0A69">
          <w:rPr>
            <w:rFonts w:cs="Arial"/>
            <w:noProof/>
          </w:rPr>
          <w:tab/>
        </w:r>
        <w:r w:rsidRPr="001F0A69">
          <w:rPr>
            <w:rFonts w:cs="Arial"/>
            <w:noProof/>
          </w:rPr>
          <w:fldChar w:fldCharType="begin"/>
        </w:r>
        <w:r w:rsidRPr="001F0A69">
          <w:rPr>
            <w:rFonts w:cs="Arial"/>
            <w:noProof/>
          </w:rPr>
          <w:instrText xml:space="preserve"> PAGEREF _Toc212622443 \h </w:instrText>
        </w:r>
      </w:ins>
      <w:r w:rsidRPr="001F0A69">
        <w:rPr>
          <w:rFonts w:cs="Arial"/>
          <w:noProof/>
        </w:rPr>
      </w:r>
      <w:ins w:id="54" w:author="Chiarelo, Hugo" w:date="2025-10-29T09:27:00Z" w16du:dateUtc="2025-10-29T12:27:00Z">
        <w:r w:rsidRPr="001F0A69">
          <w:rPr>
            <w:rFonts w:cs="Arial"/>
            <w:noProof/>
          </w:rPr>
          <w:fldChar w:fldCharType="separate"/>
        </w:r>
        <w:r w:rsidRPr="001F0A69">
          <w:rPr>
            <w:rFonts w:cs="Arial"/>
            <w:noProof/>
          </w:rPr>
          <w:t>5</w:t>
        </w:r>
        <w:r w:rsidRPr="001F0A69">
          <w:rPr>
            <w:rFonts w:cs="Arial"/>
            <w:noProof/>
          </w:rPr>
          <w:fldChar w:fldCharType="end"/>
        </w:r>
      </w:ins>
    </w:p>
    <w:p w14:paraId="1AEDAE1B" w14:textId="3EE06DA0" w:rsidR="00CB3E0D" w:rsidRPr="001F0A69" w:rsidRDefault="00CB3E0D">
      <w:pPr>
        <w:pStyle w:val="TOC1"/>
        <w:rPr>
          <w:ins w:id="55" w:author="Chiarelo, Hugo" w:date="2025-10-29T09:27:00Z" w16du:dateUtc="2025-10-29T12:27:00Z"/>
          <w:rFonts w:eastAsiaTheme="minorEastAsia" w:cs="Arial"/>
          <w:b w:val="0"/>
          <w:caps w:val="0"/>
          <w:noProof/>
          <w:color w:val="auto"/>
          <w:kern w:val="2"/>
          <w:szCs w:val="24"/>
          <w14:ligatures w14:val="standardContextual"/>
          <w:rPrChange w:id="56" w:author="Chiarelo, Hugo" w:date="2025-11-03T10:58:00Z" w16du:dateUtc="2025-11-03T13:58:00Z">
            <w:rPr>
              <w:ins w:id="57"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58" w:author="Chiarelo, Hugo" w:date="2025-10-29T09:27:00Z" w16du:dateUtc="2025-10-29T12:27:00Z">
        <w:r w:rsidRPr="001F0A69">
          <w:rPr>
            <w:rFonts w:cs="Arial"/>
            <w:noProof/>
          </w:rPr>
          <w:t>4.</w:t>
        </w:r>
        <w:r w:rsidRPr="001F0A69">
          <w:rPr>
            <w:rFonts w:eastAsiaTheme="minorEastAsia" w:cs="Arial"/>
            <w:b w:val="0"/>
            <w:caps w:val="0"/>
            <w:noProof/>
            <w:color w:val="auto"/>
            <w:kern w:val="2"/>
            <w:szCs w:val="24"/>
            <w14:ligatures w14:val="standardContextual"/>
            <w:rPrChange w:id="59"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
          <w:t>Boundary</w:t>
        </w:r>
        <w:r w:rsidRPr="001F0A69">
          <w:rPr>
            <w:rFonts w:cs="Arial"/>
            <w:noProof/>
          </w:rPr>
          <w:tab/>
        </w:r>
        <w:r w:rsidRPr="001F0A69">
          <w:rPr>
            <w:rFonts w:cs="Arial"/>
            <w:noProof/>
          </w:rPr>
          <w:fldChar w:fldCharType="begin"/>
        </w:r>
        <w:r w:rsidRPr="001F0A69">
          <w:rPr>
            <w:rFonts w:cs="Arial"/>
            <w:noProof/>
          </w:rPr>
          <w:instrText xml:space="preserve"> PAGEREF _Toc212622444 \h </w:instrText>
        </w:r>
      </w:ins>
      <w:r w:rsidRPr="001F0A69">
        <w:rPr>
          <w:rFonts w:cs="Arial"/>
          <w:noProof/>
        </w:rPr>
      </w:r>
      <w:ins w:id="60" w:author="Chiarelo, Hugo" w:date="2025-10-29T09:27:00Z" w16du:dateUtc="2025-10-29T12:27:00Z">
        <w:r w:rsidRPr="001F0A69">
          <w:rPr>
            <w:rFonts w:cs="Arial"/>
            <w:noProof/>
          </w:rPr>
          <w:fldChar w:fldCharType="separate"/>
        </w:r>
        <w:r w:rsidRPr="001F0A69">
          <w:rPr>
            <w:rFonts w:cs="Arial"/>
            <w:noProof/>
          </w:rPr>
          <w:t>5</w:t>
        </w:r>
        <w:r w:rsidRPr="001F0A69">
          <w:rPr>
            <w:rFonts w:cs="Arial"/>
            <w:noProof/>
          </w:rPr>
          <w:fldChar w:fldCharType="end"/>
        </w:r>
      </w:ins>
    </w:p>
    <w:p w14:paraId="2B3D0B04" w14:textId="4FEF38C6" w:rsidR="00CB3E0D" w:rsidRPr="001F0A69" w:rsidRDefault="00CB3E0D">
      <w:pPr>
        <w:pStyle w:val="TOC1"/>
        <w:rPr>
          <w:ins w:id="61" w:author="Chiarelo, Hugo" w:date="2025-10-29T09:27:00Z" w16du:dateUtc="2025-10-29T12:27:00Z"/>
          <w:rFonts w:eastAsiaTheme="minorEastAsia" w:cs="Arial"/>
          <w:b w:val="0"/>
          <w:caps w:val="0"/>
          <w:noProof/>
          <w:color w:val="auto"/>
          <w:kern w:val="2"/>
          <w:szCs w:val="24"/>
          <w14:ligatures w14:val="standardContextual"/>
          <w:rPrChange w:id="62" w:author="Chiarelo, Hugo" w:date="2025-11-03T10:58:00Z" w16du:dateUtc="2025-11-03T13:58:00Z">
            <w:rPr>
              <w:ins w:id="63"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64" w:author="Chiarelo, Hugo" w:date="2025-10-29T09:27:00Z" w16du:dateUtc="2025-10-29T12:27:00Z">
        <w:r w:rsidRPr="001F0A69">
          <w:rPr>
            <w:rFonts w:cs="Arial"/>
            <w:noProof/>
          </w:rPr>
          <w:t>5.</w:t>
        </w:r>
        <w:r w:rsidRPr="001F0A69">
          <w:rPr>
            <w:rFonts w:eastAsiaTheme="minorEastAsia" w:cs="Arial"/>
            <w:b w:val="0"/>
            <w:caps w:val="0"/>
            <w:noProof/>
            <w:color w:val="auto"/>
            <w:kern w:val="2"/>
            <w:szCs w:val="24"/>
            <w14:ligatures w14:val="standardContextual"/>
            <w:rPrChange w:id="65"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
          <w:t>Functional Failure</w:t>
        </w:r>
        <w:r w:rsidRPr="001F0A69">
          <w:rPr>
            <w:rFonts w:cs="Arial"/>
            <w:noProof/>
          </w:rPr>
          <w:tab/>
        </w:r>
        <w:r w:rsidRPr="001F0A69">
          <w:rPr>
            <w:rFonts w:cs="Arial"/>
            <w:noProof/>
          </w:rPr>
          <w:fldChar w:fldCharType="begin"/>
        </w:r>
        <w:r w:rsidRPr="001F0A69">
          <w:rPr>
            <w:rFonts w:cs="Arial"/>
            <w:noProof/>
          </w:rPr>
          <w:instrText xml:space="preserve"> PAGEREF _Toc212622445 \h </w:instrText>
        </w:r>
      </w:ins>
      <w:r w:rsidRPr="001F0A69">
        <w:rPr>
          <w:rFonts w:cs="Arial"/>
          <w:noProof/>
        </w:rPr>
      </w:r>
      <w:ins w:id="66" w:author="Chiarelo, Hugo" w:date="2025-10-29T09:27:00Z" w16du:dateUtc="2025-10-29T12:27:00Z">
        <w:r w:rsidRPr="001F0A69">
          <w:rPr>
            <w:rFonts w:cs="Arial"/>
            <w:noProof/>
          </w:rPr>
          <w:fldChar w:fldCharType="separate"/>
        </w:r>
        <w:r w:rsidRPr="001F0A69">
          <w:rPr>
            <w:rFonts w:cs="Arial"/>
            <w:noProof/>
          </w:rPr>
          <w:t>5</w:t>
        </w:r>
        <w:r w:rsidRPr="001F0A69">
          <w:rPr>
            <w:rFonts w:cs="Arial"/>
            <w:noProof/>
          </w:rPr>
          <w:fldChar w:fldCharType="end"/>
        </w:r>
      </w:ins>
    </w:p>
    <w:p w14:paraId="5FDC5DAF" w14:textId="712978DD" w:rsidR="00CB3E0D" w:rsidRPr="001F0A69" w:rsidRDefault="00CB3E0D">
      <w:pPr>
        <w:pStyle w:val="TOC1"/>
        <w:rPr>
          <w:ins w:id="67" w:author="Chiarelo, Hugo" w:date="2025-10-29T09:27:00Z" w16du:dateUtc="2025-10-29T12:27:00Z"/>
          <w:rFonts w:eastAsiaTheme="minorEastAsia" w:cs="Arial"/>
          <w:b w:val="0"/>
          <w:caps w:val="0"/>
          <w:noProof/>
          <w:color w:val="auto"/>
          <w:kern w:val="2"/>
          <w:szCs w:val="24"/>
          <w14:ligatures w14:val="standardContextual"/>
          <w:rPrChange w:id="68" w:author="Chiarelo, Hugo" w:date="2025-11-03T10:58:00Z" w16du:dateUtc="2025-11-03T13:58:00Z">
            <w:rPr>
              <w:ins w:id="69"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70" w:author="Chiarelo, Hugo" w:date="2025-10-29T09:27:00Z" w16du:dateUtc="2025-10-29T12:27:00Z">
        <w:r w:rsidRPr="001F0A69">
          <w:rPr>
            <w:rFonts w:cs="Arial"/>
            <w:noProof/>
          </w:rPr>
          <w:t>6.</w:t>
        </w:r>
        <w:r w:rsidRPr="001F0A69">
          <w:rPr>
            <w:rFonts w:eastAsiaTheme="minorEastAsia" w:cs="Arial"/>
            <w:b w:val="0"/>
            <w:caps w:val="0"/>
            <w:noProof/>
            <w:color w:val="auto"/>
            <w:kern w:val="2"/>
            <w:szCs w:val="24"/>
            <w14:ligatures w14:val="standardContextual"/>
            <w:rPrChange w:id="71"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
          <w:t>Maintainable item</w:t>
        </w:r>
        <w:r w:rsidRPr="001F0A69">
          <w:rPr>
            <w:rFonts w:cs="Arial"/>
            <w:noProof/>
          </w:rPr>
          <w:tab/>
        </w:r>
        <w:r w:rsidRPr="001F0A69">
          <w:rPr>
            <w:rFonts w:cs="Arial"/>
            <w:noProof/>
          </w:rPr>
          <w:fldChar w:fldCharType="begin"/>
        </w:r>
        <w:r w:rsidRPr="001F0A69">
          <w:rPr>
            <w:rFonts w:cs="Arial"/>
            <w:noProof/>
          </w:rPr>
          <w:instrText xml:space="preserve"> PAGEREF _Toc212622446 \h </w:instrText>
        </w:r>
      </w:ins>
      <w:r w:rsidRPr="001F0A69">
        <w:rPr>
          <w:rFonts w:cs="Arial"/>
          <w:noProof/>
        </w:rPr>
      </w:r>
      <w:ins w:id="72" w:author="Chiarelo, Hugo" w:date="2025-10-29T09:27:00Z" w16du:dateUtc="2025-10-29T12:27:00Z">
        <w:r w:rsidRPr="001F0A69">
          <w:rPr>
            <w:rFonts w:cs="Arial"/>
            <w:noProof/>
          </w:rPr>
          <w:fldChar w:fldCharType="separate"/>
        </w:r>
        <w:r w:rsidRPr="001F0A69">
          <w:rPr>
            <w:rFonts w:cs="Arial"/>
            <w:noProof/>
          </w:rPr>
          <w:t>5</w:t>
        </w:r>
        <w:r w:rsidRPr="001F0A69">
          <w:rPr>
            <w:rFonts w:cs="Arial"/>
            <w:noProof/>
          </w:rPr>
          <w:fldChar w:fldCharType="end"/>
        </w:r>
      </w:ins>
    </w:p>
    <w:p w14:paraId="2402FC7C" w14:textId="51B55428" w:rsidR="00CB3E0D" w:rsidRPr="001F0A69" w:rsidRDefault="00CB3E0D">
      <w:pPr>
        <w:pStyle w:val="TOC1"/>
        <w:rPr>
          <w:ins w:id="73" w:author="Chiarelo, Hugo" w:date="2025-10-29T09:27:00Z" w16du:dateUtc="2025-10-29T12:27:00Z"/>
          <w:rFonts w:eastAsiaTheme="minorEastAsia" w:cs="Arial"/>
          <w:b w:val="0"/>
          <w:caps w:val="0"/>
          <w:noProof/>
          <w:color w:val="auto"/>
          <w:kern w:val="2"/>
          <w:szCs w:val="24"/>
          <w14:ligatures w14:val="standardContextual"/>
          <w:rPrChange w:id="74" w:author="Chiarelo, Hugo" w:date="2025-11-03T10:58:00Z" w16du:dateUtc="2025-11-03T13:58:00Z">
            <w:rPr>
              <w:ins w:id="75"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76" w:author="Chiarelo, Hugo" w:date="2025-10-29T09:27:00Z" w16du:dateUtc="2025-10-29T12:27:00Z">
        <w:r w:rsidRPr="001F0A69">
          <w:rPr>
            <w:rFonts w:cs="Arial"/>
            <w:noProof/>
          </w:rPr>
          <w:t>7.</w:t>
        </w:r>
        <w:r w:rsidRPr="001F0A69">
          <w:rPr>
            <w:rFonts w:eastAsiaTheme="minorEastAsia" w:cs="Arial"/>
            <w:b w:val="0"/>
            <w:caps w:val="0"/>
            <w:noProof/>
            <w:color w:val="auto"/>
            <w:kern w:val="2"/>
            <w:szCs w:val="24"/>
            <w14:ligatures w14:val="standardContextual"/>
            <w:rPrChange w:id="77"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
          <w:t>Failure effect</w:t>
        </w:r>
        <w:r w:rsidRPr="001F0A69">
          <w:rPr>
            <w:rFonts w:cs="Arial"/>
            <w:noProof/>
          </w:rPr>
          <w:tab/>
        </w:r>
        <w:r w:rsidRPr="001F0A69">
          <w:rPr>
            <w:rFonts w:cs="Arial"/>
            <w:noProof/>
          </w:rPr>
          <w:fldChar w:fldCharType="begin"/>
        </w:r>
        <w:r w:rsidRPr="001F0A69">
          <w:rPr>
            <w:rFonts w:cs="Arial"/>
            <w:noProof/>
          </w:rPr>
          <w:instrText xml:space="preserve"> PAGEREF _Toc212622448 \h </w:instrText>
        </w:r>
      </w:ins>
      <w:r w:rsidRPr="001F0A69">
        <w:rPr>
          <w:rFonts w:cs="Arial"/>
          <w:noProof/>
        </w:rPr>
      </w:r>
      <w:ins w:id="78" w:author="Chiarelo, Hugo" w:date="2025-10-29T09:27:00Z" w16du:dateUtc="2025-10-29T12:27:00Z">
        <w:r w:rsidRPr="001F0A69">
          <w:rPr>
            <w:rFonts w:cs="Arial"/>
            <w:noProof/>
          </w:rPr>
          <w:fldChar w:fldCharType="separate"/>
        </w:r>
        <w:r w:rsidRPr="001F0A69">
          <w:rPr>
            <w:rFonts w:cs="Arial"/>
            <w:noProof/>
          </w:rPr>
          <w:t>5</w:t>
        </w:r>
        <w:r w:rsidRPr="001F0A69">
          <w:rPr>
            <w:rFonts w:cs="Arial"/>
            <w:noProof/>
          </w:rPr>
          <w:fldChar w:fldCharType="end"/>
        </w:r>
      </w:ins>
    </w:p>
    <w:p w14:paraId="219CE8D5" w14:textId="6E0AA9D4" w:rsidR="00CB3E0D" w:rsidRPr="001F0A69" w:rsidRDefault="00CB3E0D">
      <w:pPr>
        <w:pStyle w:val="TOC1"/>
        <w:rPr>
          <w:ins w:id="79" w:author="Chiarelo, Hugo" w:date="2025-10-29T09:27:00Z" w16du:dateUtc="2025-10-29T12:27:00Z"/>
          <w:rFonts w:eastAsiaTheme="minorEastAsia" w:cs="Arial"/>
          <w:b w:val="0"/>
          <w:caps w:val="0"/>
          <w:noProof/>
          <w:color w:val="auto"/>
          <w:kern w:val="2"/>
          <w:szCs w:val="24"/>
          <w14:ligatures w14:val="standardContextual"/>
          <w:rPrChange w:id="80" w:author="Chiarelo, Hugo" w:date="2025-11-03T10:58:00Z" w16du:dateUtc="2025-11-03T13:58:00Z">
            <w:rPr>
              <w:ins w:id="81"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82" w:author="Chiarelo, Hugo" w:date="2025-10-29T09:27:00Z" w16du:dateUtc="2025-10-29T12:27:00Z">
        <w:r w:rsidRPr="001F0A69">
          <w:rPr>
            <w:rFonts w:cs="Arial"/>
            <w:noProof/>
          </w:rPr>
          <w:t>8.</w:t>
        </w:r>
        <w:r w:rsidRPr="001F0A69">
          <w:rPr>
            <w:rFonts w:eastAsiaTheme="minorEastAsia" w:cs="Arial"/>
            <w:b w:val="0"/>
            <w:caps w:val="0"/>
            <w:noProof/>
            <w:color w:val="auto"/>
            <w:kern w:val="2"/>
            <w:szCs w:val="24"/>
            <w14:ligatures w14:val="standardContextual"/>
            <w:rPrChange w:id="83"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
          <w:t>symptom</w:t>
        </w:r>
        <w:r w:rsidRPr="001F0A69">
          <w:rPr>
            <w:rFonts w:cs="Arial"/>
            <w:noProof/>
          </w:rPr>
          <w:tab/>
        </w:r>
        <w:r w:rsidRPr="001F0A69">
          <w:rPr>
            <w:rFonts w:cs="Arial"/>
            <w:noProof/>
          </w:rPr>
          <w:fldChar w:fldCharType="begin"/>
        </w:r>
        <w:r w:rsidRPr="001F0A69">
          <w:rPr>
            <w:rFonts w:cs="Arial"/>
            <w:noProof/>
          </w:rPr>
          <w:instrText xml:space="preserve"> PAGEREF _Toc212622449 \h </w:instrText>
        </w:r>
      </w:ins>
      <w:r w:rsidRPr="001F0A69">
        <w:rPr>
          <w:rFonts w:cs="Arial"/>
          <w:noProof/>
        </w:rPr>
      </w:r>
      <w:ins w:id="84" w:author="Chiarelo, Hugo" w:date="2025-10-29T09:27:00Z" w16du:dateUtc="2025-10-29T12:27:00Z">
        <w:r w:rsidRPr="001F0A69">
          <w:rPr>
            <w:rFonts w:cs="Arial"/>
            <w:noProof/>
          </w:rPr>
          <w:fldChar w:fldCharType="separate"/>
        </w:r>
        <w:r w:rsidRPr="001F0A69">
          <w:rPr>
            <w:rFonts w:cs="Arial"/>
            <w:noProof/>
          </w:rPr>
          <w:t>6</w:t>
        </w:r>
        <w:r w:rsidRPr="001F0A69">
          <w:rPr>
            <w:rFonts w:cs="Arial"/>
            <w:noProof/>
          </w:rPr>
          <w:fldChar w:fldCharType="end"/>
        </w:r>
      </w:ins>
    </w:p>
    <w:p w14:paraId="1B9CE74F" w14:textId="7BA658EB" w:rsidR="00CB3E0D" w:rsidRPr="001F0A69" w:rsidRDefault="00CB3E0D">
      <w:pPr>
        <w:pStyle w:val="TOC1"/>
        <w:rPr>
          <w:ins w:id="85" w:author="Chiarelo, Hugo" w:date="2025-10-29T09:27:00Z" w16du:dateUtc="2025-10-29T12:27:00Z"/>
          <w:rFonts w:eastAsiaTheme="minorEastAsia" w:cs="Arial"/>
          <w:b w:val="0"/>
          <w:caps w:val="0"/>
          <w:noProof/>
          <w:color w:val="auto"/>
          <w:kern w:val="2"/>
          <w:szCs w:val="24"/>
          <w14:ligatures w14:val="standardContextual"/>
          <w:rPrChange w:id="86" w:author="Chiarelo, Hugo" w:date="2025-11-03T10:58:00Z" w16du:dateUtc="2025-11-03T13:58:00Z">
            <w:rPr>
              <w:ins w:id="87"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88" w:author="Chiarelo, Hugo" w:date="2025-10-29T09:27:00Z" w16du:dateUtc="2025-10-29T12:27:00Z">
        <w:r w:rsidRPr="001F0A69">
          <w:rPr>
            <w:rFonts w:cs="Arial"/>
            <w:noProof/>
          </w:rPr>
          <w:t>9.</w:t>
        </w:r>
        <w:r w:rsidRPr="001F0A69">
          <w:rPr>
            <w:rFonts w:eastAsiaTheme="minorEastAsia" w:cs="Arial"/>
            <w:b w:val="0"/>
            <w:caps w:val="0"/>
            <w:noProof/>
            <w:color w:val="auto"/>
            <w:kern w:val="2"/>
            <w:szCs w:val="24"/>
            <w14:ligatures w14:val="standardContextual"/>
            <w:rPrChange w:id="89"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
          <w:t>CAUSE</w:t>
        </w:r>
        <w:r w:rsidRPr="001F0A69">
          <w:rPr>
            <w:rFonts w:cs="Arial"/>
            <w:noProof/>
          </w:rPr>
          <w:tab/>
        </w:r>
        <w:r w:rsidRPr="001F0A69">
          <w:rPr>
            <w:rFonts w:cs="Arial"/>
            <w:noProof/>
          </w:rPr>
          <w:fldChar w:fldCharType="begin"/>
        </w:r>
        <w:r w:rsidRPr="001F0A69">
          <w:rPr>
            <w:rFonts w:cs="Arial"/>
            <w:noProof/>
          </w:rPr>
          <w:instrText xml:space="preserve"> PAGEREF _Toc212622450 \h </w:instrText>
        </w:r>
      </w:ins>
      <w:r w:rsidRPr="001F0A69">
        <w:rPr>
          <w:rFonts w:cs="Arial"/>
          <w:noProof/>
        </w:rPr>
      </w:r>
      <w:ins w:id="90" w:author="Chiarelo, Hugo" w:date="2025-10-29T09:27:00Z" w16du:dateUtc="2025-10-29T12:27:00Z">
        <w:r w:rsidRPr="001F0A69">
          <w:rPr>
            <w:rFonts w:cs="Arial"/>
            <w:noProof/>
          </w:rPr>
          <w:fldChar w:fldCharType="separate"/>
        </w:r>
        <w:r w:rsidRPr="001F0A69">
          <w:rPr>
            <w:rFonts w:cs="Arial"/>
            <w:noProof/>
          </w:rPr>
          <w:t>7</w:t>
        </w:r>
        <w:r w:rsidRPr="001F0A69">
          <w:rPr>
            <w:rFonts w:cs="Arial"/>
            <w:noProof/>
          </w:rPr>
          <w:fldChar w:fldCharType="end"/>
        </w:r>
      </w:ins>
    </w:p>
    <w:p w14:paraId="6D627074" w14:textId="2EE59D6D" w:rsidR="00CB3E0D" w:rsidRPr="001F0A69" w:rsidRDefault="00CB3E0D">
      <w:pPr>
        <w:pStyle w:val="TOC2"/>
        <w:rPr>
          <w:ins w:id="91" w:author="Chiarelo, Hugo" w:date="2025-10-29T09:27:00Z" w16du:dateUtc="2025-10-29T12:27:00Z"/>
          <w:rFonts w:eastAsiaTheme="minorEastAsia" w:cs="Arial"/>
          <w:caps w:val="0"/>
          <w:color w:val="auto"/>
          <w:kern w:val="2"/>
          <w:szCs w:val="24"/>
          <w14:ligatures w14:val="standardContextual"/>
          <w:rPrChange w:id="92" w:author="Chiarelo, Hugo" w:date="2025-11-03T10:58:00Z" w16du:dateUtc="2025-11-03T13:58:00Z">
            <w:rPr>
              <w:ins w:id="93" w:author="Chiarelo, Hugo" w:date="2025-10-29T09:27:00Z" w16du:dateUtc="2025-10-29T12:27:00Z"/>
              <w:rFonts w:asciiTheme="minorHAnsi" w:eastAsiaTheme="minorEastAsia" w:hAnsiTheme="minorHAnsi" w:cstheme="minorBidi"/>
              <w:caps w:val="0"/>
              <w:color w:val="auto"/>
              <w:kern w:val="2"/>
              <w:szCs w:val="24"/>
              <w14:ligatures w14:val="standardContextual"/>
            </w:rPr>
          </w:rPrChange>
        </w:rPr>
      </w:pPr>
      <w:ins w:id="94" w:author="Chiarelo, Hugo" w:date="2025-10-29T09:27:00Z" w16du:dateUtc="2025-10-29T12:27:00Z">
        <w:r w:rsidRPr="001F0A69">
          <w:rPr>
            <w:rFonts w:cs="Arial"/>
          </w:rPr>
          <w:t>a)</w:t>
        </w:r>
        <w:r w:rsidRPr="001F0A69">
          <w:rPr>
            <w:rFonts w:eastAsiaTheme="minorEastAsia" w:cs="Arial"/>
            <w:caps w:val="0"/>
            <w:color w:val="auto"/>
            <w:kern w:val="2"/>
            <w:szCs w:val="24"/>
            <w14:ligatures w14:val="standardContextual"/>
            <w:rPrChange w:id="95" w:author="Chiarelo, Hugo" w:date="2025-11-03T10:58:00Z" w16du:dateUtc="2025-11-03T13:58:00Z">
              <w:rPr>
                <w:rFonts w:asciiTheme="minorHAnsi" w:eastAsiaTheme="minorEastAsia" w:hAnsiTheme="minorHAnsi" w:cstheme="minorBidi"/>
                <w:caps w:val="0"/>
                <w:color w:val="auto"/>
                <w:kern w:val="2"/>
                <w:szCs w:val="24"/>
                <w14:ligatures w14:val="standardContextual"/>
              </w:rPr>
            </w:rPrChange>
          </w:rPr>
          <w:tab/>
        </w:r>
        <w:r w:rsidRPr="001F0A69">
          <w:rPr>
            <w:rFonts w:cs="Arial"/>
          </w:rPr>
          <w:t>SPARE PARTS IN THE FAILLING COMPONENT</w:t>
        </w:r>
        <w:r w:rsidRPr="001F0A69">
          <w:rPr>
            <w:rFonts w:cs="Arial"/>
          </w:rPr>
          <w:tab/>
        </w:r>
        <w:r w:rsidRPr="001F0A69">
          <w:rPr>
            <w:rFonts w:cs="Arial"/>
          </w:rPr>
          <w:fldChar w:fldCharType="begin"/>
        </w:r>
        <w:r w:rsidRPr="001F0A69">
          <w:rPr>
            <w:rFonts w:cs="Arial"/>
          </w:rPr>
          <w:instrText xml:space="preserve"> PAGEREF _Toc212622451 \h </w:instrText>
        </w:r>
      </w:ins>
      <w:r w:rsidRPr="001F0A69">
        <w:rPr>
          <w:rFonts w:cs="Arial"/>
        </w:rPr>
      </w:r>
      <w:ins w:id="96" w:author="Chiarelo, Hugo" w:date="2025-10-29T09:27:00Z" w16du:dateUtc="2025-10-29T12:27:00Z">
        <w:r w:rsidRPr="001F0A69">
          <w:rPr>
            <w:rFonts w:cs="Arial"/>
          </w:rPr>
          <w:fldChar w:fldCharType="separate"/>
        </w:r>
        <w:r w:rsidRPr="001F0A69">
          <w:rPr>
            <w:rFonts w:cs="Arial"/>
          </w:rPr>
          <w:t>9</w:t>
        </w:r>
        <w:r w:rsidRPr="001F0A69">
          <w:rPr>
            <w:rFonts w:cs="Arial"/>
          </w:rPr>
          <w:fldChar w:fldCharType="end"/>
        </w:r>
      </w:ins>
    </w:p>
    <w:p w14:paraId="7480F92A" w14:textId="41CF2A49" w:rsidR="00CB3E0D" w:rsidRPr="001F0A69" w:rsidRDefault="00CB3E0D">
      <w:pPr>
        <w:pStyle w:val="TOC1"/>
        <w:rPr>
          <w:ins w:id="97" w:author="Chiarelo, Hugo" w:date="2025-10-29T09:27:00Z" w16du:dateUtc="2025-10-29T12:27:00Z"/>
          <w:rFonts w:eastAsiaTheme="minorEastAsia" w:cs="Arial"/>
          <w:b w:val="0"/>
          <w:caps w:val="0"/>
          <w:noProof/>
          <w:color w:val="auto"/>
          <w:kern w:val="2"/>
          <w:szCs w:val="24"/>
          <w14:ligatures w14:val="standardContextual"/>
          <w:rPrChange w:id="98" w:author="Chiarelo, Hugo" w:date="2025-11-03T10:58:00Z" w16du:dateUtc="2025-11-03T13:58:00Z">
            <w:rPr>
              <w:ins w:id="99"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100" w:author="Chiarelo, Hugo" w:date="2025-10-29T09:27:00Z" w16du:dateUtc="2025-10-29T12:27:00Z">
        <w:r w:rsidRPr="001F0A69">
          <w:rPr>
            <w:rFonts w:cs="Arial"/>
            <w:noProof/>
          </w:rPr>
          <w:t>10.</w:t>
        </w:r>
        <w:r w:rsidRPr="001F0A69">
          <w:rPr>
            <w:rFonts w:eastAsiaTheme="minorEastAsia" w:cs="Arial"/>
            <w:b w:val="0"/>
            <w:caps w:val="0"/>
            <w:noProof/>
            <w:color w:val="auto"/>
            <w:kern w:val="2"/>
            <w:szCs w:val="24"/>
            <w14:ligatures w14:val="standardContextual"/>
            <w:rPrChange w:id="101"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
          <w:t>Treatment Action</w:t>
        </w:r>
        <w:r w:rsidRPr="001F0A69">
          <w:rPr>
            <w:rFonts w:cs="Arial"/>
            <w:noProof/>
          </w:rPr>
          <w:tab/>
        </w:r>
        <w:r w:rsidRPr="001F0A69">
          <w:rPr>
            <w:rFonts w:cs="Arial"/>
            <w:noProof/>
          </w:rPr>
          <w:fldChar w:fldCharType="begin"/>
        </w:r>
        <w:r w:rsidRPr="001F0A69">
          <w:rPr>
            <w:rFonts w:cs="Arial"/>
            <w:noProof/>
          </w:rPr>
          <w:instrText xml:space="preserve"> PAGEREF _Toc212622452 \h </w:instrText>
        </w:r>
      </w:ins>
      <w:r w:rsidRPr="001F0A69">
        <w:rPr>
          <w:rFonts w:cs="Arial"/>
          <w:noProof/>
        </w:rPr>
      </w:r>
      <w:ins w:id="102" w:author="Chiarelo, Hugo" w:date="2025-10-29T09:27:00Z" w16du:dateUtc="2025-10-29T12:27:00Z">
        <w:r w:rsidRPr="001F0A69">
          <w:rPr>
            <w:rFonts w:cs="Arial"/>
            <w:noProof/>
          </w:rPr>
          <w:fldChar w:fldCharType="separate"/>
        </w:r>
        <w:r w:rsidRPr="001F0A69">
          <w:rPr>
            <w:rFonts w:cs="Arial"/>
            <w:noProof/>
          </w:rPr>
          <w:t>9</w:t>
        </w:r>
        <w:r w:rsidRPr="001F0A69">
          <w:rPr>
            <w:rFonts w:cs="Arial"/>
            <w:noProof/>
          </w:rPr>
          <w:fldChar w:fldCharType="end"/>
        </w:r>
      </w:ins>
    </w:p>
    <w:p w14:paraId="12E3B72C" w14:textId="6D98E046" w:rsidR="00CB3E0D" w:rsidRPr="001F0A69" w:rsidRDefault="00CB3E0D">
      <w:pPr>
        <w:pStyle w:val="TOC2"/>
        <w:rPr>
          <w:ins w:id="103" w:author="Chiarelo, Hugo" w:date="2025-10-29T09:27:00Z" w16du:dateUtc="2025-10-29T12:27:00Z"/>
          <w:rFonts w:eastAsiaTheme="minorEastAsia" w:cs="Arial"/>
          <w:caps w:val="0"/>
          <w:color w:val="auto"/>
          <w:kern w:val="2"/>
          <w:szCs w:val="24"/>
          <w14:ligatures w14:val="standardContextual"/>
          <w:rPrChange w:id="104" w:author="Chiarelo, Hugo" w:date="2025-11-03T10:58:00Z" w16du:dateUtc="2025-11-03T13:58:00Z">
            <w:rPr>
              <w:ins w:id="105" w:author="Chiarelo, Hugo" w:date="2025-10-29T09:27:00Z" w16du:dateUtc="2025-10-29T12:27:00Z"/>
              <w:rFonts w:asciiTheme="minorHAnsi" w:eastAsiaTheme="minorEastAsia" w:hAnsiTheme="minorHAnsi" w:cstheme="minorBidi"/>
              <w:caps w:val="0"/>
              <w:color w:val="auto"/>
              <w:kern w:val="2"/>
              <w:szCs w:val="24"/>
              <w14:ligatures w14:val="standardContextual"/>
            </w:rPr>
          </w:rPrChange>
        </w:rPr>
      </w:pPr>
      <w:ins w:id="106" w:author="Chiarelo, Hugo" w:date="2025-10-29T09:27:00Z" w16du:dateUtc="2025-10-29T12:27:00Z">
        <w:r w:rsidRPr="001F0A69">
          <w:rPr>
            <w:rFonts w:eastAsiaTheme="minorEastAsia" w:cs="Arial"/>
            <w:caps w:val="0"/>
            <w:color w:val="auto"/>
            <w:kern w:val="2"/>
            <w:szCs w:val="24"/>
            <w14:ligatures w14:val="standardContextual"/>
            <w:rPrChange w:id="107" w:author="Chiarelo, Hugo" w:date="2025-11-03T10:58:00Z" w16du:dateUtc="2025-11-03T13:58:00Z">
              <w:rPr>
                <w:rFonts w:asciiTheme="minorHAnsi" w:eastAsiaTheme="minorEastAsia" w:hAnsiTheme="minorHAnsi" w:cstheme="minorBidi"/>
                <w:caps w:val="0"/>
                <w:color w:val="auto"/>
                <w:kern w:val="2"/>
                <w:szCs w:val="24"/>
                <w14:ligatures w14:val="standardContextual"/>
              </w:rPr>
            </w:rPrChange>
          </w:rPr>
          <w:tab/>
        </w:r>
        <w:r w:rsidRPr="001F0A69">
          <w:rPr>
            <w:rFonts w:cs="Arial"/>
          </w:rPr>
          <w:t>How to build a Treatment Action or Technical Reporting</w:t>
        </w:r>
        <w:r w:rsidRPr="001F0A69">
          <w:rPr>
            <w:rFonts w:cs="Arial"/>
          </w:rPr>
          <w:tab/>
        </w:r>
        <w:r w:rsidRPr="001F0A69">
          <w:rPr>
            <w:rFonts w:cs="Arial"/>
          </w:rPr>
          <w:fldChar w:fldCharType="begin"/>
        </w:r>
        <w:r w:rsidRPr="001F0A69">
          <w:rPr>
            <w:rFonts w:cs="Arial"/>
          </w:rPr>
          <w:instrText xml:space="preserve"> PAGEREF _Toc212622453 \h </w:instrText>
        </w:r>
      </w:ins>
      <w:r w:rsidRPr="001F0A69">
        <w:rPr>
          <w:rFonts w:cs="Arial"/>
        </w:rPr>
      </w:r>
      <w:ins w:id="108" w:author="Chiarelo, Hugo" w:date="2025-10-29T09:27:00Z" w16du:dateUtc="2025-10-29T12:27:00Z">
        <w:r w:rsidRPr="001F0A69">
          <w:rPr>
            <w:rFonts w:cs="Arial"/>
          </w:rPr>
          <w:fldChar w:fldCharType="separate"/>
        </w:r>
        <w:r w:rsidRPr="001F0A69">
          <w:rPr>
            <w:rFonts w:cs="Arial"/>
          </w:rPr>
          <w:t>10</w:t>
        </w:r>
        <w:r w:rsidRPr="001F0A69">
          <w:rPr>
            <w:rFonts w:cs="Arial"/>
          </w:rPr>
          <w:fldChar w:fldCharType="end"/>
        </w:r>
      </w:ins>
    </w:p>
    <w:p w14:paraId="44F6D0A6" w14:textId="776D1B26" w:rsidR="00CB3E0D" w:rsidRPr="001F0A69" w:rsidRDefault="00CB3E0D">
      <w:pPr>
        <w:pStyle w:val="TOC2"/>
        <w:rPr>
          <w:ins w:id="109" w:author="Chiarelo, Hugo" w:date="2025-10-29T09:27:00Z" w16du:dateUtc="2025-10-29T12:27:00Z"/>
          <w:rFonts w:eastAsiaTheme="minorEastAsia" w:cs="Arial"/>
          <w:caps w:val="0"/>
          <w:color w:val="auto"/>
          <w:kern w:val="2"/>
          <w:szCs w:val="24"/>
          <w14:ligatures w14:val="standardContextual"/>
          <w:rPrChange w:id="110" w:author="Chiarelo, Hugo" w:date="2025-11-03T10:58:00Z" w16du:dateUtc="2025-11-03T13:58:00Z">
            <w:rPr>
              <w:ins w:id="111" w:author="Chiarelo, Hugo" w:date="2025-10-29T09:27:00Z" w16du:dateUtc="2025-10-29T12:27:00Z"/>
              <w:rFonts w:asciiTheme="minorHAnsi" w:eastAsiaTheme="minorEastAsia" w:hAnsiTheme="minorHAnsi" w:cstheme="minorBidi"/>
              <w:caps w:val="0"/>
              <w:color w:val="auto"/>
              <w:kern w:val="2"/>
              <w:szCs w:val="24"/>
              <w14:ligatures w14:val="standardContextual"/>
            </w:rPr>
          </w:rPrChange>
        </w:rPr>
      </w:pPr>
      <w:ins w:id="112" w:author="Chiarelo, Hugo" w:date="2025-10-29T09:27:00Z" w16du:dateUtc="2025-10-29T12:27:00Z">
        <w:r w:rsidRPr="001F0A69">
          <w:rPr>
            <w:rFonts w:cs="Arial"/>
          </w:rPr>
          <w:t>b)</w:t>
        </w:r>
        <w:r w:rsidRPr="001F0A69">
          <w:rPr>
            <w:rFonts w:cs="Arial"/>
          </w:rPr>
          <w:tab/>
        </w:r>
        <w:r w:rsidRPr="001F0A69">
          <w:rPr>
            <w:rFonts w:cs="Arial"/>
          </w:rPr>
          <w:fldChar w:fldCharType="begin"/>
        </w:r>
        <w:r w:rsidRPr="001F0A69">
          <w:rPr>
            <w:rFonts w:cs="Arial"/>
          </w:rPr>
          <w:instrText xml:space="preserve"> PAGEREF _Toc212622460 \h </w:instrText>
        </w:r>
      </w:ins>
      <w:r w:rsidRPr="001F0A69">
        <w:rPr>
          <w:rFonts w:cs="Arial"/>
        </w:rPr>
      </w:r>
      <w:ins w:id="113" w:author="Chiarelo, Hugo" w:date="2025-10-29T09:27:00Z" w16du:dateUtc="2025-10-29T12:27:00Z">
        <w:r w:rsidRPr="001F0A69">
          <w:rPr>
            <w:rFonts w:cs="Arial"/>
          </w:rPr>
          <w:fldChar w:fldCharType="separate"/>
        </w:r>
        <w:r w:rsidRPr="001F0A69">
          <w:rPr>
            <w:rFonts w:cs="Arial"/>
          </w:rPr>
          <w:t>10</w:t>
        </w:r>
        <w:r w:rsidRPr="001F0A69">
          <w:rPr>
            <w:rFonts w:cs="Arial"/>
          </w:rPr>
          <w:fldChar w:fldCharType="end"/>
        </w:r>
      </w:ins>
    </w:p>
    <w:p w14:paraId="4BAF5CF3" w14:textId="2B113BC1" w:rsidR="00CB3E0D" w:rsidRPr="001F0A69" w:rsidRDefault="00CB3E0D">
      <w:pPr>
        <w:pStyle w:val="TOC1"/>
        <w:rPr>
          <w:ins w:id="114" w:author="Chiarelo, Hugo" w:date="2025-10-29T09:27:00Z" w16du:dateUtc="2025-10-29T12:27:00Z"/>
          <w:rFonts w:eastAsiaTheme="minorEastAsia" w:cs="Arial"/>
          <w:b w:val="0"/>
          <w:caps w:val="0"/>
          <w:noProof/>
          <w:color w:val="auto"/>
          <w:kern w:val="2"/>
          <w:szCs w:val="24"/>
          <w14:ligatures w14:val="standardContextual"/>
          <w:rPrChange w:id="115" w:author="Chiarelo, Hugo" w:date="2025-11-03T10:58:00Z" w16du:dateUtc="2025-11-03T13:58:00Z">
            <w:rPr>
              <w:ins w:id="116"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117" w:author="Chiarelo, Hugo" w:date="2025-10-29T09:27:00Z" w16du:dateUtc="2025-10-29T12:27:00Z">
        <w:r w:rsidRPr="001F0A69">
          <w:rPr>
            <w:rFonts w:cs="Arial"/>
            <w:noProof/>
          </w:rPr>
          <w:t>11.</w:t>
        </w:r>
        <w:r w:rsidRPr="001F0A69">
          <w:rPr>
            <w:rFonts w:eastAsiaTheme="minorEastAsia" w:cs="Arial"/>
            <w:b w:val="0"/>
            <w:caps w:val="0"/>
            <w:noProof/>
            <w:color w:val="auto"/>
            <w:kern w:val="2"/>
            <w:szCs w:val="24"/>
            <w14:ligatures w14:val="standardContextual"/>
            <w:rPrChange w:id="118"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
          <w:t>OUTPUT FMEA Structure</w:t>
        </w:r>
        <w:r w:rsidRPr="001F0A69">
          <w:rPr>
            <w:rFonts w:cs="Arial"/>
            <w:noProof/>
          </w:rPr>
          <w:tab/>
        </w:r>
        <w:r w:rsidRPr="001F0A69">
          <w:rPr>
            <w:rFonts w:cs="Arial"/>
            <w:noProof/>
          </w:rPr>
          <w:fldChar w:fldCharType="begin"/>
        </w:r>
        <w:r w:rsidRPr="001F0A69">
          <w:rPr>
            <w:rFonts w:cs="Arial"/>
            <w:noProof/>
          </w:rPr>
          <w:instrText xml:space="preserve"> PAGEREF _Toc212622461 \h </w:instrText>
        </w:r>
      </w:ins>
      <w:r w:rsidRPr="001F0A69">
        <w:rPr>
          <w:rFonts w:cs="Arial"/>
          <w:noProof/>
        </w:rPr>
      </w:r>
      <w:ins w:id="119" w:author="Chiarelo, Hugo" w:date="2025-10-29T09:27:00Z" w16du:dateUtc="2025-10-29T12:27:00Z">
        <w:r w:rsidRPr="001F0A69">
          <w:rPr>
            <w:rFonts w:cs="Arial"/>
            <w:noProof/>
          </w:rPr>
          <w:fldChar w:fldCharType="separate"/>
        </w:r>
        <w:r w:rsidRPr="001F0A69">
          <w:rPr>
            <w:rFonts w:cs="Arial"/>
            <w:noProof/>
          </w:rPr>
          <w:t>11</w:t>
        </w:r>
        <w:r w:rsidRPr="001F0A69">
          <w:rPr>
            <w:rFonts w:cs="Arial"/>
            <w:noProof/>
          </w:rPr>
          <w:fldChar w:fldCharType="end"/>
        </w:r>
      </w:ins>
    </w:p>
    <w:p w14:paraId="218DBEA8" w14:textId="358521EF" w:rsidR="00CB3E0D" w:rsidRPr="001F0A69" w:rsidRDefault="00CB3E0D">
      <w:pPr>
        <w:pStyle w:val="TOC3"/>
        <w:rPr>
          <w:ins w:id="120" w:author="Chiarelo, Hugo" w:date="2025-10-29T09:27:00Z" w16du:dateUtc="2025-10-29T12:27:00Z"/>
          <w:rFonts w:eastAsiaTheme="minorEastAsia" w:cs="Arial"/>
          <w:color w:val="auto"/>
          <w:kern w:val="2"/>
          <w:szCs w:val="24"/>
          <w14:ligatures w14:val="standardContextual"/>
          <w:rPrChange w:id="121" w:author="Chiarelo, Hugo" w:date="2025-11-03T10:58:00Z" w16du:dateUtc="2025-11-03T13:58:00Z">
            <w:rPr>
              <w:ins w:id="122" w:author="Chiarelo, Hugo" w:date="2025-10-29T09:27:00Z" w16du:dateUtc="2025-10-29T12:27:00Z"/>
              <w:rFonts w:asciiTheme="minorHAnsi" w:eastAsiaTheme="minorEastAsia" w:hAnsiTheme="minorHAnsi" w:cstheme="minorBidi"/>
              <w:color w:val="auto"/>
              <w:kern w:val="2"/>
              <w:szCs w:val="24"/>
              <w14:ligatures w14:val="standardContextual"/>
            </w:rPr>
          </w:rPrChange>
        </w:rPr>
      </w:pPr>
      <w:ins w:id="123" w:author="Chiarelo, Hugo" w:date="2025-10-29T09:27:00Z" w16du:dateUtc="2025-10-29T12:27:00Z">
        <w:r w:rsidRPr="001F0A69">
          <w:rPr>
            <w:rFonts w:cs="Arial"/>
          </w:rPr>
          <w:t>Application Rules of Symptoms for AI Agent</w:t>
        </w:r>
        <w:r w:rsidRPr="001F0A69">
          <w:rPr>
            <w:rFonts w:cs="Arial"/>
          </w:rPr>
          <w:tab/>
        </w:r>
        <w:r w:rsidRPr="001F0A69">
          <w:rPr>
            <w:rFonts w:cs="Arial"/>
          </w:rPr>
          <w:fldChar w:fldCharType="begin"/>
        </w:r>
        <w:r w:rsidRPr="001F0A69">
          <w:rPr>
            <w:rFonts w:cs="Arial"/>
          </w:rPr>
          <w:instrText xml:space="preserve"> PAGEREF _Toc212622462 \h </w:instrText>
        </w:r>
      </w:ins>
      <w:r w:rsidRPr="001F0A69">
        <w:rPr>
          <w:rFonts w:cs="Arial"/>
        </w:rPr>
      </w:r>
      <w:ins w:id="124" w:author="Chiarelo, Hugo" w:date="2025-10-29T09:27:00Z" w16du:dateUtc="2025-10-29T12:27:00Z">
        <w:r w:rsidRPr="001F0A69">
          <w:rPr>
            <w:rFonts w:cs="Arial"/>
          </w:rPr>
          <w:fldChar w:fldCharType="separate"/>
        </w:r>
        <w:r w:rsidRPr="001F0A69">
          <w:rPr>
            <w:rFonts w:cs="Arial"/>
          </w:rPr>
          <w:t>13</w:t>
        </w:r>
        <w:r w:rsidRPr="001F0A69">
          <w:rPr>
            <w:rFonts w:cs="Arial"/>
          </w:rPr>
          <w:fldChar w:fldCharType="end"/>
        </w:r>
      </w:ins>
    </w:p>
    <w:p w14:paraId="55D7E77B" w14:textId="202276E5" w:rsidR="00CB3E0D" w:rsidRPr="001F0A69" w:rsidRDefault="00CB3E0D">
      <w:pPr>
        <w:pStyle w:val="TOC3"/>
        <w:rPr>
          <w:ins w:id="125" w:author="Chiarelo, Hugo" w:date="2025-10-29T09:27:00Z" w16du:dateUtc="2025-10-29T12:27:00Z"/>
          <w:rFonts w:eastAsiaTheme="minorEastAsia" w:cs="Arial"/>
          <w:color w:val="auto"/>
          <w:kern w:val="2"/>
          <w:szCs w:val="24"/>
          <w14:ligatures w14:val="standardContextual"/>
          <w:rPrChange w:id="126" w:author="Chiarelo, Hugo" w:date="2025-11-03T10:58:00Z" w16du:dateUtc="2025-11-03T13:58:00Z">
            <w:rPr>
              <w:ins w:id="127" w:author="Chiarelo, Hugo" w:date="2025-10-29T09:27:00Z" w16du:dateUtc="2025-10-29T12:27:00Z"/>
              <w:rFonts w:asciiTheme="minorHAnsi" w:eastAsiaTheme="minorEastAsia" w:hAnsiTheme="minorHAnsi" w:cstheme="minorBidi"/>
              <w:color w:val="auto"/>
              <w:kern w:val="2"/>
              <w:szCs w:val="24"/>
              <w14:ligatures w14:val="standardContextual"/>
            </w:rPr>
          </w:rPrChange>
        </w:rPr>
      </w:pPr>
      <w:ins w:id="128" w:author="Chiarelo, Hugo" w:date="2025-10-29T09:27:00Z" w16du:dateUtc="2025-10-29T12:27:00Z">
        <w:r w:rsidRPr="001F0A69">
          <w:rPr>
            <w:rFonts w:cs="Arial"/>
          </w:rPr>
          <w:t>1.1.1</w:t>
        </w:r>
        <w:r w:rsidRPr="001F0A69">
          <w:rPr>
            <w:rFonts w:eastAsiaTheme="minorEastAsia" w:cs="Arial"/>
            <w:color w:val="auto"/>
            <w:kern w:val="2"/>
            <w:szCs w:val="24"/>
            <w14:ligatures w14:val="standardContextual"/>
            <w:rPrChange w:id="129" w:author="Chiarelo, Hugo" w:date="2025-11-03T10:58:00Z" w16du:dateUtc="2025-11-03T13:58:00Z">
              <w:rPr>
                <w:rFonts w:asciiTheme="minorHAnsi" w:eastAsiaTheme="minorEastAsia" w:hAnsiTheme="minorHAnsi" w:cstheme="minorBidi"/>
                <w:color w:val="auto"/>
                <w:kern w:val="2"/>
                <w:szCs w:val="24"/>
                <w14:ligatures w14:val="standardContextual"/>
              </w:rPr>
            </w:rPrChange>
          </w:rPr>
          <w:tab/>
        </w:r>
        <w:r w:rsidRPr="001F0A69">
          <w:rPr>
            <w:rFonts w:cs="Arial"/>
          </w:rPr>
          <w:t>Expected Outcome</w:t>
        </w:r>
        <w:r w:rsidRPr="001F0A69">
          <w:rPr>
            <w:rFonts w:cs="Arial"/>
          </w:rPr>
          <w:tab/>
        </w:r>
        <w:r w:rsidRPr="001F0A69">
          <w:rPr>
            <w:rFonts w:cs="Arial"/>
          </w:rPr>
          <w:fldChar w:fldCharType="begin"/>
        </w:r>
        <w:r w:rsidRPr="001F0A69">
          <w:rPr>
            <w:rFonts w:cs="Arial"/>
          </w:rPr>
          <w:instrText xml:space="preserve"> PAGEREF _Toc212622463 \h </w:instrText>
        </w:r>
      </w:ins>
      <w:r w:rsidRPr="001F0A69">
        <w:rPr>
          <w:rFonts w:cs="Arial"/>
        </w:rPr>
      </w:r>
      <w:ins w:id="130" w:author="Chiarelo, Hugo" w:date="2025-10-29T09:27:00Z" w16du:dateUtc="2025-10-29T12:27:00Z">
        <w:r w:rsidRPr="001F0A69">
          <w:rPr>
            <w:rFonts w:cs="Arial"/>
          </w:rPr>
          <w:fldChar w:fldCharType="separate"/>
        </w:r>
        <w:r w:rsidRPr="001F0A69">
          <w:rPr>
            <w:rFonts w:cs="Arial"/>
          </w:rPr>
          <w:t>14</w:t>
        </w:r>
        <w:r w:rsidRPr="001F0A69">
          <w:rPr>
            <w:rFonts w:cs="Arial"/>
          </w:rPr>
          <w:fldChar w:fldCharType="end"/>
        </w:r>
      </w:ins>
    </w:p>
    <w:p w14:paraId="56D83937" w14:textId="2BB7AF07" w:rsidR="00CB3E0D" w:rsidRPr="001F0A69" w:rsidRDefault="00CB3E0D">
      <w:pPr>
        <w:pStyle w:val="TOC1"/>
        <w:rPr>
          <w:ins w:id="131" w:author="Chiarelo, Hugo" w:date="2025-10-29T09:27:00Z" w16du:dateUtc="2025-10-29T12:27:00Z"/>
          <w:rFonts w:eastAsiaTheme="minorEastAsia" w:cs="Arial"/>
          <w:b w:val="0"/>
          <w:caps w:val="0"/>
          <w:noProof/>
          <w:color w:val="auto"/>
          <w:kern w:val="2"/>
          <w:szCs w:val="24"/>
          <w14:ligatures w14:val="standardContextual"/>
          <w:rPrChange w:id="132" w:author="Chiarelo, Hugo" w:date="2025-11-03T10:58:00Z" w16du:dateUtc="2025-11-03T13:58:00Z">
            <w:rPr>
              <w:ins w:id="133"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ins w:id="134" w:author="Chiarelo, Hugo" w:date="2025-10-29T09:27:00Z" w16du:dateUtc="2025-10-29T12:27:00Z">
        <w:r w:rsidRPr="001F0A69">
          <w:rPr>
            <w:rFonts w:cs="Arial"/>
            <w:noProof/>
          </w:rPr>
          <w:t>12.</w:t>
        </w:r>
        <w:r w:rsidRPr="001F0A69">
          <w:rPr>
            <w:rFonts w:eastAsiaTheme="minorEastAsia" w:cs="Arial"/>
            <w:b w:val="0"/>
            <w:caps w:val="0"/>
            <w:noProof/>
            <w:color w:val="auto"/>
            <w:kern w:val="2"/>
            <w:szCs w:val="24"/>
            <w14:ligatures w14:val="standardContextual"/>
            <w:rPrChange w:id="135" w:author="Chiarelo, Hugo" w:date="2025-11-03T10:58:00Z" w16du:dateUtc="2025-11-03T13:58:00Z">
              <w:rPr>
                <w:rFonts w:asciiTheme="minorHAnsi" w:eastAsiaTheme="minorEastAsia" w:hAnsiTheme="minorHAnsi" w:cstheme="minorBidi"/>
                <w:b w:val="0"/>
                <w:caps w:val="0"/>
                <w:noProof/>
                <w:color w:val="auto"/>
                <w:kern w:val="2"/>
                <w:szCs w:val="24"/>
                <w14:ligatures w14:val="standardContextual"/>
              </w:rPr>
            </w:rPrChange>
          </w:rPr>
          <w:tab/>
        </w:r>
        <w:r w:rsidRPr="001F0A69">
          <w:rPr>
            <w:rFonts w:cs="Arial"/>
            <w:noProof/>
          </w:rPr>
          <w:t>OUTPUT FMEA Structure</w:t>
        </w:r>
        <w:r w:rsidRPr="001F0A69">
          <w:rPr>
            <w:rFonts w:cs="Arial"/>
            <w:noProof/>
          </w:rPr>
          <w:tab/>
        </w:r>
        <w:r w:rsidRPr="001F0A69">
          <w:rPr>
            <w:rFonts w:cs="Arial"/>
            <w:noProof/>
          </w:rPr>
          <w:fldChar w:fldCharType="begin"/>
        </w:r>
        <w:r w:rsidRPr="001F0A69">
          <w:rPr>
            <w:rFonts w:cs="Arial"/>
            <w:noProof/>
          </w:rPr>
          <w:instrText xml:space="preserve"> PAGEREF _Toc212622588 \h </w:instrText>
        </w:r>
      </w:ins>
      <w:r w:rsidRPr="001F0A69">
        <w:rPr>
          <w:rFonts w:cs="Arial"/>
          <w:noProof/>
        </w:rPr>
      </w:r>
      <w:ins w:id="136" w:author="Chiarelo, Hugo" w:date="2025-10-29T09:27:00Z" w16du:dateUtc="2025-10-29T12:27:00Z">
        <w:r w:rsidRPr="001F0A69">
          <w:rPr>
            <w:rFonts w:cs="Arial"/>
            <w:noProof/>
          </w:rPr>
          <w:fldChar w:fldCharType="separate"/>
        </w:r>
        <w:r w:rsidRPr="001F0A69">
          <w:rPr>
            <w:rFonts w:cs="Arial"/>
            <w:noProof/>
          </w:rPr>
          <w:t>15</w:t>
        </w:r>
        <w:r w:rsidRPr="001F0A69">
          <w:rPr>
            <w:rFonts w:cs="Arial"/>
            <w:noProof/>
          </w:rPr>
          <w:fldChar w:fldCharType="end"/>
        </w:r>
      </w:ins>
    </w:p>
    <w:p w14:paraId="045594BE" w14:textId="4017E386" w:rsidR="00D82433" w:rsidRPr="001F0A69" w:rsidDel="00CB3E0D" w:rsidRDefault="00D82433">
      <w:pPr>
        <w:pStyle w:val="TOC2"/>
        <w:rPr>
          <w:del w:id="137" w:author="Chiarelo, Hugo" w:date="2025-10-29T09:27:00Z" w16du:dateUtc="2025-10-29T12:27:00Z"/>
          <w:rFonts w:eastAsiaTheme="minorEastAsia" w:cs="Arial"/>
          <w:caps w:val="0"/>
          <w:color w:val="auto"/>
          <w:kern w:val="2"/>
          <w:szCs w:val="24"/>
          <w14:ligatures w14:val="standardContextual"/>
          <w:rPrChange w:id="138" w:author="Chiarelo, Hugo" w:date="2025-11-03T10:58:00Z" w16du:dateUtc="2025-11-03T13:58:00Z">
            <w:rPr>
              <w:del w:id="139" w:author="Chiarelo, Hugo" w:date="2025-10-29T09:27:00Z" w16du:dateUtc="2025-10-29T12:27:00Z"/>
              <w:rFonts w:asciiTheme="minorHAnsi" w:eastAsiaTheme="minorEastAsia" w:hAnsiTheme="minorHAnsi" w:cstheme="minorBidi"/>
              <w:caps w:val="0"/>
              <w:color w:val="auto"/>
              <w:kern w:val="2"/>
              <w:szCs w:val="24"/>
              <w14:ligatures w14:val="standardContextual"/>
            </w:rPr>
          </w:rPrChange>
        </w:rPr>
      </w:pPr>
      <w:del w:id="140" w:author="Chiarelo, Hugo" w:date="2025-10-29T09:27:00Z" w16du:dateUtc="2025-10-29T12:27:00Z">
        <w:r w:rsidRPr="001F0A69" w:rsidDel="00CB3E0D">
          <w:rPr>
            <w:rFonts w:cs="Arial"/>
          </w:rPr>
          <w:delText>Glossary</w:delText>
        </w:r>
        <w:r w:rsidRPr="001F0A69" w:rsidDel="00CB3E0D">
          <w:rPr>
            <w:rFonts w:cs="Arial"/>
          </w:rPr>
          <w:tab/>
          <w:delText>4</w:delText>
        </w:r>
      </w:del>
    </w:p>
    <w:p w14:paraId="6237E6D5" w14:textId="522405FA" w:rsidR="00D82433" w:rsidRPr="001F0A69" w:rsidDel="00CB3E0D" w:rsidRDefault="00D82433">
      <w:pPr>
        <w:pStyle w:val="TOC1"/>
        <w:rPr>
          <w:del w:id="141" w:author="Chiarelo, Hugo" w:date="2025-10-29T09:27:00Z" w16du:dateUtc="2025-10-29T12:27:00Z"/>
          <w:rFonts w:eastAsiaTheme="minorEastAsia" w:cs="Arial"/>
          <w:b w:val="0"/>
          <w:caps w:val="0"/>
          <w:noProof/>
          <w:color w:val="auto"/>
          <w:kern w:val="2"/>
          <w:szCs w:val="24"/>
          <w14:ligatures w14:val="standardContextual"/>
          <w:rPrChange w:id="142" w:author="Chiarelo, Hugo" w:date="2025-11-03T10:58:00Z" w16du:dateUtc="2025-11-03T13:58:00Z">
            <w:rPr>
              <w:del w:id="143"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144" w:author="Chiarelo, Hugo" w:date="2025-10-29T09:27:00Z" w16du:dateUtc="2025-10-29T12:27:00Z">
        <w:r w:rsidRPr="001F0A69" w:rsidDel="00CB3E0D">
          <w:rPr>
            <w:rFonts w:cs="Arial"/>
            <w:noProof/>
            <w:rPrChange w:id="145" w:author="Chiarelo, Hugo" w:date="2025-11-03T10:58:00Z" w16du:dateUtc="2025-11-03T13:58:00Z">
              <w:rPr>
                <w:noProof/>
                <w:lang w:val="pt-BR"/>
              </w:rPr>
            </w:rPrChange>
          </w:rPr>
          <w:delText>1.</w:delText>
        </w:r>
        <w:r w:rsidRPr="001F0A69" w:rsidDel="00CB3E0D">
          <w:rPr>
            <w:rFonts w:eastAsiaTheme="minorEastAsia" w:cs="Arial"/>
            <w:noProof/>
            <w:kern w:val="2"/>
            <w:szCs w:val="24"/>
            <w14:ligatures w14:val="standardContextual"/>
            <w:rPrChange w:id="146"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Change w:id="147" w:author="Chiarelo, Hugo" w:date="2025-11-03T10:58:00Z" w16du:dateUtc="2025-11-03T13:58:00Z">
              <w:rPr>
                <w:noProof/>
                <w:lang w:val="pt-BR"/>
              </w:rPr>
            </w:rPrChange>
          </w:rPr>
          <w:delText>ems</w:delText>
        </w:r>
        <w:r w:rsidRPr="001F0A69" w:rsidDel="00CB3E0D">
          <w:rPr>
            <w:rFonts w:cs="Arial"/>
            <w:noProof/>
          </w:rPr>
          <w:tab/>
          <w:delText>4</w:delText>
        </w:r>
      </w:del>
    </w:p>
    <w:p w14:paraId="159F60DC" w14:textId="3C1E00E5" w:rsidR="00D82433" w:rsidRPr="001F0A69" w:rsidDel="00CB3E0D" w:rsidRDefault="00D82433">
      <w:pPr>
        <w:pStyle w:val="TOC1"/>
        <w:rPr>
          <w:del w:id="148" w:author="Chiarelo, Hugo" w:date="2025-10-29T09:27:00Z" w16du:dateUtc="2025-10-29T12:27:00Z"/>
          <w:rFonts w:eastAsiaTheme="minorEastAsia" w:cs="Arial"/>
          <w:b w:val="0"/>
          <w:caps w:val="0"/>
          <w:noProof/>
          <w:color w:val="auto"/>
          <w:kern w:val="2"/>
          <w:szCs w:val="24"/>
          <w14:ligatures w14:val="standardContextual"/>
          <w:rPrChange w:id="149" w:author="Chiarelo, Hugo" w:date="2025-11-03T10:58:00Z" w16du:dateUtc="2025-11-03T13:58:00Z">
            <w:rPr>
              <w:del w:id="150"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151" w:author="Chiarelo, Hugo" w:date="2025-10-29T09:27:00Z" w16du:dateUtc="2025-10-29T12:27:00Z">
        <w:r w:rsidRPr="001F0A69" w:rsidDel="00CB3E0D">
          <w:rPr>
            <w:rFonts w:cs="Arial"/>
            <w:noProof/>
            <w:rPrChange w:id="152" w:author="Chiarelo, Hugo" w:date="2025-11-03T10:58:00Z" w16du:dateUtc="2025-11-03T13:58:00Z">
              <w:rPr>
                <w:noProof/>
                <w:lang w:val="pt-BR"/>
              </w:rPr>
            </w:rPrChange>
          </w:rPr>
          <w:delText>2.</w:delText>
        </w:r>
        <w:r w:rsidRPr="001F0A69" w:rsidDel="00CB3E0D">
          <w:rPr>
            <w:rFonts w:eastAsiaTheme="minorEastAsia" w:cs="Arial"/>
            <w:noProof/>
            <w:kern w:val="2"/>
            <w:szCs w:val="24"/>
            <w14:ligatures w14:val="standardContextual"/>
            <w:rPrChange w:id="153"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Change w:id="154" w:author="Chiarelo, Hugo" w:date="2025-11-03T10:58:00Z" w16du:dateUtc="2025-11-03T13:58:00Z">
              <w:rPr>
                <w:noProof/>
                <w:lang w:val="pt-BR"/>
              </w:rPr>
            </w:rPrChange>
          </w:rPr>
          <w:delText>Item Class</w:delText>
        </w:r>
        <w:r w:rsidRPr="001F0A69" w:rsidDel="00CB3E0D">
          <w:rPr>
            <w:rFonts w:cs="Arial"/>
            <w:noProof/>
          </w:rPr>
          <w:tab/>
          <w:delText>4</w:delText>
        </w:r>
      </w:del>
    </w:p>
    <w:p w14:paraId="1E53857B" w14:textId="28041C19" w:rsidR="00D82433" w:rsidRPr="001F0A69" w:rsidDel="00CB3E0D" w:rsidRDefault="00D82433">
      <w:pPr>
        <w:pStyle w:val="TOC1"/>
        <w:rPr>
          <w:del w:id="155" w:author="Chiarelo, Hugo" w:date="2025-10-29T09:27:00Z" w16du:dateUtc="2025-10-29T12:27:00Z"/>
          <w:rFonts w:eastAsiaTheme="minorEastAsia" w:cs="Arial"/>
          <w:b w:val="0"/>
          <w:caps w:val="0"/>
          <w:noProof/>
          <w:color w:val="auto"/>
          <w:kern w:val="2"/>
          <w:szCs w:val="24"/>
          <w14:ligatures w14:val="standardContextual"/>
          <w:rPrChange w:id="156" w:author="Chiarelo, Hugo" w:date="2025-11-03T10:58:00Z" w16du:dateUtc="2025-11-03T13:58:00Z">
            <w:rPr>
              <w:del w:id="157"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158" w:author="Chiarelo, Hugo" w:date="2025-10-29T09:27:00Z" w16du:dateUtc="2025-10-29T12:27:00Z">
        <w:r w:rsidRPr="001F0A69" w:rsidDel="00CB3E0D">
          <w:rPr>
            <w:rFonts w:cs="Arial"/>
            <w:noProof/>
          </w:rPr>
          <w:delText>3.</w:delText>
        </w:r>
        <w:r w:rsidRPr="001F0A69" w:rsidDel="00CB3E0D">
          <w:rPr>
            <w:rFonts w:eastAsiaTheme="minorEastAsia" w:cs="Arial"/>
            <w:noProof/>
            <w:kern w:val="2"/>
            <w:szCs w:val="24"/>
            <w14:ligatures w14:val="standardContextual"/>
            <w:rPrChange w:id="159"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
          <w:delText>EQUIPMENT function</w:delText>
        </w:r>
        <w:r w:rsidRPr="001F0A69" w:rsidDel="00CB3E0D">
          <w:rPr>
            <w:rFonts w:cs="Arial"/>
            <w:noProof/>
          </w:rPr>
          <w:tab/>
          <w:delText>5</w:delText>
        </w:r>
      </w:del>
    </w:p>
    <w:p w14:paraId="053483F2" w14:textId="16E9E73A" w:rsidR="00D82433" w:rsidRPr="001F0A69" w:rsidDel="00CB3E0D" w:rsidRDefault="00D82433">
      <w:pPr>
        <w:pStyle w:val="TOC1"/>
        <w:rPr>
          <w:del w:id="160" w:author="Chiarelo, Hugo" w:date="2025-10-29T09:27:00Z" w16du:dateUtc="2025-10-29T12:27:00Z"/>
          <w:rFonts w:eastAsiaTheme="minorEastAsia" w:cs="Arial"/>
          <w:b w:val="0"/>
          <w:caps w:val="0"/>
          <w:noProof/>
          <w:color w:val="auto"/>
          <w:kern w:val="2"/>
          <w:szCs w:val="24"/>
          <w14:ligatures w14:val="standardContextual"/>
          <w:rPrChange w:id="161" w:author="Chiarelo, Hugo" w:date="2025-11-03T10:58:00Z" w16du:dateUtc="2025-11-03T13:58:00Z">
            <w:rPr>
              <w:del w:id="162"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163" w:author="Chiarelo, Hugo" w:date="2025-10-29T09:27:00Z" w16du:dateUtc="2025-10-29T12:27:00Z">
        <w:r w:rsidRPr="001F0A69" w:rsidDel="00CB3E0D">
          <w:rPr>
            <w:rFonts w:cs="Arial"/>
            <w:noProof/>
          </w:rPr>
          <w:delText>4.</w:delText>
        </w:r>
        <w:r w:rsidRPr="001F0A69" w:rsidDel="00CB3E0D">
          <w:rPr>
            <w:rFonts w:eastAsiaTheme="minorEastAsia" w:cs="Arial"/>
            <w:noProof/>
            <w:kern w:val="2"/>
            <w:szCs w:val="24"/>
            <w14:ligatures w14:val="standardContextual"/>
            <w:rPrChange w:id="164"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
          <w:delText>Boundary</w:delText>
        </w:r>
        <w:r w:rsidRPr="001F0A69" w:rsidDel="00CB3E0D">
          <w:rPr>
            <w:rFonts w:cs="Arial"/>
            <w:noProof/>
          </w:rPr>
          <w:tab/>
          <w:delText>5</w:delText>
        </w:r>
      </w:del>
    </w:p>
    <w:p w14:paraId="4AB6A099" w14:textId="2D3FCF35" w:rsidR="00D82433" w:rsidRPr="001F0A69" w:rsidDel="00CB3E0D" w:rsidRDefault="00D82433">
      <w:pPr>
        <w:pStyle w:val="TOC1"/>
        <w:rPr>
          <w:del w:id="165" w:author="Chiarelo, Hugo" w:date="2025-10-29T09:27:00Z" w16du:dateUtc="2025-10-29T12:27:00Z"/>
          <w:rFonts w:eastAsiaTheme="minorEastAsia" w:cs="Arial"/>
          <w:b w:val="0"/>
          <w:caps w:val="0"/>
          <w:noProof/>
          <w:color w:val="auto"/>
          <w:kern w:val="2"/>
          <w:szCs w:val="24"/>
          <w14:ligatures w14:val="standardContextual"/>
          <w:rPrChange w:id="166" w:author="Chiarelo, Hugo" w:date="2025-11-03T10:58:00Z" w16du:dateUtc="2025-11-03T13:58:00Z">
            <w:rPr>
              <w:del w:id="167"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168" w:author="Chiarelo, Hugo" w:date="2025-10-29T09:27:00Z" w16du:dateUtc="2025-10-29T12:27:00Z">
        <w:r w:rsidRPr="001F0A69" w:rsidDel="00CB3E0D">
          <w:rPr>
            <w:rFonts w:cs="Arial"/>
            <w:noProof/>
          </w:rPr>
          <w:delText>5.</w:delText>
        </w:r>
        <w:r w:rsidRPr="001F0A69" w:rsidDel="00CB3E0D">
          <w:rPr>
            <w:rFonts w:eastAsiaTheme="minorEastAsia" w:cs="Arial"/>
            <w:noProof/>
            <w:kern w:val="2"/>
            <w:szCs w:val="24"/>
            <w14:ligatures w14:val="standardContextual"/>
            <w:rPrChange w:id="169"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
          <w:delText>Functional Failure</w:delText>
        </w:r>
        <w:r w:rsidRPr="001F0A69" w:rsidDel="00CB3E0D">
          <w:rPr>
            <w:rFonts w:cs="Arial"/>
            <w:noProof/>
          </w:rPr>
          <w:tab/>
          <w:delText>5</w:delText>
        </w:r>
      </w:del>
    </w:p>
    <w:p w14:paraId="5B3BE493" w14:textId="3117F603" w:rsidR="00D82433" w:rsidRPr="001F0A69" w:rsidDel="00CB3E0D" w:rsidRDefault="00D82433">
      <w:pPr>
        <w:pStyle w:val="TOC1"/>
        <w:rPr>
          <w:del w:id="170" w:author="Chiarelo, Hugo" w:date="2025-10-29T09:27:00Z" w16du:dateUtc="2025-10-29T12:27:00Z"/>
          <w:rFonts w:eastAsiaTheme="minorEastAsia" w:cs="Arial"/>
          <w:b w:val="0"/>
          <w:caps w:val="0"/>
          <w:noProof/>
          <w:color w:val="auto"/>
          <w:kern w:val="2"/>
          <w:szCs w:val="24"/>
          <w14:ligatures w14:val="standardContextual"/>
          <w:rPrChange w:id="171" w:author="Chiarelo, Hugo" w:date="2025-11-03T10:58:00Z" w16du:dateUtc="2025-11-03T13:58:00Z">
            <w:rPr>
              <w:del w:id="172"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173" w:author="Chiarelo, Hugo" w:date="2025-10-29T09:27:00Z" w16du:dateUtc="2025-10-29T12:27:00Z">
        <w:r w:rsidRPr="001F0A69" w:rsidDel="00CB3E0D">
          <w:rPr>
            <w:rFonts w:cs="Arial"/>
            <w:noProof/>
          </w:rPr>
          <w:delText>6.</w:delText>
        </w:r>
        <w:r w:rsidRPr="001F0A69" w:rsidDel="00CB3E0D">
          <w:rPr>
            <w:rFonts w:eastAsiaTheme="minorEastAsia" w:cs="Arial"/>
            <w:noProof/>
            <w:kern w:val="2"/>
            <w:szCs w:val="24"/>
            <w14:ligatures w14:val="standardContextual"/>
            <w:rPrChange w:id="174"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
          <w:delText>Maintainable item</w:delText>
        </w:r>
        <w:r w:rsidRPr="001F0A69" w:rsidDel="00CB3E0D">
          <w:rPr>
            <w:rFonts w:cs="Arial"/>
            <w:noProof/>
          </w:rPr>
          <w:tab/>
          <w:delText>5</w:delText>
        </w:r>
      </w:del>
    </w:p>
    <w:p w14:paraId="23BCB0D3" w14:textId="5B48AB2A" w:rsidR="00D82433" w:rsidRPr="001F0A69" w:rsidDel="00CB3E0D" w:rsidRDefault="00D82433">
      <w:pPr>
        <w:pStyle w:val="TOC1"/>
        <w:rPr>
          <w:del w:id="175" w:author="Chiarelo, Hugo" w:date="2025-10-29T09:27:00Z" w16du:dateUtc="2025-10-29T12:27:00Z"/>
          <w:rFonts w:eastAsiaTheme="minorEastAsia" w:cs="Arial"/>
          <w:b w:val="0"/>
          <w:caps w:val="0"/>
          <w:noProof/>
          <w:color w:val="auto"/>
          <w:kern w:val="2"/>
          <w:szCs w:val="24"/>
          <w14:ligatures w14:val="standardContextual"/>
          <w:rPrChange w:id="176" w:author="Chiarelo, Hugo" w:date="2025-11-03T10:58:00Z" w16du:dateUtc="2025-11-03T13:58:00Z">
            <w:rPr>
              <w:del w:id="177"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178" w:author="Chiarelo, Hugo" w:date="2025-10-29T09:27:00Z" w16du:dateUtc="2025-10-29T12:27:00Z">
        <w:r w:rsidRPr="001F0A69" w:rsidDel="00CB3E0D">
          <w:rPr>
            <w:rFonts w:cs="Arial"/>
            <w:noProof/>
          </w:rPr>
          <w:delText>7.</w:delText>
        </w:r>
        <w:r w:rsidRPr="001F0A69" w:rsidDel="00CB3E0D">
          <w:rPr>
            <w:rFonts w:eastAsiaTheme="minorEastAsia" w:cs="Arial"/>
            <w:noProof/>
            <w:kern w:val="2"/>
            <w:szCs w:val="24"/>
            <w14:ligatures w14:val="standardContextual"/>
            <w:rPrChange w:id="179"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
          <w:delText>Failure effect</w:delText>
        </w:r>
        <w:r w:rsidRPr="001F0A69" w:rsidDel="00CB3E0D">
          <w:rPr>
            <w:rFonts w:cs="Arial"/>
            <w:noProof/>
          </w:rPr>
          <w:tab/>
          <w:delText>5</w:delText>
        </w:r>
      </w:del>
    </w:p>
    <w:p w14:paraId="18D844D4" w14:textId="59EE2E37" w:rsidR="00D82433" w:rsidRPr="001F0A69" w:rsidDel="00CB3E0D" w:rsidRDefault="00D82433">
      <w:pPr>
        <w:pStyle w:val="TOC1"/>
        <w:rPr>
          <w:del w:id="180" w:author="Chiarelo, Hugo" w:date="2025-10-29T09:27:00Z" w16du:dateUtc="2025-10-29T12:27:00Z"/>
          <w:rFonts w:eastAsiaTheme="minorEastAsia" w:cs="Arial"/>
          <w:b w:val="0"/>
          <w:caps w:val="0"/>
          <w:noProof/>
          <w:color w:val="auto"/>
          <w:kern w:val="2"/>
          <w:szCs w:val="24"/>
          <w14:ligatures w14:val="standardContextual"/>
          <w:rPrChange w:id="181" w:author="Chiarelo, Hugo" w:date="2025-11-03T10:58:00Z" w16du:dateUtc="2025-11-03T13:58:00Z">
            <w:rPr>
              <w:del w:id="182"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183" w:author="Chiarelo, Hugo" w:date="2025-10-29T09:27:00Z" w16du:dateUtc="2025-10-29T12:27:00Z">
        <w:r w:rsidRPr="001F0A69" w:rsidDel="00CB3E0D">
          <w:rPr>
            <w:rFonts w:cs="Arial"/>
            <w:noProof/>
          </w:rPr>
          <w:delText>8.</w:delText>
        </w:r>
        <w:r w:rsidRPr="001F0A69" w:rsidDel="00CB3E0D">
          <w:rPr>
            <w:rFonts w:eastAsiaTheme="minorEastAsia" w:cs="Arial"/>
            <w:noProof/>
            <w:kern w:val="2"/>
            <w:szCs w:val="24"/>
            <w14:ligatures w14:val="standardContextual"/>
            <w:rPrChange w:id="184"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
          <w:delText>symptom</w:delText>
        </w:r>
        <w:r w:rsidRPr="001F0A69" w:rsidDel="00CB3E0D">
          <w:rPr>
            <w:rFonts w:cs="Arial"/>
            <w:noProof/>
          </w:rPr>
          <w:tab/>
          <w:delText>6</w:delText>
        </w:r>
      </w:del>
    </w:p>
    <w:p w14:paraId="3BD53901" w14:textId="2FBCAEC5" w:rsidR="00D82433" w:rsidRPr="001F0A69" w:rsidDel="00CB3E0D" w:rsidRDefault="00D82433">
      <w:pPr>
        <w:pStyle w:val="TOC1"/>
        <w:rPr>
          <w:del w:id="185" w:author="Chiarelo, Hugo" w:date="2025-10-29T09:27:00Z" w16du:dateUtc="2025-10-29T12:27:00Z"/>
          <w:rFonts w:eastAsiaTheme="minorEastAsia" w:cs="Arial"/>
          <w:b w:val="0"/>
          <w:caps w:val="0"/>
          <w:noProof/>
          <w:color w:val="auto"/>
          <w:kern w:val="2"/>
          <w:szCs w:val="24"/>
          <w14:ligatures w14:val="standardContextual"/>
          <w:rPrChange w:id="186" w:author="Chiarelo, Hugo" w:date="2025-11-03T10:58:00Z" w16du:dateUtc="2025-11-03T13:58:00Z">
            <w:rPr>
              <w:del w:id="187"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188" w:author="Chiarelo, Hugo" w:date="2025-10-29T09:27:00Z" w16du:dateUtc="2025-10-29T12:27:00Z">
        <w:r w:rsidRPr="001F0A69" w:rsidDel="00CB3E0D">
          <w:rPr>
            <w:rFonts w:cs="Arial"/>
            <w:noProof/>
          </w:rPr>
          <w:delText>9.</w:delText>
        </w:r>
        <w:r w:rsidRPr="001F0A69" w:rsidDel="00CB3E0D">
          <w:rPr>
            <w:rFonts w:eastAsiaTheme="minorEastAsia" w:cs="Arial"/>
            <w:noProof/>
            <w:kern w:val="2"/>
            <w:szCs w:val="24"/>
            <w14:ligatures w14:val="standardContextual"/>
            <w:rPrChange w:id="189"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
          <w:delText>CAUSE</w:delText>
        </w:r>
        <w:r w:rsidRPr="001F0A69" w:rsidDel="00CB3E0D">
          <w:rPr>
            <w:rFonts w:cs="Arial"/>
            <w:noProof/>
          </w:rPr>
          <w:tab/>
          <w:delText>7</w:delText>
        </w:r>
      </w:del>
    </w:p>
    <w:p w14:paraId="7DF8B9D8" w14:textId="64F26CF6" w:rsidR="00D82433" w:rsidRPr="001F0A69" w:rsidDel="00CB3E0D" w:rsidRDefault="00D82433">
      <w:pPr>
        <w:pStyle w:val="TOC2"/>
        <w:rPr>
          <w:del w:id="190" w:author="Chiarelo, Hugo" w:date="2025-10-29T09:27:00Z" w16du:dateUtc="2025-10-29T12:27:00Z"/>
          <w:rFonts w:eastAsiaTheme="minorEastAsia" w:cs="Arial"/>
          <w:caps w:val="0"/>
          <w:color w:val="auto"/>
          <w:kern w:val="2"/>
          <w:szCs w:val="24"/>
          <w14:ligatures w14:val="standardContextual"/>
          <w:rPrChange w:id="191" w:author="Chiarelo, Hugo" w:date="2025-11-03T10:58:00Z" w16du:dateUtc="2025-11-03T13:58:00Z">
            <w:rPr>
              <w:del w:id="192" w:author="Chiarelo, Hugo" w:date="2025-10-29T09:27:00Z" w16du:dateUtc="2025-10-29T12:27:00Z"/>
              <w:rFonts w:asciiTheme="minorHAnsi" w:eastAsiaTheme="minorEastAsia" w:hAnsiTheme="minorHAnsi" w:cstheme="minorBidi"/>
              <w:caps w:val="0"/>
              <w:color w:val="auto"/>
              <w:kern w:val="2"/>
              <w:szCs w:val="24"/>
              <w14:ligatures w14:val="standardContextual"/>
            </w:rPr>
          </w:rPrChange>
        </w:rPr>
      </w:pPr>
      <w:del w:id="193" w:author="Chiarelo, Hugo" w:date="2025-10-29T09:27:00Z" w16du:dateUtc="2025-10-29T12:27:00Z">
        <w:r w:rsidRPr="001F0A69" w:rsidDel="00CB3E0D">
          <w:rPr>
            <w:rFonts w:cs="Arial"/>
          </w:rPr>
          <w:delText>a)</w:delText>
        </w:r>
        <w:r w:rsidRPr="001F0A69" w:rsidDel="00CB3E0D">
          <w:rPr>
            <w:rFonts w:eastAsiaTheme="minorEastAsia" w:cs="Arial"/>
            <w:kern w:val="2"/>
            <w:szCs w:val="24"/>
            <w14:ligatures w14:val="standardContextual"/>
            <w:rPrChange w:id="194"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CB3E0D">
          <w:rPr>
            <w:rFonts w:cs="Arial"/>
          </w:rPr>
          <w:delText>SPARE PARTS IN THE FAILLING COMPONENT</w:delText>
        </w:r>
        <w:r w:rsidRPr="001F0A69" w:rsidDel="00CB3E0D">
          <w:rPr>
            <w:rFonts w:cs="Arial"/>
          </w:rPr>
          <w:tab/>
          <w:delText>9</w:delText>
        </w:r>
      </w:del>
    </w:p>
    <w:p w14:paraId="49FE958B" w14:textId="397C5684" w:rsidR="00D82433" w:rsidRPr="001F0A69" w:rsidDel="00CB3E0D" w:rsidRDefault="00D82433">
      <w:pPr>
        <w:pStyle w:val="TOC1"/>
        <w:rPr>
          <w:del w:id="195" w:author="Chiarelo, Hugo" w:date="2025-10-29T09:27:00Z" w16du:dateUtc="2025-10-29T12:27:00Z"/>
          <w:rFonts w:eastAsiaTheme="minorEastAsia" w:cs="Arial"/>
          <w:b w:val="0"/>
          <w:caps w:val="0"/>
          <w:noProof/>
          <w:color w:val="auto"/>
          <w:kern w:val="2"/>
          <w:szCs w:val="24"/>
          <w14:ligatures w14:val="standardContextual"/>
          <w:rPrChange w:id="196" w:author="Chiarelo, Hugo" w:date="2025-11-03T10:58:00Z" w16du:dateUtc="2025-11-03T13:58:00Z">
            <w:rPr>
              <w:del w:id="197"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198" w:author="Chiarelo, Hugo" w:date="2025-10-29T09:27:00Z" w16du:dateUtc="2025-10-29T12:27:00Z">
        <w:r w:rsidRPr="001F0A69" w:rsidDel="00CB3E0D">
          <w:rPr>
            <w:rFonts w:cs="Arial"/>
            <w:noProof/>
          </w:rPr>
          <w:delText>10.</w:delText>
        </w:r>
        <w:r w:rsidRPr="001F0A69" w:rsidDel="00CB3E0D">
          <w:rPr>
            <w:rFonts w:eastAsiaTheme="minorEastAsia" w:cs="Arial"/>
            <w:noProof/>
            <w:kern w:val="2"/>
            <w:szCs w:val="24"/>
            <w14:ligatures w14:val="standardContextual"/>
            <w:rPrChange w:id="199"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
          <w:delText>Treatment Action</w:delText>
        </w:r>
        <w:r w:rsidRPr="001F0A69" w:rsidDel="00CB3E0D">
          <w:rPr>
            <w:rFonts w:cs="Arial"/>
            <w:noProof/>
          </w:rPr>
          <w:tab/>
          <w:delText>9</w:delText>
        </w:r>
      </w:del>
    </w:p>
    <w:p w14:paraId="46BBDBEC" w14:textId="45678B4D" w:rsidR="00D82433" w:rsidRPr="001F0A69" w:rsidDel="00CB3E0D" w:rsidRDefault="00D82433">
      <w:pPr>
        <w:pStyle w:val="TOC2"/>
        <w:rPr>
          <w:del w:id="200" w:author="Chiarelo, Hugo" w:date="2025-10-29T09:27:00Z" w16du:dateUtc="2025-10-29T12:27:00Z"/>
          <w:rFonts w:eastAsiaTheme="minorEastAsia" w:cs="Arial"/>
          <w:caps w:val="0"/>
          <w:color w:val="auto"/>
          <w:kern w:val="2"/>
          <w:szCs w:val="24"/>
          <w14:ligatures w14:val="standardContextual"/>
          <w:rPrChange w:id="201" w:author="Chiarelo, Hugo" w:date="2025-11-03T10:58:00Z" w16du:dateUtc="2025-11-03T13:58:00Z">
            <w:rPr>
              <w:del w:id="202" w:author="Chiarelo, Hugo" w:date="2025-10-29T09:27:00Z" w16du:dateUtc="2025-10-29T12:27:00Z"/>
              <w:rFonts w:asciiTheme="minorHAnsi" w:eastAsiaTheme="minorEastAsia" w:hAnsiTheme="minorHAnsi" w:cstheme="minorBidi"/>
              <w:caps w:val="0"/>
              <w:color w:val="auto"/>
              <w:kern w:val="2"/>
              <w:szCs w:val="24"/>
              <w14:ligatures w14:val="standardContextual"/>
            </w:rPr>
          </w:rPrChange>
        </w:rPr>
      </w:pPr>
      <w:del w:id="203" w:author="Chiarelo, Hugo" w:date="2025-10-29T09:27:00Z" w16du:dateUtc="2025-10-29T12:27:00Z">
        <w:r w:rsidRPr="001F0A69" w:rsidDel="00CB3E0D">
          <w:rPr>
            <w:rFonts w:eastAsiaTheme="minorEastAsia" w:cs="Arial"/>
            <w:kern w:val="2"/>
            <w:szCs w:val="24"/>
            <w14:ligatures w14:val="standardContextual"/>
            <w:rPrChange w:id="204"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CB3E0D">
          <w:rPr>
            <w:rFonts w:cs="Arial"/>
          </w:rPr>
          <w:delText>How to build a Treatment Action or Technical Reporting</w:delText>
        </w:r>
        <w:r w:rsidRPr="001F0A69" w:rsidDel="00CB3E0D">
          <w:rPr>
            <w:rFonts w:cs="Arial"/>
          </w:rPr>
          <w:tab/>
          <w:delText>10</w:delText>
        </w:r>
      </w:del>
    </w:p>
    <w:p w14:paraId="2FF0D230" w14:textId="2FC231F6" w:rsidR="00D82433" w:rsidRPr="001F0A69" w:rsidDel="00CB3E0D" w:rsidRDefault="00D82433">
      <w:pPr>
        <w:pStyle w:val="TOC2"/>
        <w:rPr>
          <w:del w:id="205" w:author="Chiarelo, Hugo" w:date="2025-10-29T09:27:00Z" w16du:dateUtc="2025-10-29T12:27:00Z"/>
          <w:rFonts w:eastAsiaTheme="minorEastAsia" w:cs="Arial"/>
          <w:caps w:val="0"/>
          <w:color w:val="auto"/>
          <w:kern w:val="2"/>
          <w:szCs w:val="24"/>
          <w14:ligatures w14:val="standardContextual"/>
          <w:rPrChange w:id="206" w:author="Chiarelo, Hugo" w:date="2025-11-03T10:58:00Z" w16du:dateUtc="2025-11-03T13:58:00Z">
            <w:rPr>
              <w:del w:id="207" w:author="Chiarelo, Hugo" w:date="2025-10-29T09:27:00Z" w16du:dateUtc="2025-10-29T12:27:00Z"/>
              <w:rFonts w:asciiTheme="minorHAnsi" w:eastAsiaTheme="minorEastAsia" w:hAnsiTheme="minorHAnsi" w:cstheme="minorBidi"/>
              <w:caps w:val="0"/>
              <w:color w:val="auto"/>
              <w:kern w:val="2"/>
              <w:szCs w:val="24"/>
              <w14:ligatures w14:val="standardContextual"/>
            </w:rPr>
          </w:rPrChange>
        </w:rPr>
      </w:pPr>
      <w:del w:id="208" w:author="Chiarelo, Hugo" w:date="2025-10-29T09:27:00Z" w16du:dateUtc="2025-10-29T12:27:00Z">
        <w:r w:rsidRPr="001F0A69" w:rsidDel="00CB3E0D">
          <w:rPr>
            <w:rFonts w:cs="Arial"/>
          </w:rPr>
          <w:delText>b)</w:delText>
        </w:r>
        <w:r w:rsidRPr="001F0A69" w:rsidDel="00CB3E0D">
          <w:rPr>
            <w:rFonts w:cs="Arial"/>
          </w:rPr>
          <w:tab/>
          <w:delText>10</w:delText>
        </w:r>
      </w:del>
    </w:p>
    <w:p w14:paraId="44BC5307" w14:textId="7F5D38FF" w:rsidR="00D82433" w:rsidRPr="001F0A69" w:rsidDel="00CB3E0D" w:rsidRDefault="00D82433">
      <w:pPr>
        <w:pStyle w:val="TOC1"/>
        <w:rPr>
          <w:del w:id="209" w:author="Chiarelo, Hugo" w:date="2025-10-29T09:27:00Z" w16du:dateUtc="2025-10-29T12:27:00Z"/>
          <w:rFonts w:eastAsiaTheme="minorEastAsia" w:cs="Arial"/>
          <w:b w:val="0"/>
          <w:caps w:val="0"/>
          <w:noProof/>
          <w:color w:val="auto"/>
          <w:kern w:val="2"/>
          <w:szCs w:val="24"/>
          <w14:ligatures w14:val="standardContextual"/>
          <w:rPrChange w:id="210" w:author="Chiarelo, Hugo" w:date="2025-11-03T10:58:00Z" w16du:dateUtc="2025-11-03T13:58:00Z">
            <w:rPr>
              <w:del w:id="211"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212" w:author="Chiarelo, Hugo" w:date="2025-10-29T09:27:00Z" w16du:dateUtc="2025-10-29T12:27:00Z">
        <w:r w:rsidRPr="001F0A69" w:rsidDel="00CB3E0D">
          <w:rPr>
            <w:rFonts w:cs="Arial"/>
            <w:noProof/>
          </w:rPr>
          <w:delText>11.</w:delText>
        </w:r>
        <w:r w:rsidRPr="001F0A69" w:rsidDel="00CB3E0D">
          <w:rPr>
            <w:rFonts w:eastAsiaTheme="minorEastAsia" w:cs="Arial"/>
            <w:noProof/>
            <w:kern w:val="2"/>
            <w:szCs w:val="24"/>
            <w14:ligatures w14:val="standardContextual"/>
            <w:rPrChange w:id="213"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
          <w:delText>OUTPUT FMEA Structure</w:delText>
        </w:r>
        <w:r w:rsidRPr="001F0A69" w:rsidDel="00CB3E0D">
          <w:rPr>
            <w:rFonts w:cs="Arial"/>
            <w:noProof/>
          </w:rPr>
          <w:tab/>
          <w:delText>11</w:delText>
        </w:r>
      </w:del>
    </w:p>
    <w:p w14:paraId="07CA1A59" w14:textId="50F89797" w:rsidR="00D82433" w:rsidRPr="001F0A69" w:rsidDel="00CB3E0D" w:rsidRDefault="00D82433">
      <w:pPr>
        <w:pStyle w:val="TOC1"/>
        <w:rPr>
          <w:del w:id="214" w:author="Chiarelo, Hugo" w:date="2025-10-29T09:27:00Z" w16du:dateUtc="2025-10-29T12:27:00Z"/>
          <w:rFonts w:eastAsiaTheme="minorEastAsia" w:cs="Arial"/>
          <w:b w:val="0"/>
          <w:caps w:val="0"/>
          <w:noProof/>
          <w:color w:val="auto"/>
          <w:kern w:val="2"/>
          <w:szCs w:val="24"/>
          <w14:ligatures w14:val="standardContextual"/>
          <w:rPrChange w:id="215" w:author="Chiarelo, Hugo" w:date="2025-11-03T10:58:00Z" w16du:dateUtc="2025-11-03T13:58:00Z">
            <w:rPr>
              <w:del w:id="216" w:author="Chiarelo, Hugo" w:date="2025-10-29T09:27:00Z" w16du:dateUtc="2025-10-29T12:27:00Z"/>
              <w:rFonts w:asciiTheme="minorHAnsi" w:eastAsiaTheme="minorEastAsia" w:hAnsiTheme="minorHAnsi" w:cstheme="minorBidi"/>
              <w:b w:val="0"/>
              <w:caps w:val="0"/>
              <w:noProof/>
              <w:color w:val="auto"/>
              <w:kern w:val="2"/>
              <w:szCs w:val="24"/>
              <w14:ligatures w14:val="standardContextual"/>
            </w:rPr>
          </w:rPrChange>
        </w:rPr>
      </w:pPr>
      <w:del w:id="217" w:author="Chiarelo, Hugo" w:date="2025-10-29T09:27:00Z" w16du:dateUtc="2025-10-29T12:27:00Z">
        <w:r w:rsidRPr="001F0A69" w:rsidDel="00CB3E0D">
          <w:rPr>
            <w:rFonts w:cs="Arial"/>
            <w:noProof/>
          </w:rPr>
          <w:delText>12.</w:delText>
        </w:r>
        <w:r w:rsidRPr="001F0A69" w:rsidDel="00CB3E0D">
          <w:rPr>
            <w:rFonts w:eastAsiaTheme="minorEastAsia" w:cs="Arial"/>
            <w:noProof/>
            <w:kern w:val="2"/>
            <w:szCs w:val="24"/>
            <w14:ligatures w14:val="standardContextual"/>
            <w:rPrChange w:id="218"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CB3E0D">
          <w:rPr>
            <w:rFonts w:cs="Arial"/>
            <w:noProof/>
          </w:rPr>
          <w:delText>OUTPUT FMEA Structure</w:delText>
        </w:r>
        <w:r w:rsidRPr="001F0A69" w:rsidDel="00CB3E0D">
          <w:rPr>
            <w:rFonts w:cs="Arial"/>
            <w:noProof/>
          </w:rPr>
          <w:tab/>
          <w:delText>13</w:delText>
        </w:r>
      </w:del>
    </w:p>
    <w:p w14:paraId="457E276D" w14:textId="6F6183E6" w:rsidR="00D435B7" w:rsidRPr="001F0A69" w:rsidDel="00D82433" w:rsidRDefault="00D435B7">
      <w:pPr>
        <w:pStyle w:val="TOC2"/>
        <w:rPr>
          <w:del w:id="219" w:author="Chiarelo, Hugo" w:date="2025-10-13T17:24:00Z" w16du:dateUtc="2025-10-13T20:24:00Z"/>
          <w:rFonts w:eastAsiaTheme="minorEastAsia" w:cs="Arial"/>
          <w:caps w:val="0"/>
          <w:color w:val="auto"/>
          <w:kern w:val="2"/>
          <w:szCs w:val="24"/>
          <w14:ligatures w14:val="standardContextual"/>
          <w:rPrChange w:id="220" w:author="Chiarelo, Hugo" w:date="2025-11-03T10:58:00Z" w16du:dateUtc="2025-11-03T13:58:00Z">
            <w:rPr>
              <w:del w:id="221" w:author="Chiarelo, Hugo" w:date="2025-10-13T17:24:00Z" w16du:dateUtc="2025-10-13T20:24:00Z"/>
              <w:rFonts w:asciiTheme="minorHAnsi" w:eastAsiaTheme="minorEastAsia" w:hAnsiTheme="minorHAnsi" w:cstheme="minorBidi"/>
              <w:caps w:val="0"/>
              <w:color w:val="auto"/>
              <w:kern w:val="2"/>
              <w:szCs w:val="24"/>
              <w14:ligatures w14:val="standardContextual"/>
            </w:rPr>
          </w:rPrChange>
        </w:rPr>
      </w:pPr>
      <w:del w:id="222" w:author="Chiarelo, Hugo" w:date="2025-10-13T17:24:00Z" w16du:dateUtc="2025-10-13T20:24:00Z">
        <w:r w:rsidRPr="001F0A69" w:rsidDel="00D82433">
          <w:rPr>
            <w:rFonts w:cs="Arial"/>
          </w:rPr>
          <w:delText>Glossary</w:delText>
        </w:r>
        <w:r w:rsidRPr="001F0A69" w:rsidDel="00D82433">
          <w:rPr>
            <w:rFonts w:cs="Arial"/>
          </w:rPr>
          <w:tab/>
          <w:delText>4</w:delText>
        </w:r>
      </w:del>
    </w:p>
    <w:p w14:paraId="13BB4755" w14:textId="1652C135" w:rsidR="00D435B7" w:rsidRPr="001F0A69" w:rsidDel="00D82433" w:rsidRDefault="00D435B7">
      <w:pPr>
        <w:pStyle w:val="TOC1"/>
        <w:rPr>
          <w:del w:id="223" w:author="Chiarelo, Hugo" w:date="2025-10-13T17:24:00Z" w16du:dateUtc="2025-10-13T20:24:00Z"/>
          <w:rFonts w:eastAsiaTheme="minorEastAsia" w:cs="Arial"/>
          <w:b w:val="0"/>
          <w:caps w:val="0"/>
          <w:noProof/>
          <w:color w:val="auto"/>
          <w:kern w:val="2"/>
          <w:szCs w:val="24"/>
          <w14:ligatures w14:val="standardContextual"/>
          <w:rPrChange w:id="224" w:author="Chiarelo, Hugo" w:date="2025-11-03T10:58:00Z" w16du:dateUtc="2025-11-03T13:58:00Z">
            <w:rPr>
              <w:del w:id="225"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226" w:author="Chiarelo, Hugo" w:date="2025-10-13T17:24:00Z" w16du:dateUtc="2025-10-13T20:24:00Z">
        <w:r w:rsidRPr="001F0A69" w:rsidDel="00D82433">
          <w:rPr>
            <w:rFonts w:cs="Arial"/>
            <w:b w:val="0"/>
            <w:caps w:val="0"/>
            <w:noProof/>
            <w:rPrChange w:id="227" w:author="Chiarelo, Hugo" w:date="2025-11-03T10:58:00Z" w16du:dateUtc="2025-11-03T13:58:00Z">
              <w:rPr>
                <w:b w:val="0"/>
                <w:caps w:val="0"/>
                <w:noProof/>
                <w:lang w:val="pt-BR"/>
              </w:rPr>
            </w:rPrChange>
          </w:rPr>
          <w:delText>1.</w:delText>
        </w:r>
        <w:r w:rsidRPr="001F0A69" w:rsidDel="00D82433">
          <w:rPr>
            <w:rFonts w:eastAsiaTheme="minorEastAsia" w:cs="Arial"/>
            <w:noProof/>
            <w:kern w:val="2"/>
            <w:szCs w:val="24"/>
            <w14:ligatures w14:val="standardContextual"/>
            <w:rPrChange w:id="228"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b w:val="0"/>
            <w:caps w:val="0"/>
            <w:noProof/>
            <w:rPrChange w:id="229" w:author="Chiarelo, Hugo" w:date="2025-11-03T10:58:00Z" w16du:dateUtc="2025-11-03T13:58:00Z">
              <w:rPr>
                <w:b w:val="0"/>
                <w:caps w:val="0"/>
                <w:noProof/>
                <w:lang w:val="pt-BR"/>
              </w:rPr>
            </w:rPrChange>
          </w:rPr>
          <w:delText>ems</w:delText>
        </w:r>
        <w:r w:rsidRPr="001F0A69" w:rsidDel="00D82433">
          <w:rPr>
            <w:rFonts w:cs="Arial"/>
            <w:noProof/>
          </w:rPr>
          <w:tab/>
          <w:delText>4</w:delText>
        </w:r>
      </w:del>
    </w:p>
    <w:p w14:paraId="12AC4D57" w14:textId="5013D367" w:rsidR="00D435B7" w:rsidRPr="001F0A69" w:rsidDel="00D82433" w:rsidRDefault="00D435B7">
      <w:pPr>
        <w:pStyle w:val="TOC1"/>
        <w:rPr>
          <w:del w:id="230" w:author="Chiarelo, Hugo" w:date="2025-10-13T17:24:00Z" w16du:dateUtc="2025-10-13T20:24:00Z"/>
          <w:rFonts w:eastAsiaTheme="minorEastAsia" w:cs="Arial"/>
          <w:b w:val="0"/>
          <w:caps w:val="0"/>
          <w:noProof/>
          <w:color w:val="auto"/>
          <w:kern w:val="2"/>
          <w:szCs w:val="24"/>
          <w14:ligatures w14:val="standardContextual"/>
          <w:rPrChange w:id="231" w:author="Chiarelo, Hugo" w:date="2025-11-03T10:58:00Z" w16du:dateUtc="2025-11-03T13:58:00Z">
            <w:rPr>
              <w:del w:id="232"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233" w:author="Chiarelo, Hugo" w:date="2025-10-13T17:24:00Z" w16du:dateUtc="2025-10-13T20:24:00Z">
        <w:r w:rsidRPr="001F0A69" w:rsidDel="00D82433">
          <w:rPr>
            <w:rFonts w:cs="Arial"/>
            <w:b w:val="0"/>
            <w:caps w:val="0"/>
            <w:noProof/>
            <w:rPrChange w:id="234" w:author="Chiarelo, Hugo" w:date="2025-11-03T10:58:00Z" w16du:dateUtc="2025-11-03T13:58:00Z">
              <w:rPr>
                <w:b w:val="0"/>
                <w:caps w:val="0"/>
                <w:noProof/>
                <w:lang w:val="pt-BR"/>
              </w:rPr>
            </w:rPrChange>
          </w:rPr>
          <w:delText>2.</w:delText>
        </w:r>
        <w:r w:rsidRPr="001F0A69" w:rsidDel="00D82433">
          <w:rPr>
            <w:rFonts w:eastAsiaTheme="minorEastAsia" w:cs="Arial"/>
            <w:noProof/>
            <w:kern w:val="2"/>
            <w:szCs w:val="24"/>
            <w14:ligatures w14:val="standardContextual"/>
            <w:rPrChange w:id="235"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b w:val="0"/>
            <w:caps w:val="0"/>
            <w:noProof/>
            <w:rPrChange w:id="236" w:author="Chiarelo, Hugo" w:date="2025-11-03T10:58:00Z" w16du:dateUtc="2025-11-03T13:58:00Z">
              <w:rPr>
                <w:b w:val="0"/>
                <w:caps w:val="0"/>
                <w:noProof/>
                <w:lang w:val="pt-BR"/>
              </w:rPr>
            </w:rPrChange>
          </w:rPr>
          <w:delText>Item Class</w:delText>
        </w:r>
        <w:r w:rsidRPr="001F0A69" w:rsidDel="00D82433">
          <w:rPr>
            <w:rFonts w:cs="Arial"/>
            <w:noProof/>
          </w:rPr>
          <w:tab/>
          <w:delText>4</w:delText>
        </w:r>
      </w:del>
    </w:p>
    <w:p w14:paraId="771FC4B0" w14:textId="00A2D780" w:rsidR="00D435B7" w:rsidRPr="001F0A69" w:rsidDel="00D82433" w:rsidRDefault="00D435B7">
      <w:pPr>
        <w:pStyle w:val="TOC1"/>
        <w:rPr>
          <w:del w:id="237" w:author="Chiarelo, Hugo" w:date="2025-10-13T17:24:00Z" w16du:dateUtc="2025-10-13T20:24:00Z"/>
          <w:rFonts w:eastAsiaTheme="minorEastAsia" w:cs="Arial"/>
          <w:b w:val="0"/>
          <w:caps w:val="0"/>
          <w:noProof/>
          <w:color w:val="auto"/>
          <w:kern w:val="2"/>
          <w:szCs w:val="24"/>
          <w14:ligatures w14:val="standardContextual"/>
          <w:rPrChange w:id="238" w:author="Chiarelo, Hugo" w:date="2025-11-03T10:58:00Z" w16du:dateUtc="2025-11-03T13:58:00Z">
            <w:rPr>
              <w:del w:id="239"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240" w:author="Chiarelo, Hugo" w:date="2025-10-13T17:24:00Z" w16du:dateUtc="2025-10-13T20:24:00Z">
        <w:r w:rsidRPr="001F0A69" w:rsidDel="00D82433">
          <w:rPr>
            <w:rFonts w:cs="Arial"/>
            <w:noProof/>
          </w:rPr>
          <w:delText>3.</w:delText>
        </w:r>
        <w:r w:rsidRPr="001F0A69" w:rsidDel="00D82433">
          <w:rPr>
            <w:rFonts w:eastAsiaTheme="minorEastAsia" w:cs="Arial"/>
            <w:noProof/>
            <w:kern w:val="2"/>
            <w:szCs w:val="24"/>
            <w14:ligatures w14:val="standardContextual"/>
            <w:rPrChange w:id="241"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noProof/>
          </w:rPr>
          <w:delText>EQUIPMENT function</w:delText>
        </w:r>
        <w:r w:rsidRPr="001F0A69" w:rsidDel="00D82433">
          <w:rPr>
            <w:rFonts w:cs="Arial"/>
            <w:noProof/>
          </w:rPr>
          <w:tab/>
          <w:delText>5</w:delText>
        </w:r>
      </w:del>
    </w:p>
    <w:p w14:paraId="18C99C16" w14:textId="719D7D6B" w:rsidR="00D435B7" w:rsidRPr="001F0A69" w:rsidDel="00D82433" w:rsidRDefault="00D435B7">
      <w:pPr>
        <w:pStyle w:val="TOC1"/>
        <w:rPr>
          <w:del w:id="242" w:author="Chiarelo, Hugo" w:date="2025-10-13T17:24:00Z" w16du:dateUtc="2025-10-13T20:24:00Z"/>
          <w:rFonts w:eastAsiaTheme="minorEastAsia" w:cs="Arial"/>
          <w:b w:val="0"/>
          <w:caps w:val="0"/>
          <w:noProof/>
          <w:color w:val="auto"/>
          <w:kern w:val="2"/>
          <w:szCs w:val="24"/>
          <w14:ligatures w14:val="standardContextual"/>
          <w:rPrChange w:id="243" w:author="Chiarelo, Hugo" w:date="2025-11-03T10:58:00Z" w16du:dateUtc="2025-11-03T13:58:00Z">
            <w:rPr>
              <w:del w:id="244"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245" w:author="Chiarelo, Hugo" w:date="2025-10-13T17:24:00Z" w16du:dateUtc="2025-10-13T20:24:00Z">
        <w:r w:rsidRPr="001F0A69" w:rsidDel="00D82433">
          <w:rPr>
            <w:rFonts w:cs="Arial"/>
            <w:noProof/>
          </w:rPr>
          <w:delText>4.</w:delText>
        </w:r>
        <w:r w:rsidRPr="001F0A69" w:rsidDel="00D82433">
          <w:rPr>
            <w:rFonts w:eastAsiaTheme="minorEastAsia" w:cs="Arial"/>
            <w:noProof/>
            <w:kern w:val="2"/>
            <w:szCs w:val="24"/>
            <w14:ligatures w14:val="standardContextual"/>
            <w:rPrChange w:id="246"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noProof/>
          </w:rPr>
          <w:delText>Boundary</w:delText>
        </w:r>
        <w:r w:rsidRPr="001F0A69" w:rsidDel="00D82433">
          <w:rPr>
            <w:rFonts w:cs="Arial"/>
            <w:noProof/>
          </w:rPr>
          <w:tab/>
          <w:delText>5</w:delText>
        </w:r>
      </w:del>
    </w:p>
    <w:p w14:paraId="0975AD1F" w14:textId="225F5203" w:rsidR="00D435B7" w:rsidRPr="001F0A69" w:rsidDel="00D82433" w:rsidRDefault="00D435B7">
      <w:pPr>
        <w:pStyle w:val="TOC1"/>
        <w:rPr>
          <w:del w:id="247" w:author="Chiarelo, Hugo" w:date="2025-10-13T17:24:00Z" w16du:dateUtc="2025-10-13T20:24:00Z"/>
          <w:rFonts w:eastAsiaTheme="minorEastAsia" w:cs="Arial"/>
          <w:b w:val="0"/>
          <w:caps w:val="0"/>
          <w:noProof/>
          <w:color w:val="auto"/>
          <w:kern w:val="2"/>
          <w:szCs w:val="24"/>
          <w14:ligatures w14:val="standardContextual"/>
          <w:rPrChange w:id="248" w:author="Chiarelo, Hugo" w:date="2025-11-03T10:58:00Z" w16du:dateUtc="2025-11-03T13:58:00Z">
            <w:rPr>
              <w:del w:id="249"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250" w:author="Chiarelo, Hugo" w:date="2025-10-13T17:24:00Z" w16du:dateUtc="2025-10-13T20:24:00Z">
        <w:r w:rsidRPr="001F0A69" w:rsidDel="00D82433">
          <w:rPr>
            <w:rFonts w:cs="Arial"/>
            <w:noProof/>
          </w:rPr>
          <w:delText>5.</w:delText>
        </w:r>
        <w:r w:rsidRPr="001F0A69" w:rsidDel="00D82433">
          <w:rPr>
            <w:rFonts w:eastAsiaTheme="minorEastAsia" w:cs="Arial"/>
            <w:noProof/>
            <w:kern w:val="2"/>
            <w:szCs w:val="24"/>
            <w14:ligatures w14:val="standardContextual"/>
            <w:rPrChange w:id="251"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noProof/>
          </w:rPr>
          <w:delText>Maintainable item</w:delText>
        </w:r>
        <w:r w:rsidRPr="001F0A69" w:rsidDel="00D82433">
          <w:rPr>
            <w:rFonts w:cs="Arial"/>
            <w:noProof/>
          </w:rPr>
          <w:tab/>
          <w:delText>5</w:delText>
        </w:r>
      </w:del>
    </w:p>
    <w:p w14:paraId="027F296D" w14:textId="0D369942" w:rsidR="00D435B7" w:rsidRPr="001F0A69" w:rsidDel="00D82433" w:rsidRDefault="00D435B7">
      <w:pPr>
        <w:pStyle w:val="TOC1"/>
        <w:rPr>
          <w:del w:id="252" w:author="Chiarelo, Hugo" w:date="2025-10-13T17:24:00Z" w16du:dateUtc="2025-10-13T20:24:00Z"/>
          <w:rFonts w:eastAsiaTheme="minorEastAsia" w:cs="Arial"/>
          <w:b w:val="0"/>
          <w:caps w:val="0"/>
          <w:noProof/>
          <w:color w:val="auto"/>
          <w:kern w:val="2"/>
          <w:szCs w:val="24"/>
          <w14:ligatures w14:val="standardContextual"/>
          <w:rPrChange w:id="253" w:author="Chiarelo, Hugo" w:date="2025-11-03T10:58:00Z" w16du:dateUtc="2025-11-03T13:58:00Z">
            <w:rPr>
              <w:del w:id="254"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255" w:author="Chiarelo, Hugo" w:date="2025-10-13T17:24:00Z" w16du:dateUtc="2025-10-13T20:24:00Z">
        <w:r w:rsidRPr="001F0A69" w:rsidDel="00D82433">
          <w:rPr>
            <w:rFonts w:cs="Arial"/>
            <w:noProof/>
          </w:rPr>
          <w:delText>6.</w:delText>
        </w:r>
        <w:r w:rsidRPr="001F0A69" w:rsidDel="00D82433">
          <w:rPr>
            <w:rFonts w:eastAsiaTheme="minorEastAsia" w:cs="Arial"/>
            <w:noProof/>
            <w:kern w:val="2"/>
            <w:szCs w:val="24"/>
            <w14:ligatures w14:val="standardContextual"/>
            <w:rPrChange w:id="256"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noProof/>
          </w:rPr>
          <w:delText>Failure effect severity</w:delText>
        </w:r>
        <w:r w:rsidRPr="001F0A69" w:rsidDel="00D82433">
          <w:rPr>
            <w:rFonts w:cs="Arial"/>
            <w:noProof/>
          </w:rPr>
          <w:tab/>
          <w:delText>5</w:delText>
        </w:r>
      </w:del>
    </w:p>
    <w:p w14:paraId="6364DFAF" w14:textId="5F458795" w:rsidR="00D435B7" w:rsidRPr="001F0A69" w:rsidDel="00D82433" w:rsidRDefault="00D435B7">
      <w:pPr>
        <w:pStyle w:val="TOC1"/>
        <w:rPr>
          <w:del w:id="257" w:author="Chiarelo, Hugo" w:date="2025-10-13T17:24:00Z" w16du:dateUtc="2025-10-13T20:24:00Z"/>
          <w:rFonts w:eastAsiaTheme="minorEastAsia" w:cs="Arial"/>
          <w:b w:val="0"/>
          <w:caps w:val="0"/>
          <w:noProof/>
          <w:color w:val="auto"/>
          <w:kern w:val="2"/>
          <w:szCs w:val="24"/>
          <w14:ligatures w14:val="standardContextual"/>
          <w:rPrChange w:id="258" w:author="Chiarelo, Hugo" w:date="2025-11-03T10:58:00Z" w16du:dateUtc="2025-11-03T13:58:00Z">
            <w:rPr>
              <w:del w:id="259"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260" w:author="Chiarelo, Hugo" w:date="2025-10-13T17:24:00Z" w16du:dateUtc="2025-10-13T20:24:00Z">
        <w:r w:rsidRPr="001F0A69" w:rsidDel="00D82433">
          <w:rPr>
            <w:rFonts w:cs="Arial"/>
            <w:noProof/>
          </w:rPr>
          <w:delText>7.</w:delText>
        </w:r>
        <w:r w:rsidRPr="001F0A69" w:rsidDel="00D82433">
          <w:rPr>
            <w:rFonts w:eastAsiaTheme="minorEastAsia" w:cs="Arial"/>
            <w:noProof/>
            <w:kern w:val="2"/>
            <w:szCs w:val="24"/>
            <w14:ligatures w14:val="standardContextual"/>
            <w:rPrChange w:id="261"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noProof/>
          </w:rPr>
          <w:delText>symptom</w:delText>
        </w:r>
        <w:r w:rsidRPr="001F0A69" w:rsidDel="00D82433">
          <w:rPr>
            <w:rFonts w:cs="Arial"/>
            <w:noProof/>
          </w:rPr>
          <w:tab/>
          <w:delText>5</w:delText>
        </w:r>
      </w:del>
    </w:p>
    <w:p w14:paraId="2FE63969" w14:textId="6FBC58E2" w:rsidR="00D435B7" w:rsidRPr="001F0A69" w:rsidDel="00D82433" w:rsidRDefault="00D435B7">
      <w:pPr>
        <w:pStyle w:val="TOC1"/>
        <w:rPr>
          <w:del w:id="262" w:author="Chiarelo, Hugo" w:date="2025-10-13T17:24:00Z" w16du:dateUtc="2025-10-13T20:24:00Z"/>
          <w:rFonts w:eastAsiaTheme="minorEastAsia" w:cs="Arial"/>
          <w:b w:val="0"/>
          <w:caps w:val="0"/>
          <w:noProof/>
          <w:color w:val="auto"/>
          <w:kern w:val="2"/>
          <w:szCs w:val="24"/>
          <w14:ligatures w14:val="standardContextual"/>
          <w:rPrChange w:id="263" w:author="Chiarelo, Hugo" w:date="2025-11-03T10:58:00Z" w16du:dateUtc="2025-11-03T13:58:00Z">
            <w:rPr>
              <w:del w:id="264"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265" w:author="Chiarelo, Hugo" w:date="2025-10-13T17:24:00Z" w16du:dateUtc="2025-10-13T20:24:00Z">
        <w:r w:rsidRPr="001F0A69" w:rsidDel="00D82433">
          <w:rPr>
            <w:rFonts w:cs="Arial"/>
            <w:noProof/>
          </w:rPr>
          <w:delText>8.</w:delText>
        </w:r>
        <w:r w:rsidRPr="001F0A69" w:rsidDel="00D82433">
          <w:rPr>
            <w:rFonts w:eastAsiaTheme="minorEastAsia" w:cs="Arial"/>
            <w:noProof/>
            <w:kern w:val="2"/>
            <w:szCs w:val="24"/>
            <w14:ligatures w14:val="standardContextual"/>
            <w:rPrChange w:id="266"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noProof/>
          </w:rPr>
          <w:delText>CAUSE</w:delText>
        </w:r>
        <w:r w:rsidRPr="001F0A69" w:rsidDel="00D82433">
          <w:rPr>
            <w:rFonts w:cs="Arial"/>
            <w:noProof/>
          </w:rPr>
          <w:tab/>
          <w:delText>7</w:delText>
        </w:r>
      </w:del>
    </w:p>
    <w:p w14:paraId="2E352CCA" w14:textId="7E1B4CD2" w:rsidR="00D435B7" w:rsidRPr="001F0A69" w:rsidDel="00D82433" w:rsidRDefault="00D435B7">
      <w:pPr>
        <w:pStyle w:val="TOC2"/>
        <w:rPr>
          <w:del w:id="267" w:author="Chiarelo, Hugo" w:date="2025-10-13T17:24:00Z" w16du:dateUtc="2025-10-13T20:24:00Z"/>
          <w:rFonts w:eastAsiaTheme="minorEastAsia" w:cs="Arial"/>
          <w:caps w:val="0"/>
          <w:color w:val="auto"/>
          <w:kern w:val="2"/>
          <w:szCs w:val="24"/>
          <w14:ligatures w14:val="standardContextual"/>
          <w:rPrChange w:id="268" w:author="Chiarelo, Hugo" w:date="2025-11-03T10:58:00Z" w16du:dateUtc="2025-11-03T13:58:00Z">
            <w:rPr>
              <w:del w:id="269" w:author="Chiarelo, Hugo" w:date="2025-10-13T17:24:00Z" w16du:dateUtc="2025-10-13T20:24:00Z"/>
              <w:rFonts w:asciiTheme="minorHAnsi" w:eastAsiaTheme="minorEastAsia" w:hAnsiTheme="minorHAnsi" w:cstheme="minorBidi"/>
              <w:caps w:val="0"/>
              <w:color w:val="auto"/>
              <w:kern w:val="2"/>
              <w:szCs w:val="24"/>
              <w14:ligatures w14:val="standardContextual"/>
            </w:rPr>
          </w:rPrChange>
        </w:rPr>
      </w:pPr>
      <w:del w:id="270" w:author="Chiarelo, Hugo" w:date="2025-10-13T17:24:00Z" w16du:dateUtc="2025-10-13T20:24:00Z">
        <w:r w:rsidRPr="001F0A69" w:rsidDel="00D82433">
          <w:rPr>
            <w:rFonts w:cs="Arial"/>
          </w:rPr>
          <w:delText>a)</w:delText>
        </w:r>
        <w:r w:rsidRPr="001F0A69" w:rsidDel="00D82433">
          <w:rPr>
            <w:rFonts w:eastAsiaTheme="minorEastAsia" w:cs="Arial"/>
            <w:kern w:val="2"/>
            <w:szCs w:val="24"/>
            <w14:ligatures w14:val="standardContextual"/>
            <w:rPrChange w:id="271"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82433">
          <w:rPr>
            <w:rFonts w:cs="Arial"/>
          </w:rPr>
          <w:delText>SPARE PARTS IN THE FAILLING COMPONENT</w:delText>
        </w:r>
        <w:r w:rsidRPr="001F0A69" w:rsidDel="00D82433">
          <w:rPr>
            <w:rFonts w:cs="Arial"/>
          </w:rPr>
          <w:tab/>
          <w:delText>9</w:delText>
        </w:r>
      </w:del>
    </w:p>
    <w:p w14:paraId="49040B56" w14:textId="5604D348" w:rsidR="00D435B7" w:rsidRPr="001F0A69" w:rsidDel="00D82433" w:rsidRDefault="00D435B7">
      <w:pPr>
        <w:pStyle w:val="TOC1"/>
        <w:rPr>
          <w:del w:id="272" w:author="Chiarelo, Hugo" w:date="2025-10-13T17:24:00Z" w16du:dateUtc="2025-10-13T20:24:00Z"/>
          <w:rFonts w:eastAsiaTheme="minorEastAsia" w:cs="Arial"/>
          <w:b w:val="0"/>
          <w:caps w:val="0"/>
          <w:noProof/>
          <w:color w:val="auto"/>
          <w:kern w:val="2"/>
          <w:szCs w:val="24"/>
          <w14:ligatures w14:val="standardContextual"/>
          <w:rPrChange w:id="273" w:author="Chiarelo, Hugo" w:date="2025-11-03T10:58:00Z" w16du:dateUtc="2025-11-03T13:58:00Z">
            <w:rPr>
              <w:del w:id="274"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275" w:author="Chiarelo, Hugo" w:date="2025-10-13T17:24:00Z" w16du:dateUtc="2025-10-13T20:24:00Z">
        <w:r w:rsidRPr="001F0A69" w:rsidDel="00D82433">
          <w:rPr>
            <w:rFonts w:cs="Arial"/>
            <w:noProof/>
          </w:rPr>
          <w:delText>9.</w:delText>
        </w:r>
        <w:r w:rsidRPr="001F0A69" w:rsidDel="00D82433">
          <w:rPr>
            <w:rFonts w:eastAsiaTheme="minorEastAsia" w:cs="Arial"/>
            <w:noProof/>
            <w:kern w:val="2"/>
            <w:szCs w:val="24"/>
            <w14:ligatures w14:val="standardContextual"/>
            <w:rPrChange w:id="276"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noProof/>
          </w:rPr>
          <w:delText>Failure Mode</w:delText>
        </w:r>
        <w:r w:rsidRPr="001F0A69" w:rsidDel="00D82433">
          <w:rPr>
            <w:rFonts w:cs="Arial"/>
            <w:noProof/>
          </w:rPr>
          <w:tab/>
          <w:delText>9</w:delText>
        </w:r>
      </w:del>
    </w:p>
    <w:p w14:paraId="3B33C6CC" w14:textId="1339CB0D" w:rsidR="00D435B7" w:rsidRPr="001F0A69" w:rsidDel="00D82433" w:rsidRDefault="00D435B7">
      <w:pPr>
        <w:pStyle w:val="TOC2"/>
        <w:rPr>
          <w:del w:id="277" w:author="Chiarelo, Hugo" w:date="2025-10-13T17:24:00Z" w16du:dateUtc="2025-10-13T20:24:00Z"/>
          <w:rFonts w:eastAsiaTheme="minorEastAsia" w:cs="Arial"/>
          <w:caps w:val="0"/>
          <w:color w:val="auto"/>
          <w:kern w:val="2"/>
          <w:szCs w:val="24"/>
          <w14:ligatures w14:val="standardContextual"/>
          <w:rPrChange w:id="278" w:author="Chiarelo, Hugo" w:date="2025-11-03T10:58:00Z" w16du:dateUtc="2025-11-03T13:58:00Z">
            <w:rPr>
              <w:del w:id="279" w:author="Chiarelo, Hugo" w:date="2025-10-13T17:24:00Z" w16du:dateUtc="2025-10-13T20:24:00Z"/>
              <w:rFonts w:asciiTheme="minorHAnsi" w:eastAsiaTheme="minorEastAsia" w:hAnsiTheme="minorHAnsi" w:cstheme="minorBidi"/>
              <w:caps w:val="0"/>
              <w:color w:val="auto"/>
              <w:kern w:val="2"/>
              <w:szCs w:val="24"/>
              <w14:ligatures w14:val="standardContextual"/>
            </w:rPr>
          </w:rPrChange>
        </w:rPr>
      </w:pPr>
      <w:del w:id="280" w:author="Chiarelo, Hugo" w:date="2025-10-13T17:24:00Z" w16du:dateUtc="2025-10-13T20:24:00Z">
        <w:r w:rsidRPr="001F0A69" w:rsidDel="00D82433">
          <w:rPr>
            <w:rFonts w:cs="Arial"/>
          </w:rPr>
          <w:delText>b)</w:delText>
        </w:r>
        <w:r w:rsidRPr="001F0A69" w:rsidDel="00D82433">
          <w:rPr>
            <w:rFonts w:eastAsiaTheme="minorEastAsia" w:cs="Arial"/>
            <w:kern w:val="2"/>
            <w:szCs w:val="24"/>
            <w14:ligatures w14:val="standardContextual"/>
            <w:rPrChange w:id="281"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82433">
          <w:rPr>
            <w:rFonts w:cs="Arial"/>
          </w:rPr>
          <w:delText>Survaillence Tasks with Failure MODE</w:delText>
        </w:r>
        <w:r w:rsidRPr="001F0A69" w:rsidDel="00D82433">
          <w:rPr>
            <w:rFonts w:cs="Arial"/>
          </w:rPr>
          <w:tab/>
          <w:delText>9</w:delText>
        </w:r>
      </w:del>
    </w:p>
    <w:p w14:paraId="4C5E50CF" w14:textId="4ECCB283" w:rsidR="00D435B7" w:rsidRPr="001F0A69" w:rsidDel="00D82433" w:rsidRDefault="00D435B7">
      <w:pPr>
        <w:pStyle w:val="TOC1"/>
        <w:rPr>
          <w:del w:id="282" w:author="Chiarelo, Hugo" w:date="2025-10-13T17:24:00Z" w16du:dateUtc="2025-10-13T20:24:00Z"/>
          <w:rFonts w:eastAsiaTheme="minorEastAsia" w:cs="Arial"/>
          <w:b w:val="0"/>
          <w:caps w:val="0"/>
          <w:noProof/>
          <w:color w:val="auto"/>
          <w:kern w:val="2"/>
          <w:szCs w:val="24"/>
          <w14:ligatures w14:val="standardContextual"/>
          <w:rPrChange w:id="283" w:author="Chiarelo, Hugo" w:date="2025-11-03T10:58:00Z" w16du:dateUtc="2025-11-03T13:58:00Z">
            <w:rPr>
              <w:del w:id="284"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285" w:author="Chiarelo, Hugo" w:date="2025-10-13T17:24:00Z" w16du:dateUtc="2025-10-13T20:24:00Z">
        <w:r w:rsidRPr="001F0A69" w:rsidDel="00D82433">
          <w:rPr>
            <w:rFonts w:cs="Arial"/>
            <w:noProof/>
          </w:rPr>
          <w:delText>10.</w:delText>
        </w:r>
        <w:r w:rsidRPr="001F0A69" w:rsidDel="00D82433">
          <w:rPr>
            <w:rFonts w:eastAsiaTheme="minorEastAsia" w:cs="Arial"/>
            <w:noProof/>
            <w:kern w:val="2"/>
            <w:szCs w:val="24"/>
            <w14:ligatures w14:val="standardContextual"/>
            <w:rPrChange w:id="286"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noProof/>
          </w:rPr>
          <w:delText>Treatment Action</w:delText>
        </w:r>
        <w:r w:rsidRPr="001F0A69" w:rsidDel="00D82433">
          <w:rPr>
            <w:rFonts w:cs="Arial"/>
            <w:noProof/>
          </w:rPr>
          <w:tab/>
          <w:delText>9</w:delText>
        </w:r>
      </w:del>
    </w:p>
    <w:p w14:paraId="594EE0BA" w14:textId="7E181AD4" w:rsidR="00D435B7" w:rsidRPr="001F0A69" w:rsidDel="00D82433" w:rsidRDefault="00D435B7">
      <w:pPr>
        <w:pStyle w:val="TOC2"/>
        <w:rPr>
          <w:del w:id="287" w:author="Chiarelo, Hugo" w:date="2025-10-13T17:24:00Z" w16du:dateUtc="2025-10-13T20:24:00Z"/>
          <w:rFonts w:eastAsiaTheme="minorEastAsia" w:cs="Arial"/>
          <w:caps w:val="0"/>
          <w:color w:val="auto"/>
          <w:kern w:val="2"/>
          <w:szCs w:val="24"/>
          <w14:ligatures w14:val="standardContextual"/>
          <w:rPrChange w:id="288" w:author="Chiarelo, Hugo" w:date="2025-11-03T10:58:00Z" w16du:dateUtc="2025-11-03T13:58:00Z">
            <w:rPr>
              <w:del w:id="289" w:author="Chiarelo, Hugo" w:date="2025-10-13T17:24:00Z" w16du:dateUtc="2025-10-13T20:24:00Z"/>
              <w:rFonts w:asciiTheme="minorHAnsi" w:eastAsiaTheme="minorEastAsia" w:hAnsiTheme="minorHAnsi" w:cstheme="minorBidi"/>
              <w:caps w:val="0"/>
              <w:color w:val="auto"/>
              <w:kern w:val="2"/>
              <w:szCs w:val="24"/>
              <w14:ligatures w14:val="standardContextual"/>
            </w:rPr>
          </w:rPrChange>
        </w:rPr>
      </w:pPr>
      <w:del w:id="290" w:author="Chiarelo, Hugo" w:date="2025-10-13T17:24:00Z" w16du:dateUtc="2025-10-13T20:24:00Z">
        <w:r w:rsidRPr="001F0A69" w:rsidDel="00D82433">
          <w:rPr>
            <w:rFonts w:cs="Arial"/>
          </w:rPr>
          <w:delText>c)</w:delText>
        </w:r>
        <w:r w:rsidRPr="001F0A69" w:rsidDel="00D82433">
          <w:rPr>
            <w:rFonts w:eastAsiaTheme="minorEastAsia" w:cs="Arial"/>
            <w:kern w:val="2"/>
            <w:szCs w:val="24"/>
            <w14:ligatures w14:val="standardContextual"/>
            <w:rPrChange w:id="291"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82433">
          <w:rPr>
            <w:rFonts w:cs="Arial"/>
          </w:rPr>
          <w:delText>Technical Reporting and Assurance Activity concepts</w:delText>
        </w:r>
        <w:r w:rsidRPr="001F0A69" w:rsidDel="00D82433">
          <w:rPr>
            <w:rFonts w:cs="Arial"/>
          </w:rPr>
          <w:tab/>
          <w:delText>10</w:delText>
        </w:r>
      </w:del>
    </w:p>
    <w:p w14:paraId="42101D02" w14:textId="443C7CC4" w:rsidR="00D435B7" w:rsidRPr="001F0A69" w:rsidDel="00D82433" w:rsidRDefault="00D435B7">
      <w:pPr>
        <w:pStyle w:val="TOC2"/>
        <w:rPr>
          <w:del w:id="292" w:author="Chiarelo, Hugo" w:date="2025-10-13T17:24:00Z" w16du:dateUtc="2025-10-13T20:24:00Z"/>
          <w:rFonts w:eastAsiaTheme="minorEastAsia" w:cs="Arial"/>
          <w:caps w:val="0"/>
          <w:color w:val="auto"/>
          <w:kern w:val="2"/>
          <w:szCs w:val="24"/>
          <w14:ligatures w14:val="standardContextual"/>
          <w:rPrChange w:id="293" w:author="Chiarelo, Hugo" w:date="2025-11-03T10:58:00Z" w16du:dateUtc="2025-11-03T13:58:00Z">
            <w:rPr>
              <w:del w:id="294" w:author="Chiarelo, Hugo" w:date="2025-10-13T17:24:00Z" w16du:dateUtc="2025-10-13T20:24:00Z"/>
              <w:rFonts w:asciiTheme="minorHAnsi" w:eastAsiaTheme="minorEastAsia" w:hAnsiTheme="minorHAnsi" w:cstheme="minorBidi"/>
              <w:caps w:val="0"/>
              <w:color w:val="auto"/>
              <w:kern w:val="2"/>
              <w:szCs w:val="24"/>
              <w14:ligatures w14:val="standardContextual"/>
            </w:rPr>
          </w:rPrChange>
        </w:rPr>
      </w:pPr>
      <w:del w:id="295" w:author="Chiarelo, Hugo" w:date="2025-10-13T17:24:00Z" w16du:dateUtc="2025-10-13T20:24:00Z">
        <w:r w:rsidRPr="001F0A69" w:rsidDel="00D82433">
          <w:rPr>
            <w:rFonts w:cs="Arial"/>
          </w:rPr>
          <w:delText>d)</w:delText>
        </w:r>
        <w:r w:rsidRPr="001F0A69" w:rsidDel="00D82433">
          <w:rPr>
            <w:rFonts w:eastAsiaTheme="minorEastAsia" w:cs="Arial"/>
            <w:kern w:val="2"/>
            <w:szCs w:val="24"/>
            <w14:ligatures w14:val="standardContextual"/>
            <w:rPrChange w:id="296"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82433">
          <w:rPr>
            <w:rFonts w:cs="Arial"/>
          </w:rPr>
          <w:delText>How to build a Technical Reporting from Work Instruction</w:delText>
        </w:r>
        <w:r w:rsidRPr="001F0A69" w:rsidDel="00D82433">
          <w:rPr>
            <w:rFonts w:cs="Arial"/>
          </w:rPr>
          <w:tab/>
          <w:delText>11</w:delText>
        </w:r>
      </w:del>
    </w:p>
    <w:p w14:paraId="7F359C9B" w14:textId="6C2768D6" w:rsidR="00D435B7" w:rsidRPr="001F0A69" w:rsidDel="00D82433" w:rsidRDefault="00D435B7">
      <w:pPr>
        <w:pStyle w:val="TOC1"/>
        <w:rPr>
          <w:del w:id="297" w:author="Chiarelo, Hugo" w:date="2025-10-13T17:24:00Z" w16du:dateUtc="2025-10-13T20:24:00Z"/>
          <w:rFonts w:eastAsiaTheme="minorEastAsia" w:cs="Arial"/>
          <w:b w:val="0"/>
          <w:caps w:val="0"/>
          <w:noProof/>
          <w:color w:val="auto"/>
          <w:kern w:val="2"/>
          <w:szCs w:val="24"/>
          <w14:ligatures w14:val="standardContextual"/>
          <w:rPrChange w:id="298" w:author="Chiarelo, Hugo" w:date="2025-11-03T10:58:00Z" w16du:dateUtc="2025-11-03T13:58:00Z">
            <w:rPr>
              <w:del w:id="299"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300" w:author="Chiarelo, Hugo" w:date="2025-10-13T17:24:00Z" w16du:dateUtc="2025-10-13T20:24:00Z">
        <w:r w:rsidRPr="001F0A69" w:rsidDel="00D82433">
          <w:rPr>
            <w:rFonts w:cs="Arial"/>
            <w:noProof/>
          </w:rPr>
          <w:delText>11.</w:delText>
        </w:r>
        <w:r w:rsidRPr="001F0A69" w:rsidDel="00D82433">
          <w:rPr>
            <w:rFonts w:eastAsiaTheme="minorEastAsia" w:cs="Arial"/>
            <w:noProof/>
            <w:kern w:val="2"/>
            <w:szCs w:val="24"/>
            <w14:ligatures w14:val="standardContextual"/>
            <w:rPrChange w:id="301"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noProof/>
          </w:rPr>
          <w:delText>COVERAGE/VULNERABILITY/OPPORTUNITY</w:delText>
        </w:r>
        <w:r w:rsidRPr="001F0A69" w:rsidDel="00D82433">
          <w:rPr>
            <w:rFonts w:cs="Arial"/>
            <w:noProof/>
          </w:rPr>
          <w:tab/>
          <w:delText>13</w:delText>
        </w:r>
      </w:del>
    </w:p>
    <w:p w14:paraId="46C5E011" w14:textId="35DCF5AD" w:rsidR="00D435B7" w:rsidRPr="001F0A69" w:rsidDel="00D82433" w:rsidRDefault="00D435B7">
      <w:pPr>
        <w:pStyle w:val="TOC1"/>
        <w:rPr>
          <w:del w:id="302" w:author="Chiarelo, Hugo" w:date="2025-10-13T17:24:00Z" w16du:dateUtc="2025-10-13T20:24:00Z"/>
          <w:rFonts w:eastAsiaTheme="minorEastAsia" w:cs="Arial"/>
          <w:b w:val="0"/>
          <w:caps w:val="0"/>
          <w:noProof/>
          <w:color w:val="auto"/>
          <w:kern w:val="2"/>
          <w:szCs w:val="24"/>
          <w14:ligatures w14:val="standardContextual"/>
          <w:rPrChange w:id="303" w:author="Chiarelo, Hugo" w:date="2025-11-03T10:58:00Z" w16du:dateUtc="2025-11-03T13:58:00Z">
            <w:rPr>
              <w:del w:id="304" w:author="Chiarelo, Hugo" w:date="2025-10-13T17:24:00Z" w16du:dateUtc="2025-10-13T20:24:00Z"/>
              <w:rFonts w:asciiTheme="minorHAnsi" w:eastAsiaTheme="minorEastAsia" w:hAnsiTheme="minorHAnsi" w:cstheme="minorBidi"/>
              <w:b w:val="0"/>
              <w:caps w:val="0"/>
              <w:noProof/>
              <w:color w:val="auto"/>
              <w:kern w:val="2"/>
              <w:szCs w:val="24"/>
              <w14:ligatures w14:val="standardContextual"/>
            </w:rPr>
          </w:rPrChange>
        </w:rPr>
      </w:pPr>
      <w:del w:id="305" w:author="Chiarelo, Hugo" w:date="2025-10-13T17:24:00Z" w16du:dateUtc="2025-10-13T20:24:00Z">
        <w:r w:rsidRPr="001F0A69" w:rsidDel="00D82433">
          <w:rPr>
            <w:rFonts w:cs="Arial"/>
            <w:noProof/>
          </w:rPr>
          <w:delText>12.</w:delText>
        </w:r>
        <w:r w:rsidRPr="001F0A69" w:rsidDel="00D82433">
          <w:rPr>
            <w:rFonts w:eastAsiaTheme="minorEastAsia" w:cs="Arial"/>
            <w:noProof/>
            <w:kern w:val="2"/>
            <w:szCs w:val="24"/>
            <w14:ligatures w14:val="standardContextual"/>
            <w:rPrChange w:id="306"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82433">
          <w:rPr>
            <w:rFonts w:cs="Arial"/>
            <w:noProof/>
          </w:rPr>
          <w:delText>OUTPUT FMEA Structure</w:delText>
        </w:r>
        <w:r w:rsidRPr="001F0A69" w:rsidDel="00D82433">
          <w:rPr>
            <w:rFonts w:cs="Arial"/>
            <w:noProof/>
          </w:rPr>
          <w:tab/>
          <w:delText>13</w:delText>
        </w:r>
      </w:del>
    </w:p>
    <w:p w14:paraId="3031CC76" w14:textId="53B02F86" w:rsidR="00D435B7" w:rsidRPr="001F0A69" w:rsidDel="00D82433" w:rsidRDefault="00D435B7">
      <w:pPr>
        <w:pStyle w:val="TOC2"/>
        <w:rPr>
          <w:del w:id="307" w:author="Chiarelo, Hugo" w:date="2025-10-13T17:24:00Z" w16du:dateUtc="2025-10-13T20:24:00Z"/>
          <w:rFonts w:eastAsiaTheme="minorEastAsia" w:cs="Arial"/>
          <w:caps w:val="0"/>
          <w:color w:val="auto"/>
          <w:kern w:val="2"/>
          <w:szCs w:val="24"/>
          <w14:ligatures w14:val="standardContextual"/>
          <w:rPrChange w:id="308" w:author="Chiarelo, Hugo" w:date="2025-11-03T10:58:00Z" w16du:dateUtc="2025-11-03T13:58:00Z">
            <w:rPr>
              <w:del w:id="309" w:author="Chiarelo, Hugo" w:date="2025-10-13T17:24:00Z" w16du:dateUtc="2025-10-13T20:24:00Z"/>
              <w:rFonts w:asciiTheme="minorHAnsi" w:eastAsiaTheme="minorEastAsia" w:hAnsiTheme="minorHAnsi" w:cstheme="minorBidi"/>
              <w:caps w:val="0"/>
              <w:color w:val="auto"/>
              <w:kern w:val="2"/>
              <w:szCs w:val="24"/>
              <w14:ligatures w14:val="standardContextual"/>
            </w:rPr>
          </w:rPrChange>
        </w:rPr>
      </w:pPr>
      <w:del w:id="310" w:author="Chiarelo, Hugo" w:date="2025-10-13T17:24:00Z" w16du:dateUtc="2025-10-13T20:24:00Z">
        <w:r w:rsidRPr="001F0A69" w:rsidDel="00D82433">
          <w:rPr>
            <w:rFonts w:cs="Arial"/>
          </w:rPr>
          <w:delText>1.1</w:delText>
        </w:r>
        <w:r w:rsidRPr="001F0A69" w:rsidDel="00D82433">
          <w:rPr>
            <w:rFonts w:eastAsiaTheme="minorEastAsia" w:cs="Arial"/>
            <w:kern w:val="2"/>
            <w:szCs w:val="24"/>
            <w14:ligatures w14:val="standardContextual"/>
            <w:rPrChange w:id="311"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82433">
          <w:rPr>
            <w:rFonts w:cs="Arial"/>
          </w:rPr>
          <w:delText>Output file</w:delText>
        </w:r>
        <w:r w:rsidRPr="001F0A69" w:rsidDel="00D82433">
          <w:rPr>
            <w:rFonts w:cs="Arial"/>
          </w:rPr>
          <w:tab/>
          <w:delText>18</w:delText>
        </w:r>
      </w:del>
    </w:p>
    <w:p w14:paraId="67C263AB" w14:textId="017D8E02" w:rsidR="0035233F" w:rsidRPr="001F0A69" w:rsidDel="00D435B7" w:rsidRDefault="0035233F">
      <w:pPr>
        <w:pStyle w:val="TOC2"/>
        <w:rPr>
          <w:ins w:id="312" w:author="Alvarenga, Agatha" w:date="2025-05-14T09:02:00Z" w16du:dateUtc="2025-05-14T12:02:00Z"/>
          <w:del w:id="313" w:author="Chiarelo, Hugo" w:date="2025-09-10T21:46:00Z" w16du:dateUtc="2025-09-11T00:46:00Z"/>
          <w:rFonts w:eastAsiaTheme="minorEastAsia" w:cs="Arial"/>
          <w:caps w:val="0"/>
          <w:color w:val="auto"/>
          <w:kern w:val="2"/>
          <w:szCs w:val="24"/>
          <w14:ligatures w14:val="standardContextual"/>
          <w:rPrChange w:id="314" w:author="Chiarelo, Hugo" w:date="2025-11-03T10:58:00Z" w16du:dateUtc="2025-11-03T13:58:00Z">
            <w:rPr>
              <w:ins w:id="315" w:author="Alvarenga, Agatha" w:date="2025-05-14T09:02:00Z" w16du:dateUtc="2025-05-14T12:02:00Z"/>
              <w:del w:id="316"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ins w:id="317" w:author="Alvarenga, Agatha" w:date="2025-05-14T09:02:00Z" w16du:dateUtc="2025-05-14T12:02:00Z">
        <w:del w:id="318" w:author="Chiarelo, Hugo" w:date="2025-09-10T21:46:00Z" w16du:dateUtc="2025-09-11T00:46:00Z">
          <w:r w:rsidRPr="001F0A69" w:rsidDel="00D435B7">
            <w:rPr>
              <w:rFonts w:cs="Arial"/>
            </w:rPr>
            <w:delText>Glossary</w:delText>
          </w:r>
          <w:r w:rsidRPr="001F0A69" w:rsidDel="00D435B7">
            <w:rPr>
              <w:rFonts w:cs="Arial"/>
            </w:rPr>
            <w:tab/>
            <w:delText>4</w:delText>
          </w:r>
        </w:del>
      </w:ins>
    </w:p>
    <w:p w14:paraId="277684BE" w14:textId="4605D03E" w:rsidR="0035233F" w:rsidRPr="001F0A69" w:rsidDel="00D435B7" w:rsidRDefault="0035233F">
      <w:pPr>
        <w:pStyle w:val="TOC1"/>
        <w:rPr>
          <w:ins w:id="319" w:author="Alvarenga, Agatha" w:date="2025-05-14T09:02:00Z" w16du:dateUtc="2025-05-14T12:02:00Z"/>
          <w:del w:id="320" w:author="Chiarelo, Hugo" w:date="2025-09-10T21:46:00Z" w16du:dateUtc="2025-09-11T00:46:00Z"/>
          <w:rFonts w:eastAsiaTheme="minorEastAsia" w:cs="Arial"/>
          <w:b w:val="0"/>
          <w:caps w:val="0"/>
          <w:noProof/>
          <w:color w:val="auto"/>
          <w:kern w:val="2"/>
          <w:szCs w:val="24"/>
          <w14:ligatures w14:val="standardContextual"/>
          <w:rPrChange w:id="321" w:author="Chiarelo, Hugo" w:date="2025-11-03T10:58:00Z" w16du:dateUtc="2025-11-03T13:58:00Z">
            <w:rPr>
              <w:ins w:id="322" w:author="Alvarenga, Agatha" w:date="2025-05-14T09:02:00Z" w16du:dateUtc="2025-05-14T12:02:00Z"/>
              <w:del w:id="323"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ins w:id="324" w:author="Alvarenga, Agatha" w:date="2025-05-14T09:02:00Z" w16du:dateUtc="2025-05-14T12:02:00Z">
        <w:del w:id="325" w:author="Chiarelo, Hugo" w:date="2025-09-10T21:46:00Z" w16du:dateUtc="2025-09-11T00:46:00Z">
          <w:r w:rsidRPr="001F0A69" w:rsidDel="00D435B7">
            <w:rPr>
              <w:rFonts w:cs="Arial"/>
              <w:b w:val="0"/>
              <w:caps w:val="0"/>
              <w:noProof/>
              <w:rPrChange w:id="326" w:author="Chiarelo, Hugo" w:date="2025-11-03T10:58:00Z" w16du:dateUtc="2025-11-03T13:58:00Z">
                <w:rPr>
                  <w:b w:val="0"/>
                  <w:caps w:val="0"/>
                  <w:noProof/>
                  <w:lang w:val="pt-BR"/>
                </w:rPr>
              </w:rPrChange>
            </w:rPr>
            <w:delText>1.</w:delText>
          </w:r>
          <w:r w:rsidRPr="001F0A69" w:rsidDel="00D435B7">
            <w:rPr>
              <w:rFonts w:eastAsiaTheme="minorEastAsia" w:cs="Arial"/>
              <w:noProof/>
              <w:kern w:val="2"/>
              <w:szCs w:val="24"/>
              <w14:ligatures w14:val="standardContextual"/>
              <w:rPrChange w:id="327"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b w:val="0"/>
              <w:caps w:val="0"/>
              <w:noProof/>
              <w:rPrChange w:id="328" w:author="Chiarelo, Hugo" w:date="2025-11-03T10:58:00Z" w16du:dateUtc="2025-11-03T13:58:00Z">
                <w:rPr>
                  <w:b w:val="0"/>
                  <w:caps w:val="0"/>
                  <w:noProof/>
                  <w:lang w:val="pt-BR"/>
                </w:rPr>
              </w:rPrChange>
            </w:rPr>
            <w:delText>ems</w:delText>
          </w:r>
          <w:r w:rsidRPr="001F0A69" w:rsidDel="00D435B7">
            <w:rPr>
              <w:rFonts w:cs="Arial"/>
              <w:noProof/>
            </w:rPr>
            <w:tab/>
            <w:delText>4</w:delText>
          </w:r>
        </w:del>
      </w:ins>
    </w:p>
    <w:p w14:paraId="08CF3CE7" w14:textId="016EC6AA" w:rsidR="0035233F" w:rsidRPr="001F0A69" w:rsidDel="00D435B7" w:rsidRDefault="0035233F">
      <w:pPr>
        <w:pStyle w:val="TOC1"/>
        <w:rPr>
          <w:ins w:id="329" w:author="Alvarenga, Agatha" w:date="2025-05-14T09:02:00Z" w16du:dateUtc="2025-05-14T12:02:00Z"/>
          <w:del w:id="330" w:author="Chiarelo, Hugo" w:date="2025-09-10T21:46:00Z" w16du:dateUtc="2025-09-11T00:46:00Z"/>
          <w:rFonts w:eastAsiaTheme="minorEastAsia" w:cs="Arial"/>
          <w:b w:val="0"/>
          <w:caps w:val="0"/>
          <w:noProof/>
          <w:color w:val="auto"/>
          <w:kern w:val="2"/>
          <w:szCs w:val="24"/>
          <w14:ligatures w14:val="standardContextual"/>
          <w:rPrChange w:id="331" w:author="Chiarelo, Hugo" w:date="2025-11-03T10:58:00Z" w16du:dateUtc="2025-11-03T13:58:00Z">
            <w:rPr>
              <w:ins w:id="332" w:author="Alvarenga, Agatha" w:date="2025-05-14T09:02:00Z" w16du:dateUtc="2025-05-14T12:02:00Z"/>
              <w:del w:id="333"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ins w:id="334" w:author="Alvarenga, Agatha" w:date="2025-05-14T09:02:00Z" w16du:dateUtc="2025-05-14T12:02:00Z">
        <w:del w:id="335" w:author="Chiarelo, Hugo" w:date="2025-09-10T21:46:00Z" w16du:dateUtc="2025-09-11T00:46:00Z">
          <w:r w:rsidRPr="001F0A69" w:rsidDel="00D435B7">
            <w:rPr>
              <w:rFonts w:cs="Arial"/>
              <w:b w:val="0"/>
              <w:caps w:val="0"/>
              <w:noProof/>
              <w:rPrChange w:id="336" w:author="Chiarelo, Hugo" w:date="2025-11-03T10:58:00Z" w16du:dateUtc="2025-11-03T13:58:00Z">
                <w:rPr>
                  <w:b w:val="0"/>
                  <w:caps w:val="0"/>
                  <w:noProof/>
                  <w:lang w:val="pt-BR"/>
                </w:rPr>
              </w:rPrChange>
            </w:rPr>
            <w:delText>2.</w:delText>
          </w:r>
          <w:r w:rsidRPr="001F0A69" w:rsidDel="00D435B7">
            <w:rPr>
              <w:rFonts w:eastAsiaTheme="minorEastAsia" w:cs="Arial"/>
              <w:noProof/>
              <w:kern w:val="2"/>
              <w:szCs w:val="24"/>
              <w14:ligatures w14:val="standardContextual"/>
              <w:rPrChange w:id="337"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b w:val="0"/>
              <w:caps w:val="0"/>
              <w:noProof/>
              <w:rPrChange w:id="338" w:author="Chiarelo, Hugo" w:date="2025-11-03T10:58:00Z" w16du:dateUtc="2025-11-03T13:58:00Z">
                <w:rPr>
                  <w:b w:val="0"/>
                  <w:caps w:val="0"/>
                  <w:noProof/>
                  <w:lang w:val="pt-BR"/>
                </w:rPr>
              </w:rPrChange>
            </w:rPr>
            <w:delText>define Item Class</w:delText>
          </w:r>
          <w:r w:rsidRPr="001F0A69" w:rsidDel="00D435B7">
            <w:rPr>
              <w:rFonts w:cs="Arial"/>
              <w:noProof/>
            </w:rPr>
            <w:tab/>
            <w:delText>4</w:delText>
          </w:r>
        </w:del>
      </w:ins>
    </w:p>
    <w:p w14:paraId="11600F29" w14:textId="25A20B66" w:rsidR="0035233F" w:rsidRPr="001F0A69" w:rsidDel="00D435B7" w:rsidRDefault="0035233F">
      <w:pPr>
        <w:pStyle w:val="TOC1"/>
        <w:rPr>
          <w:ins w:id="339" w:author="Alvarenga, Agatha" w:date="2025-05-14T09:02:00Z" w16du:dateUtc="2025-05-14T12:02:00Z"/>
          <w:del w:id="340" w:author="Chiarelo, Hugo" w:date="2025-09-10T21:46:00Z" w16du:dateUtc="2025-09-11T00:46:00Z"/>
          <w:rFonts w:eastAsiaTheme="minorEastAsia" w:cs="Arial"/>
          <w:b w:val="0"/>
          <w:caps w:val="0"/>
          <w:noProof/>
          <w:color w:val="auto"/>
          <w:kern w:val="2"/>
          <w:szCs w:val="24"/>
          <w14:ligatures w14:val="standardContextual"/>
          <w:rPrChange w:id="341" w:author="Chiarelo, Hugo" w:date="2025-11-03T10:58:00Z" w16du:dateUtc="2025-11-03T13:58:00Z">
            <w:rPr>
              <w:ins w:id="342" w:author="Alvarenga, Agatha" w:date="2025-05-14T09:02:00Z" w16du:dateUtc="2025-05-14T12:02:00Z"/>
              <w:del w:id="343"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ins w:id="344" w:author="Alvarenga, Agatha" w:date="2025-05-14T09:02:00Z" w16du:dateUtc="2025-05-14T12:02:00Z">
        <w:del w:id="345" w:author="Chiarelo, Hugo" w:date="2025-09-10T21:46:00Z" w16du:dateUtc="2025-09-11T00:46:00Z">
          <w:r w:rsidRPr="001F0A69" w:rsidDel="00D435B7">
            <w:rPr>
              <w:rFonts w:cs="Arial"/>
              <w:noProof/>
            </w:rPr>
            <w:delText>3.</w:delText>
          </w:r>
          <w:r w:rsidRPr="001F0A69" w:rsidDel="00D435B7">
            <w:rPr>
              <w:rFonts w:eastAsiaTheme="minorEastAsia" w:cs="Arial"/>
              <w:noProof/>
              <w:kern w:val="2"/>
              <w:szCs w:val="24"/>
              <w14:ligatures w14:val="standardContextual"/>
              <w:rPrChange w:id="346"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define function</w:delText>
          </w:r>
          <w:r w:rsidRPr="001F0A69" w:rsidDel="00D435B7">
            <w:rPr>
              <w:rFonts w:cs="Arial"/>
              <w:noProof/>
            </w:rPr>
            <w:tab/>
            <w:delText>5</w:delText>
          </w:r>
        </w:del>
      </w:ins>
    </w:p>
    <w:p w14:paraId="2D3255F0" w14:textId="4399A7E7" w:rsidR="0035233F" w:rsidRPr="001F0A69" w:rsidDel="00D435B7" w:rsidRDefault="0035233F">
      <w:pPr>
        <w:pStyle w:val="TOC1"/>
        <w:rPr>
          <w:ins w:id="347" w:author="Alvarenga, Agatha" w:date="2025-05-14T09:02:00Z" w16du:dateUtc="2025-05-14T12:02:00Z"/>
          <w:del w:id="348" w:author="Chiarelo, Hugo" w:date="2025-09-10T21:46:00Z" w16du:dateUtc="2025-09-11T00:46:00Z"/>
          <w:rFonts w:eastAsiaTheme="minorEastAsia" w:cs="Arial"/>
          <w:b w:val="0"/>
          <w:caps w:val="0"/>
          <w:noProof/>
          <w:color w:val="auto"/>
          <w:kern w:val="2"/>
          <w:szCs w:val="24"/>
          <w14:ligatures w14:val="standardContextual"/>
          <w:rPrChange w:id="349" w:author="Chiarelo, Hugo" w:date="2025-11-03T10:58:00Z" w16du:dateUtc="2025-11-03T13:58:00Z">
            <w:rPr>
              <w:ins w:id="350" w:author="Alvarenga, Agatha" w:date="2025-05-14T09:02:00Z" w16du:dateUtc="2025-05-14T12:02:00Z"/>
              <w:del w:id="351"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ins w:id="352" w:author="Alvarenga, Agatha" w:date="2025-05-14T09:02:00Z" w16du:dateUtc="2025-05-14T12:02:00Z">
        <w:del w:id="353" w:author="Chiarelo, Hugo" w:date="2025-09-10T21:46:00Z" w16du:dateUtc="2025-09-11T00:46:00Z">
          <w:r w:rsidRPr="001F0A69" w:rsidDel="00D435B7">
            <w:rPr>
              <w:rFonts w:cs="Arial"/>
              <w:noProof/>
            </w:rPr>
            <w:delText>4.</w:delText>
          </w:r>
          <w:r w:rsidRPr="001F0A69" w:rsidDel="00D435B7">
            <w:rPr>
              <w:rFonts w:eastAsiaTheme="minorEastAsia" w:cs="Arial"/>
              <w:noProof/>
              <w:kern w:val="2"/>
              <w:szCs w:val="24"/>
              <w14:ligatures w14:val="standardContextual"/>
              <w:rPrChange w:id="354"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Maintenable item</w:delText>
          </w:r>
          <w:r w:rsidRPr="001F0A69" w:rsidDel="00D435B7">
            <w:rPr>
              <w:rFonts w:cs="Arial"/>
              <w:noProof/>
            </w:rPr>
            <w:tab/>
            <w:delText>5</w:delText>
          </w:r>
        </w:del>
      </w:ins>
    </w:p>
    <w:p w14:paraId="7F179AF2" w14:textId="5B7400DD" w:rsidR="0035233F" w:rsidRPr="001F0A69" w:rsidDel="00D435B7" w:rsidRDefault="0035233F">
      <w:pPr>
        <w:pStyle w:val="TOC1"/>
        <w:rPr>
          <w:ins w:id="355" w:author="Alvarenga, Agatha" w:date="2025-05-14T09:02:00Z" w16du:dateUtc="2025-05-14T12:02:00Z"/>
          <w:del w:id="356" w:author="Chiarelo, Hugo" w:date="2025-09-10T21:46:00Z" w16du:dateUtc="2025-09-11T00:46:00Z"/>
          <w:rFonts w:eastAsiaTheme="minorEastAsia" w:cs="Arial"/>
          <w:b w:val="0"/>
          <w:caps w:val="0"/>
          <w:noProof/>
          <w:color w:val="auto"/>
          <w:kern w:val="2"/>
          <w:szCs w:val="24"/>
          <w14:ligatures w14:val="standardContextual"/>
          <w:rPrChange w:id="357" w:author="Chiarelo, Hugo" w:date="2025-11-03T10:58:00Z" w16du:dateUtc="2025-11-03T13:58:00Z">
            <w:rPr>
              <w:ins w:id="358" w:author="Alvarenga, Agatha" w:date="2025-05-14T09:02:00Z" w16du:dateUtc="2025-05-14T12:02:00Z"/>
              <w:del w:id="359"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ins w:id="360" w:author="Alvarenga, Agatha" w:date="2025-05-14T09:02:00Z" w16du:dateUtc="2025-05-14T12:02:00Z">
        <w:del w:id="361" w:author="Chiarelo, Hugo" w:date="2025-09-10T21:46:00Z" w16du:dateUtc="2025-09-11T00:46:00Z">
          <w:r w:rsidRPr="001F0A69" w:rsidDel="00D435B7">
            <w:rPr>
              <w:rFonts w:cs="Arial"/>
              <w:noProof/>
            </w:rPr>
            <w:delText>5.</w:delText>
          </w:r>
          <w:r w:rsidRPr="001F0A69" w:rsidDel="00D435B7">
            <w:rPr>
              <w:rFonts w:eastAsiaTheme="minorEastAsia" w:cs="Arial"/>
              <w:noProof/>
              <w:kern w:val="2"/>
              <w:szCs w:val="24"/>
              <w14:ligatures w14:val="standardContextual"/>
              <w:rPrChange w:id="362"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Failure effect severity</w:delText>
          </w:r>
          <w:r w:rsidRPr="001F0A69" w:rsidDel="00D435B7">
            <w:rPr>
              <w:rFonts w:cs="Arial"/>
              <w:noProof/>
            </w:rPr>
            <w:tab/>
            <w:delText>5</w:delText>
          </w:r>
        </w:del>
      </w:ins>
    </w:p>
    <w:p w14:paraId="47A0300C" w14:textId="4EC2AA48" w:rsidR="0035233F" w:rsidRPr="001F0A69" w:rsidDel="00D435B7" w:rsidRDefault="0035233F">
      <w:pPr>
        <w:pStyle w:val="TOC1"/>
        <w:rPr>
          <w:ins w:id="363" w:author="Alvarenga, Agatha" w:date="2025-05-14T09:02:00Z" w16du:dateUtc="2025-05-14T12:02:00Z"/>
          <w:del w:id="364" w:author="Chiarelo, Hugo" w:date="2025-09-10T21:46:00Z" w16du:dateUtc="2025-09-11T00:46:00Z"/>
          <w:rFonts w:eastAsiaTheme="minorEastAsia" w:cs="Arial"/>
          <w:b w:val="0"/>
          <w:caps w:val="0"/>
          <w:noProof/>
          <w:color w:val="auto"/>
          <w:kern w:val="2"/>
          <w:szCs w:val="24"/>
          <w14:ligatures w14:val="standardContextual"/>
          <w:rPrChange w:id="365" w:author="Chiarelo, Hugo" w:date="2025-11-03T10:58:00Z" w16du:dateUtc="2025-11-03T13:58:00Z">
            <w:rPr>
              <w:ins w:id="366" w:author="Alvarenga, Agatha" w:date="2025-05-14T09:02:00Z" w16du:dateUtc="2025-05-14T12:02:00Z"/>
              <w:del w:id="367"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ins w:id="368" w:author="Alvarenga, Agatha" w:date="2025-05-14T09:02:00Z" w16du:dateUtc="2025-05-14T12:02:00Z">
        <w:del w:id="369" w:author="Chiarelo, Hugo" w:date="2025-09-10T21:46:00Z" w16du:dateUtc="2025-09-11T00:46:00Z">
          <w:r w:rsidRPr="001F0A69" w:rsidDel="00D435B7">
            <w:rPr>
              <w:rFonts w:cs="Arial"/>
              <w:noProof/>
            </w:rPr>
            <w:delText>6.</w:delText>
          </w:r>
          <w:r w:rsidRPr="001F0A69" w:rsidDel="00D435B7">
            <w:rPr>
              <w:rFonts w:eastAsiaTheme="minorEastAsia" w:cs="Arial"/>
              <w:noProof/>
              <w:kern w:val="2"/>
              <w:szCs w:val="24"/>
              <w14:ligatures w14:val="standardContextual"/>
              <w:rPrChange w:id="370"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symptom</w:delText>
          </w:r>
          <w:r w:rsidRPr="001F0A69" w:rsidDel="00D435B7">
            <w:rPr>
              <w:rFonts w:cs="Arial"/>
              <w:noProof/>
            </w:rPr>
            <w:tab/>
            <w:delText>5</w:delText>
          </w:r>
        </w:del>
      </w:ins>
    </w:p>
    <w:p w14:paraId="67601932" w14:textId="45FDDD09" w:rsidR="0035233F" w:rsidRPr="001F0A69" w:rsidDel="00D435B7" w:rsidRDefault="0035233F">
      <w:pPr>
        <w:pStyle w:val="TOC1"/>
        <w:rPr>
          <w:ins w:id="371" w:author="Alvarenga, Agatha" w:date="2025-05-14T09:02:00Z" w16du:dateUtc="2025-05-14T12:02:00Z"/>
          <w:del w:id="372" w:author="Chiarelo, Hugo" w:date="2025-09-10T21:46:00Z" w16du:dateUtc="2025-09-11T00:46:00Z"/>
          <w:rFonts w:eastAsiaTheme="minorEastAsia" w:cs="Arial"/>
          <w:b w:val="0"/>
          <w:caps w:val="0"/>
          <w:noProof/>
          <w:color w:val="auto"/>
          <w:kern w:val="2"/>
          <w:szCs w:val="24"/>
          <w14:ligatures w14:val="standardContextual"/>
          <w:rPrChange w:id="373" w:author="Chiarelo, Hugo" w:date="2025-11-03T10:58:00Z" w16du:dateUtc="2025-11-03T13:58:00Z">
            <w:rPr>
              <w:ins w:id="374" w:author="Alvarenga, Agatha" w:date="2025-05-14T09:02:00Z" w16du:dateUtc="2025-05-14T12:02:00Z"/>
              <w:del w:id="375"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ins w:id="376" w:author="Alvarenga, Agatha" w:date="2025-05-14T09:02:00Z" w16du:dateUtc="2025-05-14T12:02:00Z">
        <w:del w:id="377" w:author="Chiarelo, Hugo" w:date="2025-09-10T21:46:00Z" w16du:dateUtc="2025-09-11T00:46:00Z">
          <w:r w:rsidRPr="001F0A69" w:rsidDel="00D435B7">
            <w:rPr>
              <w:rFonts w:cs="Arial"/>
              <w:noProof/>
            </w:rPr>
            <w:delText>7.</w:delText>
          </w:r>
          <w:r w:rsidRPr="001F0A69" w:rsidDel="00D435B7">
            <w:rPr>
              <w:rFonts w:eastAsiaTheme="minorEastAsia" w:cs="Arial"/>
              <w:noProof/>
              <w:kern w:val="2"/>
              <w:szCs w:val="24"/>
              <w14:ligatures w14:val="standardContextual"/>
              <w:rPrChange w:id="378"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CAUSE</w:delText>
          </w:r>
          <w:r w:rsidRPr="001F0A69" w:rsidDel="00D435B7">
            <w:rPr>
              <w:rFonts w:cs="Arial"/>
              <w:noProof/>
            </w:rPr>
            <w:tab/>
            <w:delText>5</w:delText>
          </w:r>
        </w:del>
      </w:ins>
    </w:p>
    <w:p w14:paraId="6CB36F06" w14:textId="799618D3" w:rsidR="0035233F" w:rsidRPr="001F0A69" w:rsidDel="00D435B7" w:rsidRDefault="0035233F">
      <w:pPr>
        <w:pStyle w:val="TOC2"/>
        <w:rPr>
          <w:ins w:id="379" w:author="Alvarenga, Agatha" w:date="2025-05-14T09:02:00Z" w16du:dateUtc="2025-05-14T12:02:00Z"/>
          <w:del w:id="380" w:author="Chiarelo, Hugo" w:date="2025-09-10T21:46:00Z" w16du:dateUtc="2025-09-11T00:46:00Z"/>
          <w:rFonts w:eastAsiaTheme="minorEastAsia" w:cs="Arial"/>
          <w:caps w:val="0"/>
          <w:color w:val="auto"/>
          <w:kern w:val="2"/>
          <w:szCs w:val="24"/>
          <w14:ligatures w14:val="standardContextual"/>
          <w:rPrChange w:id="381" w:author="Chiarelo, Hugo" w:date="2025-11-03T10:58:00Z" w16du:dateUtc="2025-11-03T13:58:00Z">
            <w:rPr>
              <w:ins w:id="382" w:author="Alvarenga, Agatha" w:date="2025-05-14T09:02:00Z" w16du:dateUtc="2025-05-14T12:02:00Z"/>
              <w:del w:id="383"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ins w:id="384" w:author="Alvarenga, Agatha" w:date="2025-05-14T09:02:00Z" w16du:dateUtc="2025-05-14T12:02:00Z">
        <w:del w:id="385" w:author="Chiarelo, Hugo" w:date="2025-09-10T21:46:00Z" w16du:dateUtc="2025-09-11T00:46:00Z">
          <w:r w:rsidRPr="001F0A69" w:rsidDel="00D435B7">
            <w:rPr>
              <w:rFonts w:cs="Arial"/>
            </w:rPr>
            <w:delText>a)</w:delText>
          </w:r>
          <w:r w:rsidRPr="001F0A69" w:rsidDel="00D435B7">
            <w:rPr>
              <w:rFonts w:eastAsiaTheme="minorEastAsia" w:cs="Arial"/>
              <w:kern w:val="2"/>
              <w:szCs w:val="24"/>
              <w14:ligatures w14:val="standardContextual"/>
              <w:rPrChange w:id="386"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435B7">
            <w:rPr>
              <w:rFonts w:cs="Arial"/>
            </w:rPr>
            <w:delText>SPARE PARTS IN THE FAILLING COMPONENT</w:delText>
          </w:r>
          <w:r w:rsidRPr="001F0A69" w:rsidDel="00D435B7">
            <w:rPr>
              <w:rFonts w:cs="Arial"/>
            </w:rPr>
            <w:tab/>
            <w:delText>8</w:delText>
          </w:r>
        </w:del>
      </w:ins>
    </w:p>
    <w:p w14:paraId="3AB72D8B" w14:textId="1D1B3098" w:rsidR="0035233F" w:rsidRPr="001F0A69" w:rsidDel="00D435B7" w:rsidRDefault="0035233F">
      <w:pPr>
        <w:pStyle w:val="TOC1"/>
        <w:rPr>
          <w:ins w:id="387" w:author="Alvarenga, Agatha" w:date="2025-05-14T09:02:00Z" w16du:dateUtc="2025-05-14T12:02:00Z"/>
          <w:del w:id="388" w:author="Chiarelo, Hugo" w:date="2025-09-10T21:46:00Z" w16du:dateUtc="2025-09-11T00:46:00Z"/>
          <w:rFonts w:eastAsiaTheme="minorEastAsia" w:cs="Arial"/>
          <w:b w:val="0"/>
          <w:caps w:val="0"/>
          <w:noProof/>
          <w:color w:val="auto"/>
          <w:kern w:val="2"/>
          <w:szCs w:val="24"/>
          <w14:ligatures w14:val="standardContextual"/>
          <w:rPrChange w:id="389" w:author="Chiarelo, Hugo" w:date="2025-11-03T10:58:00Z" w16du:dateUtc="2025-11-03T13:58:00Z">
            <w:rPr>
              <w:ins w:id="390" w:author="Alvarenga, Agatha" w:date="2025-05-14T09:02:00Z" w16du:dateUtc="2025-05-14T12:02:00Z"/>
              <w:del w:id="391"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ins w:id="392" w:author="Alvarenga, Agatha" w:date="2025-05-14T09:02:00Z" w16du:dateUtc="2025-05-14T12:02:00Z">
        <w:del w:id="393" w:author="Chiarelo, Hugo" w:date="2025-09-10T21:46:00Z" w16du:dateUtc="2025-09-11T00:46:00Z">
          <w:r w:rsidRPr="001F0A69" w:rsidDel="00D435B7">
            <w:rPr>
              <w:rFonts w:cs="Arial"/>
              <w:noProof/>
            </w:rPr>
            <w:delText>8.</w:delText>
          </w:r>
          <w:r w:rsidRPr="001F0A69" w:rsidDel="00D435B7">
            <w:rPr>
              <w:rFonts w:eastAsiaTheme="minorEastAsia" w:cs="Arial"/>
              <w:noProof/>
              <w:kern w:val="2"/>
              <w:szCs w:val="24"/>
              <w14:ligatures w14:val="standardContextual"/>
              <w:rPrChange w:id="394"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Failure Mode</w:delText>
          </w:r>
          <w:r w:rsidRPr="001F0A69" w:rsidDel="00D435B7">
            <w:rPr>
              <w:rFonts w:cs="Arial"/>
              <w:noProof/>
            </w:rPr>
            <w:tab/>
            <w:delText>8</w:delText>
          </w:r>
        </w:del>
      </w:ins>
    </w:p>
    <w:p w14:paraId="205B0AC9" w14:textId="7656F6F9" w:rsidR="0035233F" w:rsidRPr="001F0A69" w:rsidDel="00D435B7" w:rsidRDefault="0035233F">
      <w:pPr>
        <w:pStyle w:val="TOC2"/>
        <w:rPr>
          <w:ins w:id="395" w:author="Alvarenga, Agatha" w:date="2025-05-14T09:02:00Z" w16du:dateUtc="2025-05-14T12:02:00Z"/>
          <w:del w:id="396" w:author="Chiarelo, Hugo" w:date="2025-09-10T21:46:00Z" w16du:dateUtc="2025-09-11T00:46:00Z"/>
          <w:rFonts w:eastAsiaTheme="minorEastAsia" w:cs="Arial"/>
          <w:caps w:val="0"/>
          <w:color w:val="auto"/>
          <w:kern w:val="2"/>
          <w:szCs w:val="24"/>
          <w14:ligatures w14:val="standardContextual"/>
          <w:rPrChange w:id="397" w:author="Chiarelo, Hugo" w:date="2025-11-03T10:58:00Z" w16du:dateUtc="2025-11-03T13:58:00Z">
            <w:rPr>
              <w:ins w:id="398" w:author="Alvarenga, Agatha" w:date="2025-05-14T09:02:00Z" w16du:dateUtc="2025-05-14T12:02:00Z"/>
              <w:del w:id="399"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ins w:id="400" w:author="Alvarenga, Agatha" w:date="2025-05-14T09:02:00Z" w16du:dateUtc="2025-05-14T12:02:00Z">
        <w:del w:id="401" w:author="Chiarelo, Hugo" w:date="2025-09-10T21:46:00Z" w16du:dateUtc="2025-09-11T00:46:00Z">
          <w:r w:rsidRPr="001F0A69" w:rsidDel="00D435B7">
            <w:rPr>
              <w:rFonts w:cs="Arial"/>
            </w:rPr>
            <w:delText>b)</w:delText>
          </w:r>
          <w:r w:rsidRPr="001F0A69" w:rsidDel="00D435B7">
            <w:rPr>
              <w:rFonts w:eastAsiaTheme="minorEastAsia" w:cs="Arial"/>
              <w:kern w:val="2"/>
              <w:szCs w:val="24"/>
              <w14:ligatures w14:val="standardContextual"/>
              <w:rPrChange w:id="402"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435B7">
            <w:rPr>
              <w:rFonts w:cs="Arial"/>
            </w:rPr>
            <w:delText>Survaillence Tasks with Failure MODE</w:delText>
          </w:r>
          <w:r w:rsidRPr="001F0A69" w:rsidDel="00D435B7">
            <w:rPr>
              <w:rFonts w:cs="Arial"/>
            </w:rPr>
            <w:tab/>
            <w:delText>8</w:delText>
          </w:r>
        </w:del>
      </w:ins>
    </w:p>
    <w:p w14:paraId="5FB979F7" w14:textId="0FDE874A" w:rsidR="0035233F" w:rsidRPr="001F0A69" w:rsidDel="00D435B7" w:rsidRDefault="0035233F">
      <w:pPr>
        <w:pStyle w:val="TOC1"/>
        <w:rPr>
          <w:ins w:id="403" w:author="Alvarenga, Agatha" w:date="2025-05-14T09:02:00Z" w16du:dateUtc="2025-05-14T12:02:00Z"/>
          <w:del w:id="404" w:author="Chiarelo, Hugo" w:date="2025-09-10T21:46:00Z" w16du:dateUtc="2025-09-11T00:46:00Z"/>
          <w:rFonts w:eastAsiaTheme="minorEastAsia" w:cs="Arial"/>
          <w:b w:val="0"/>
          <w:caps w:val="0"/>
          <w:noProof/>
          <w:color w:val="auto"/>
          <w:kern w:val="2"/>
          <w:szCs w:val="24"/>
          <w14:ligatures w14:val="standardContextual"/>
          <w:rPrChange w:id="405" w:author="Chiarelo, Hugo" w:date="2025-11-03T10:58:00Z" w16du:dateUtc="2025-11-03T13:58:00Z">
            <w:rPr>
              <w:ins w:id="406" w:author="Alvarenga, Agatha" w:date="2025-05-14T09:02:00Z" w16du:dateUtc="2025-05-14T12:02:00Z"/>
              <w:del w:id="407"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ins w:id="408" w:author="Alvarenga, Agatha" w:date="2025-05-14T09:02:00Z" w16du:dateUtc="2025-05-14T12:02:00Z">
        <w:del w:id="409" w:author="Chiarelo, Hugo" w:date="2025-09-10T21:46:00Z" w16du:dateUtc="2025-09-11T00:46:00Z">
          <w:r w:rsidRPr="001F0A69" w:rsidDel="00D435B7">
            <w:rPr>
              <w:rFonts w:cs="Arial"/>
              <w:noProof/>
            </w:rPr>
            <w:delText>9.</w:delText>
          </w:r>
          <w:r w:rsidRPr="001F0A69" w:rsidDel="00D435B7">
            <w:rPr>
              <w:rFonts w:eastAsiaTheme="minorEastAsia" w:cs="Arial"/>
              <w:noProof/>
              <w:kern w:val="2"/>
              <w:szCs w:val="24"/>
              <w14:ligatures w14:val="standardContextual"/>
              <w:rPrChange w:id="410"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Corrective Action</w:delText>
          </w:r>
          <w:r w:rsidRPr="001F0A69" w:rsidDel="00D435B7">
            <w:rPr>
              <w:rFonts w:cs="Arial"/>
              <w:noProof/>
            </w:rPr>
            <w:tab/>
            <w:delText>9</w:delText>
          </w:r>
        </w:del>
      </w:ins>
    </w:p>
    <w:p w14:paraId="6988D45E" w14:textId="4B1C65C5" w:rsidR="0035233F" w:rsidRPr="001F0A69" w:rsidDel="00D435B7" w:rsidRDefault="0035233F">
      <w:pPr>
        <w:pStyle w:val="TOC2"/>
        <w:rPr>
          <w:ins w:id="411" w:author="Alvarenga, Agatha" w:date="2025-05-14T09:02:00Z" w16du:dateUtc="2025-05-14T12:02:00Z"/>
          <w:del w:id="412" w:author="Chiarelo, Hugo" w:date="2025-09-10T21:46:00Z" w16du:dateUtc="2025-09-11T00:46:00Z"/>
          <w:rFonts w:eastAsiaTheme="minorEastAsia" w:cs="Arial"/>
          <w:caps w:val="0"/>
          <w:color w:val="auto"/>
          <w:kern w:val="2"/>
          <w:szCs w:val="24"/>
          <w14:ligatures w14:val="standardContextual"/>
          <w:rPrChange w:id="413" w:author="Chiarelo, Hugo" w:date="2025-11-03T10:58:00Z" w16du:dateUtc="2025-11-03T13:58:00Z">
            <w:rPr>
              <w:ins w:id="414" w:author="Alvarenga, Agatha" w:date="2025-05-14T09:02:00Z" w16du:dateUtc="2025-05-14T12:02:00Z"/>
              <w:del w:id="415"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ins w:id="416" w:author="Alvarenga, Agatha" w:date="2025-05-14T09:02:00Z" w16du:dateUtc="2025-05-14T12:02:00Z">
        <w:del w:id="417" w:author="Chiarelo, Hugo" w:date="2025-09-10T21:46:00Z" w16du:dateUtc="2025-09-11T00:46:00Z">
          <w:r w:rsidRPr="001F0A69" w:rsidDel="00D435B7">
            <w:rPr>
              <w:rFonts w:cs="Arial"/>
            </w:rPr>
            <w:delText>c)</w:delText>
          </w:r>
          <w:r w:rsidRPr="001F0A69" w:rsidDel="00D435B7">
            <w:rPr>
              <w:rFonts w:eastAsiaTheme="minorEastAsia" w:cs="Arial"/>
              <w:kern w:val="2"/>
              <w:szCs w:val="24"/>
              <w14:ligatures w14:val="standardContextual"/>
              <w:rPrChange w:id="418"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435B7">
            <w:rPr>
              <w:rFonts w:cs="Arial"/>
            </w:rPr>
            <w:delText>Technical Reporting and Assurance Activity concepts</w:delText>
          </w:r>
          <w:r w:rsidRPr="001F0A69" w:rsidDel="00D435B7">
            <w:rPr>
              <w:rFonts w:cs="Arial"/>
            </w:rPr>
            <w:tab/>
            <w:delText>9</w:delText>
          </w:r>
        </w:del>
      </w:ins>
    </w:p>
    <w:p w14:paraId="4147F99B" w14:textId="620D598F" w:rsidR="0035233F" w:rsidRPr="001F0A69" w:rsidDel="00D435B7" w:rsidRDefault="0035233F">
      <w:pPr>
        <w:pStyle w:val="TOC2"/>
        <w:rPr>
          <w:ins w:id="419" w:author="Alvarenga, Agatha" w:date="2025-05-14T09:02:00Z" w16du:dateUtc="2025-05-14T12:02:00Z"/>
          <w:del w:id="420" w:author="Chiarelo, Hugo" w:date="2025-09-10T21:46:00Z" w16du:dateUtc="2025-09-11T00:46:00Z"/>
          <w:rFonts w:eastAsiaTheme="minorEastAsia" w:cs="Arial"/>
          <w:caps w:val="0"/>
          <w:color w:val="auto"/>
          <w:kern w:val="2"/>
          <w:szCs w:val="24"/>
          <w14:ligatures w14:val="standardContextual"/>
          <w:rPrChange w:id="421" w:author="Chiarelo, Hugo" w:date="2025-11-03T10:58:00Z" w16du:dateUtc="2025-11-03T13:58:00Z">
            <w:rPr>
              <w:ins w:id="422" w:author="Alvarenga, Agatha" w:date="2025-05-14T09:02:00Z" w16du:dateUtc="2025-05-14T12:02:00Z"/>
              <w:del w:id="423"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ins w:id="424" w:author="Alvarenga, Agatha" w:date="2025-05-14T09:02:00Z" w16du:dateUtc="2025-05-14T12:02:00Z">
        <w:del w:id="425" w:author="Chiarelo, Hugo" w:date="2025-09-10T21:46:00Z" w16du:dateUtc="2025-09-11T00:46:00Z">
          <w:r w:rsidRPr="001F0A69" w:rsidDel="00D435B7">
            <w:rPr>
              <w:rFonts w:cs="Arial"/>
            </w:rPr>
            <w:delText>d)</w:delText>
          </w:r>
          <w:r w:rsidRPr="001F0A69" w:rsidDel="00D435B7">
            <w:rPr>
              <w:rFonts w:eastAsiaTheme="minorEastAsia" w:cs="Arial"/>
              <w:kern w:val="2"/>
              <w:szCs w:val="24"/>
              <w14:ligatures w14:val="standardContextual"/>
              <w:rPrChange w:id="426"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435B7">
            <w:rPr>
              <w:rFonts w:cs="Arial"/>
            </w:rPr>
            <w:delText>How to build a Technical Reporting from Work Instruction</w:delText>
          </w:r>
          <w:r w:rsidRPr="001F0A69" w:rsidDel="00D435B7">
            <w:rPr>
              <w:rFonts w:cs="Arial"/>
            </w:rPr>
            <w:tab/>
            <w:delText>9</w:delText>
          </w:r>
        </w:del>
      </w:ins>
    </w:p>
    <w:p w14:paraId="013F98E3" w14:textId="3A6C1E9B" w:rsidR="0035233F" w:rsidRPr="001F0A69" w:rsidDel="00D435B7" w:rsidRDefault="0035233F">
      <w:pPr>
        <w:pStyle w:val="TOC1"/>
        <w:rPr>
          <w:ins w:id="427" w:author="Alvarenga, Agatha" w:date="2025-05-14T09:02:00Z" w16du:dateUtc="2025-05-14T12:02:00Z"/>
          <w:del w:id="428" w:author="Chiarelo, Hugo" w:date="2025-09-10T21:46:00Z" w16du:dateUtc="2025-09-11T00:46:00Z"/>
          <w:rFonts w:eastAsiaTheme="minorEastAsia" w:cs="Arial"/>
          <w:b w:val="0"/>
          <w:caps w:val="0"/>
          <w:noProof/>
          <w:color w:val="auto"/>
          <w:kern w:val="2"/>
          <w:szCs w:val="24"/>
          <w14:ligatures w14:val="standardContextual"/>
          <w:rPrChange w:id="429" w:author="Chiarelo, Hugo" w:date="2025-11-03T10:58:00Z" w16du:dateUtc="2025-11-03T13:58:00Z">
            <w:rPr>
              <w:ins w:id="430" w:author="Alvarenga, Agatha" w:date="2025-05-14T09:02:00Z" w16du:dateUtc="2025-05-14T12:02:00Z"/>
              <w:del w:id="431"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ins w:id="432" w:author="Alvarenga, Agatha" w:date="2025-05-14T09:02:00Z" w16du:dateUtc="2025-05-14T12:02:00Z">
        <w:del w:id="433" w:author="Chiarelo, Hugo" w:date="2025-09-10T21:46:00Z" w16du:dateUtc="2025-09-11T00:46:00Z">
          <w:r w:rsidRPr="001F0A69" w:rsidDel="00D435B7">
            <w:rPr>
              <w:rFonts w:cs="Arial"/>
              <w:noProof/>
            </w:rPr>
            <w:delText>10.</w:delText>
          </w:r>
          <w:r w:rsidRPr="001F0A69" w:rsidDel="00D435B7">
            <w:rPr>
              <w:rFonts w:eastAsiaTheme="minorEastAsia" w:cs="Arial"/>
              <w:noProof/>
              <w:kern w:val="2"/>
              <w:szCs w:val="24"/>
              <w14:ligatures w14:val="standardContextual"/>
              <w:rPrChange w:id="434"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FMEA Structure</w:delText>
          </w:r>
          <w:r w:rsidRPr="001F0A69" w:rsidDel="00D435B7">
            <w:rPr>
              <w:rFonts w:cs="Arial"/>
              <w:noProof/>
            </w:rPr>
            <w:tab/>
            <w:delText>11</w:delText>
          </w:r>
        </w:del>
      </w:ins>
    </w:p>
    <w:p w14:paraId="31253198" w14:textId="7FD8ED51" w:rsidR="00217E2E" w:rsidRPr="001F0A69" w:rsidDel="00D435B7" w:rsidRDefault="00217E2E">
      <w:pPr>
        <w:pStyle w:val="TOC2"/>
        <w:rPr>
          <w:del w:id="435" w:author="Chiarelo, Hugo" w:date="2025-09-10T21:46:00Z" w16du:dateUtc="2025-09-11T00:46:00Z"/>
          <w:rFonts w:eastAsiaTheme="minorEastAsia" w:cs="Arial"/>
          <w:caps w:val="0"/>
          <w:color w:val="auto"/>
          <w:kern w:val="2"/>
          <w:szCs w:val="24"/>
          <w14:ligatures w14:val="standardContextual"/>
          <w:rPrChange w:id="436" w:author="Chiarelo, Hugo" w:date="2025-11-03T10:58:00Z" w16du:dateUtc="2025-11-03T13:58:00Z">
            <w:rPr>
              <w:del w:id="437"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del w:id="438" w:author="Chiarelo, Hugo" w:date="2025-09-10T21:46:00Z" w16du:dateUtc="2025-09-11T00:46:00Z">
        <w:r w:rsidRPr="001F0A69" w:rsidDel="00D435B7">
          <w:rPr>
            <w:rFonts w:cs="Arial"/>
          </w:rPr>
          <w:delText>Glossary</w:delText>
        </w:r>
        <w:r w:rsidRPr="001F0A69" w:rsidDel="00D435B7">
          <w:rPr>
            <w:rFonts w:cs="Arial"/>
          </w:rPr>
          <w:tab/>
          <w:delText>4</w:delText>
        </w:r>
      </w:del>
    </w:p>
    <w:p w14:paraId="7AEC6177" w14:textId="67E12959" w:rsidR="00217E2E" w:rsidRPr="001F0A69" w:rsidDel="00D435B7" w:rsidRDefault="00217E2E">
      <w:pPr>
        <w:pStyle w:val="TOC1"/>
        <w:rPr>
          <w:del w:id="439" w:author="Chiarelo, Hugo" w:date="2025-09-10T21:46:00Z" w16du:dateUtc="2025-09-11T00:46:00Z"/>
          <w:rFonts w:eastAsiaTheme="minorEastAsia" w:cs="Arial"/>
          <w:b w:val="0"/>
          <w:caps w:val="0"/>
          <w:noProof/>
          <w:color w:val="auto"/>
          <w:kern w:val="2"/>
          <w:szCs w:val="24"/>
          <w14:ligatures w14:val="standardContextual"/>
          <w:rPrChange w:id="440" w:author="Chiarelo, Hugo" w:date="2025-11-03T10:58:00Z" w16du:dateUtc="2025-11-03T13:58:00Z">
            <w:rPr>
              <w:del w:id="441"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442" w:author="Chiarelo, Hugo" w:date="2025-09-10T21:46:00Z" w16du:dateUtc="2025-09-11T00:46:00Z">
        <w:r w:rsidRPr="001F0A69" w:rsidDel="00D435B7">
          <w:rPr>
            <w:rFonts w:cs="Arial"/>
            <w:b w:val="0"/>
            <w:caps w:val="0"/>
            <w:noProof/>
            <w:rPrChange w:id="443" w:author="Chiarelo, Hugo" w:date="2025-11-03T10:58:00Z" w16du:dateUtc="2025-11-03T13:58:00Z">
              <w:rPr>
                <w:b w:val="0"/>
                <w:caps w:val="0"/>
                <w:noProof/>
                <w:lang w:val="pt-BR"/>
              </w:rPr>
            </w:rPrChange>
          </w:rPr>
          <w:delText>1.</w:delText>
        </w:r>
        <w:r w:rsidRPr="001F0A69" w:rsidDel="00D435B7">
          <w:rPr>
            <w:rFonts w:eastAsiaTheme="minorEastAsia" w:cs="Arial"/>
            <w:noProof/>
            <w:kern w:val="2"/>
            <w:szCs w:val="24"/>
            <w14:ligatures w14:val="standardContextual"/>
            <w:rPrChange w:id="444"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b w:val="0"/>
            <w:caps w:val="0"/>
            <w:noProof/>
            <w:rPrChange w:id="445" w:author="Chiarelo, Hugo" w:date="2025-11-03T10:58:00Z" w16du:dateUtc="2025-11-03T13:58:00Z">
              <w:rPr>
                <w:b w:val="0"/>
                <w:caps w:val="0"/>
                <w:noProof/>
                <w:lang w:val="pt-BR"/>
              </w:rPr>
            </w:rPrChange>
          </w:rPr>
          <w:delText>main definitions</w:delText>
        </w:r>
        <w:r w:rsidRPr="001F0A69" w:rsidDel="00D435B7">
          <w:rPr>
            <w:rFonts w:cs="Arial"/>
            <w:noProof/>
          </w:rPr>
          <w:tab/>
          <w:delText>4</w:delText>
        </w:r>
      </w:del>
    </w:p>
    <w:p w14:paraId="59641CD9" w14:textId="1FD3375E" w:rsidR="00217E2E" w:rsidRPr="001F0A69" w:rsidDel="00D435B7" w:rsidRDefault="00217E2E">
      <w:pPr>
        <w:pStyle w:val="TOC1"/>
        <w:rPr>
          <w:del w:id="446" w:author="Chiarelo, Hugo" w:date="2025-09-10T21:46:00Z" w16du:dateUtc="2025-09-11T00:46:00Z"/>
          <w:rFonts w:eastAsiaTheme="minorEastAsia" w:cs="Arial"/>
          <w:b w:val="0"/>
          <w:caps w:val="0"/>
          <w:noProof/>
          <w:color w:val="auto"/>
          <w:kern w:val="2"/>
          <w:szCs w:val="24"/>
          <w14:ligatures w14:val="standardContextual"/>
          <w:rPrChange w:id="447" w:author="Chiarelo, Hugo" w:date="2025-11-03T10:58:00Z" w16du:dateUtc="2025-11-03T13:58:00Z">
            <w:rPr>
              <w:del w:id="448"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449" w:author="Chiarelo, Hugo" w:date="2025-09-10T21:46:00Z" w16du:dateUtc="2025-09-11T00:46:00Z">
        <w:r w:rsidRPr="001F0A69" w:rsidDel="00D435B7">
          <w:rPr>
            <w:rFonts w:cs="Arial"/>
            <w:b w:val="0"/>
            <w:caps w:val="0"/>
            <w:noProof/>
            <w:rPrChange w:id="450" w:author="Chiarelo, Hugo" w:date="2025-11-03T10:58:00Z" w16du:dateUtc="2025-11-03T13:58:00Z">
              <w:rPr>
                <w:b w:val="0"/>
                <w:caps w:val="0"/>
                <w:noProof/>
                <w:lang w:val="pt-BR"/>
              </w:rPr>
            </w:rPrChange>
          </w:rPr>
          <w:delText>2.</w:delText>
        </w:r>
        <w:r w:rsidRPr="001F0A69" w:rsidDel="00D435B7">
          <w:rPr>
            <w:rFonts w:eastAsiaTheme="minorEastAsia" w:cs="Arial"/>
            <w:noProof/>
            <w:kern w:val="2"/>
            <w:szCs w:val="24"/>
            <w14:ligatures w14:val="standardContextual"/>
            <w:rPrChange w:id="451"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b w:val="0"/>
            <w:caps w:val="0"/>
            <w:noProof/>
            <w:rPrChange w:id="452" w:author="Chiarelo, Hugo" w:date="2025-11-03T10:58:00Z" w16du:dateUtc="2025-11-03T13:58:00Z">
              <w:rPr>
                <w:b w:val="0"/>
                <w:caps w:val="0"/>
                <w:noProof/>
                <w:lang w:val="pt-BR"/>
              </w:rPr>
            </w:rPrChange>
          </w:rPr>
          <w:delText>ISO 14224 recommendation</w:delText>
        </w:r>
        <w:r w:rsidRPr="001F0A69" w:rsidDel="00D435B7">
          <w:rPr>
            <w:rFonts w:cs="Arial"/>
            <w:noProof/>
          </w:rPr>
          <w:tab/>
          <w:delText>4</w:delText>
        </w:r>
      </w:del>
    </w:p>
    <w:p w14:paraId="70B38C2B" w14:textId="77102A2D" w:rsidR="00217E2E" w:rsidRPr="001F0A69" w:rsidDel="00D435B7" w:rsidRDefault="00217E2E">
      <w:pPr>
        <w:pStyle w:val="TOC1"/>
        <w:rPr>
          <w:del w:id="453" w:author="Chiarelo, Hugo" w:date="2025-09-10T21:46:00Z" w16du:dateUtc="2025-09-11T00:46:00Z"/>
          <w:rFonts w:eastAsiaTheme="minorEastAsia" w:cs="Arial"/>
          <w:b w:val="0"/>
          <w:caps w:val="0"/>
          <w:noProof/>
          <w:color w:val="auto"/>
          <w:kern w:val="2"/>
          <w:szCs w:val="24"/>
          <w14:ligatures w14:val="standardContextual"/>
          <w:rPrChange w:id="454" w:author="Chiarelo, Hugo" w:date="2025-11-03T10:58:00Z" w16du:dateUtc="2025-11-03T13:58:00Z">
            <w:rPr>
              <w:del w:id="455"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456" w:author="Chiarelo, Hugo" w:date="2025-09-10T21:46:00Z" w16du:dateUtc="2025-09-11T00:46:00Z">
        <w:r w:rsidRPr="001F0A69" w:rsidDel="00D435B7">
          <w:rPr>
            <w:rFonts w:cs="Arial"/>
            <w:noProof/>
          </w:rPr>
          <w:delText>3.</w:delText>
        </w:r>
        <w:r w:rsidRPr="001F0A69" w:rsidDel="00D435B7">
          <w:rPr>
            <w:rFonts w:eastAsiaTheme="minorEastAsia" w:cs="Arial"/>
            <w:noProof/>
            <w:kern w:val="2"/>
            <w:szCs w:val="24"/>
            <w14:ligatures w14:val="standardContextual"/>
            <w:rPrChange w:id="457"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Causes</w:delText>
        </w:r>
        <w:r w:rsidRPr="001F0A69" w:rsidDel="00D435B7">
          <w:rPr>
            <w:rFonts w:cs="Arial"/>
            <w:noProof/>
          </w:rPr>
          <w:tab/>
          <w:delText>4</w:delText>
        </w:r>
      </w:del>
    </w:p>
    <w:p w14:paraId="33153792" w14:textId="4D2B1EC0" w:rsidR="00217E2E" w:rsidRPr="001F0A69" w:rsidDel="00D435B7" w:rsidRDefault="00217E2E">
      <w:pPr>
        <w:pStyle w:val="TOC2"/>
        <w:rPr>
          <w:del w:id="458" w:author="Chiarelo, Hugo" w:date="2025-09-10T21:46:00Z" w16du:dateUtc="2025-09-11T00:46:00Z"/>
          <w:rFonts w:eastAsiaTheme="minorEastAsia" w:cs="Arial"/>
          <w:caps w:val="0"/>
          <w:color w:val="auto"/>
          <w:kern w:val="2"/>
          <w:szCs w:val="24"/>
          <w14:ligatures w14:val="standardContextual"/>
          <w:rPrChange w:id="459" w:author="Chiarelo, Hugo" w:date="2025-11-03T10:58:00Z" w16du:dateUtc="2025-11-03T13:58:00Z">
            <w:rPr>
              <w:del w:id="460"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del w:id="461" w:author="Chiarelo, Hugo" w:date="2025-09-10T21:46:00Z" w16du:dateUtc="2025-09-11T00:46:00Z">
        <w:r w:rsidRPr="001F0A69" w:rsidDel="00D435B7">
          <w:rPr>
            <w:rFonts w:cs="Arial"/>
          </w:rPr>
          <w:delText>a)</w:delText>
        </w:r>
        <w:r w:rsidRPr="001F0A69" w:rsidDel="00D435B7">
          <w:rPr>
            <w:rFonts w:eastAsiaTheme="minorEastAsia" w:cs="Arial"/>
            <w:kern w:val="2"/>
            <w:szCs w:val="24"/>
            <w14:ligatures w14:val="standardContextual"/>
            <w:rPrChange w:id="462"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435B7">
          <w:rPr>
            <w:rFonts w:cs="Arial"/>
          </w:rPr>
          <w:delText>SPARE PARTS IN THE FAILLING COMPONENT</w:delText>
        </w:r>
        <w:r w:rsidRPr="001F0A69" w:rsidDel="00D435B7">
          <w:rPr>
            <w:rFonts w:cs="Arial"/>
          </w:rPr>
          <w:tab/>
          <w:delText>7</w:delText>
        </w:r>
      </w:del>
    </w:p>
    <w:p w14:paraId="5001AFE2" w14:textId="7F40DA86" w:rsidR="00217E2E" w:rsidRPr="001F0A69" w:rsidDel="00D435B7" w:rsidRDefault="00217E2E">
      <w:pPr>
        <w:pStyle w:val="TOC1"/>
        <w:rPr>
          <w:del w:id="463" w:author="Chiarelo, Hugo" w:date="2025-09-10T21:46:00Z" w16du:dateUtc="2025-09-11T00:46:00Z"/>
          <w:rFonts w:eastAsiaTheme="minorEastAsia" w:cs="Arial"/>
          <w:b w:val="0"/>
          <w:caps w:val="0"/>
          <w:noProof/>
          <w:color w:val="auto"/>
          <w:kern w:val="2"/>
          <w:szCs w:val="24"/>
          <w14:ligatures w14:val="standardContextual"/>
          <w:rPrChange w:id="464" w:author="Chiarelo, Hugo" w:date="2025-11-03T10:58:00Z" w16du:dateUtc="2025-11-03T13:58:00Z">
            <w:rPr>
              <w:del w:id="465"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466" w:author="Chiarelo, Hugo" w:date="2025-09-10T21:46:00Z" w16du:dateUtc="2025-09-11T00:46:00Z">
        <w:r w:rsidRPr="001F0A69" w:rsidDel="00D435B7">
          <w:rPr>
            <w:rFonts w:cs="Arial"/>
            <w:noProof/>
          </w:rPr>
          <w:delText>4.</w:delText>
        </w:r>
        <w:r w:rsidRPr="001F0A69" w:rsidDel="00D435B7">
          <w:rPr>
            <w:rFonts w:eastAsiaTheme="minorEastAsia" w:cs="Arial"/>
            <w:noProof/>
            <w:kern w:val="2"/>
            <w:szCs w:val="24"/>
            <w14:ligatures w14:val="standardContextual"/>
            <w:rPrChange w:id="467"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Failure Mode</w:delText>
        </w:r>
        <w:r w:rsidRPr="001F0A69" w:rsidDel="00D435B7">
          <w:rPr>
            <w:rFonts w:cs="Arial"/>
            <w:noProof/>
          </w:rPr>
          <w:tab/>
          <w:delText>7</w:delText>
        </w:r>
      </w:del>
    </w:p>
    <w:p w14:paraId="6BC554C1" w14:textId="75AF74CF" w:rsidR="00217E2E" w:rsidRPr="001F0A69" w:rsidDel="00D435B7" w:rsidRDefault="00217E2E">
      <w:pPr>
        <w:pStyle w:val="TOC2"/>
        <w:rPr>
          <w:del w:id="468" w:author="Chiarelo, Hugo" w:date="2025-09-10T21:46:00Z" w16du:dateUtc="2025-09-11T00:46:00Z"/>
          <w:rFonts w:eastAsiaTheme="minorEastAsia" w:cs="Arial"/>
          <w:caps w:val="0"/>
          <w:color w:val="auto"/>
          <w:kern w:val="2"/>
          <w:szCs w:val="24"/>
          <w14:ligatures w14:val="standardContextual"/>
          <w:rPrChange w:id="469" w:author="Chiarelo, Hugo" w:date="2025-11-03T10:58:00Z" w16du:dateUtc="2025-11-03T13:58:00Z">
            <w:rPr>
              <w:del w:id="470"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del w:id="471" w:author="Chiarelo, Hugo" w:date="2025-09-10T21:46:00Z" w16du:dateUtc="2025-09-11T00:46:00Z">
        <w:r w:rsidRPr="001F0A69" w:rsidDel="00D435B7">
          <w:rPr>
            <w:rFonts w:cs="Arial"/>
          </w:rPr>
          <w:delText>b)</w:delText>
        </w:r>
        <w:r w:rsidRPr="001F0A69" w:rsidDel="00D435B7">
          <w:rPr>
            <w:rFonts w:eastAsiaTheme="minorEastAsia" w:cs="Arial"/>
            <w:kern w:val="2"/>
            <w:szCs w:val="24"/>
            <w14:ligatures w14:val="standardContextual"/>
            <w:rPrChange w:id="472"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435B7">
          <w:rPr>
            <w:rFonts w:cs="Arial"/>
          </w:rPr>
          <w:delText>Survaillence Tasks with Failure MODE</w:delText>
        </w:r>
        <w:r w:rsidRPr="001F0A69" w:rsidDel="00D435B7">
          <w:rPr>
            <w:rFonts w:cs="Arial"/>
          </w:rPr>
          <w:tab/>
          <w:delText>7</w:delText>
        </w:r>
      </w:del>
    </w:p>
    <w:p w14:paraId="0C516049" w14:textId="51EF4297" w:rsidR="00217E2E" w:rsidRPr="001F0A69" w:rsidDel="00D435B7" w:rsidRDefault="00217E2E">
      <w:pPr>
        <w:pStyle w:val="TOC1"/>
        <w:rPr>
          <w:del w:id="473" w:author="Chiarelo, Hugo" w:date="2025-09-10T21:46:00Z" w16du:dateUtc="2025-09-11T00:46:00Z"/>
          <w:rFonts w:eastAsiaTheme="minorEastAsia" w:cs="Arial"/>
          <w:b w:val="0"/>
          <w:caps w:val="0"/>
          <w:noProof/>
          <w:color w:val="auto"/>
          <w:kern w:val="2"/>
          <w:szCs w:val="24"/>
          <w14:ligatures w14:val="standardContextual"/>
          <w:rPrChange w:id="474" w:author="Chiarelo, Hugo" w:date="2025-11-03T10:58:00Z" w16du:dateUtc="2025-11-03T13:58:00Z">
            <w:rPr>
              <w:del w:id="475"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476" w:author="Chiarelo, Hugo" w:date="2025-09-10T21:46:00Z" w16du:dateUtc="2025-09-11T00:46:00Z">
        <w:r w:rsidRPr="001F0A69" w:rsidDel="00D435B7">
          <w:rPr>
            <w:rFonts w:cs="Arial"/>
            <w:noProof/>
          </w:rPr>
          <w:delText>5.</w:delText>
        </w:r>
        <w:r w:rsidRPr="001F0A69" w:rsidDel="00D435B7">
          <w:rPr>
            <w:rFonts w:eastAsiaTheme="minorEastAsia" w:cs="Arial"/>
            <w:noProof/>
            <w:kern w:val="2"/>
            <w:szCs w:val="24"/>
            <w14:ligatures w14:val="standardContextual"/>
            <w:rPrChange w:id="477"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Fault Type</w:delText>
        </w:r>
        <w:r w:rsidRPr="001F0A69" w:rsidDel="00D435B7">
          <w:rPr>
            <w:rFonts w:cs="Arial"/>
            <w:noProof/>
          </w:rPr>
          <w:tab/>
          <w:delText>8</w:delText>
        </w:r>
      </w:del>
    </w:p>
    <w:p w14:paraId="28E780DA" w14:textId="6C2C5154" w:rsidR="00217E2E" w:rsidRPr="001F0A69" w:rsidDel="00D435B7" w:rsidRDefault="00217E2E">
      <w:pPr>
        <w:pStyle w:val="TOC1"/>
        <w:rPr>
          <w:del w:id="478" w:author="Chiarelo, Hugo" w:date="2025-09-10T21:46:00Z" w16du:dateUtc="2025-09-11T00:46:00Z"/>
          <w:rFonts w:eastAsiaTheme="minorEastAsia" w:cs="Arial"/>
          <w:b w:val="0"/>
          <w:caps w:val="0"/>
          <w:noProof/>
          <w:color w:val="auto"/>
          <w:kern w:val="2"/>
          <w:szCs w:val="24"/>
          <w14:ligatures w14:val="standardContextual"/>
          <w:rPrChange w:id="479" w:author="Chiarelo, Hugo" w:date="2025-11-03T10:58:00Z" w16du:dateUtc="2025-11-03T13:58:00Z">
            <w:rPr>
              <w:del w:id="480"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481" w:author="Chiarelo, Hugo" w:date="2025-09-10T21:46:00Z" w16du:dateUtc="2025-09-11T00:46:00Z">
        <w:r w:rsidRPr="001F0A69" w:rsidDel="00D435B7">
          <w:rPr>
            <w:rFonts w:cs="Arial"/>
            <w:noProof/>
          </w:rPr>
          <w:delText>6.</w:delText>
        </w:r>
        <w:r w:rsidRPr="001F0A69" w:rsidDel="00D435B7">
          <w:rPr>
            <w:rFonts w:eastAsiaTheme="minorEastAsia" w:cs="Arial"/>
            <w:noProof/>
            <w:kern w:val="2"/>
            <w:szCs w:val="24"/>
            <w14:ligatures w14:val="standardContextual"/>
            <w:rPrChange w:id="482"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Corrective Action (Treatment Options)</w:delText>
        </w:r>
        <w:r w:rsidRPr="001F0A69" w:rsidDel="00D435B7">
          <w:rPr>
            <w:rFonts w:cs="Arial"/>
            <w:noProof/>
          </w:rPr>
          <w:tab/>
          <w:delText>8</w:delText>
        </w:r>
      </w:del>
    </w:p>
    <w:p w14:paraId="5446E4BD" w14:textId="76B309DE" w:rsidR="00217E2E" w:rsidRPr="001F0A69" w:rsidDel="00D435B7" w:rsidRDefault="00217E2E">
      <w:pPr>
        <w:pStyle w:val="TOC2"/>
        <w:rPr>
          <w:del w:id="483" w:author="Chiarelo, Hugo" w:date="2025-09-10T21:46:00Z" w16du:dateUtc="2025-09-11T00:46:00Z"/>
          <w:rFonts w:eastAsiaTheme="minorEastAsia" w:cs="Arial"/>
          <w:caps w:val="0"/>
          <w:color w:val="auto"/>
          <w:kern w:val="2"/>
          <w:szCs w:val="24"/>
          <w14:ligatures w14:val="standardContextual"/>
          <w:rPrChange w:id="484" w:author="Chiarelo, Hugo" w:date="2025-11-03T10:58:00Z" w16du:dateUtc="2025-11-03T13:58:00Z">
            <w:rPr>
              <w:del w:id="485"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del w:id="486" w:author="Chiarelo, Hugo" w:date="2025-09-10T21:46:00Z" w16du:dateUtc="2025-09-11T00:46:00Z">
        <w:r w:rsidRPr="001F0A69" w:rsidDel="00D435B7">
          <w:rPr>
            <w:rFonts w:cs="Arial"/>
          </w:rPr>
          <w:delText>c)</w:delText>
        </w:r>
        <w:r w:rsidRPr="001F0A69" w:rsidDel="00D435B7">
          <w:rPr>
            <w:rFonts w:eastAsiaTheme="minorEastAsia" w:cs="Arial"/>
            <w:kern w:val="2"/>
            <w:szCs w:val="24"/>
            <w14:ligatures w14:val="standardContextual"/>
            <w:rPrChange w:id="487"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435B7">
          <w:rPr>
            <w:rFonts w:cs="Arial"/>
          </w:rPr>
          <w:delText>Technical Reporting and Assurance Activity concepts</w:delText>
        </w:r>
        <w:r w:rsidRPr="001F0A69" w:rsidDel="00D435B7">
          <w:rPr>
            <w:rFonts w:cs="Arial"/>
          </w:rPr>
          <w:tab/>
          <w:delText>8</w:delText>
        </w:r>
      </w:del>
    </w:p>
    <w:p w14:paraId="3EC213AE" w14:textId="5CD9029C" w:rsidR="00217E2E" w:rsidRPr="001F0A69" w:rsidDel="00D435B7" w:rsidRDefault="00217E2E">
      <w:pPr>
        <w:pStyle w:val="TOC2"/>
        <w:rPr>
          <w:del w:id="488" w:author="Chiarelo, Hugo" w:date="2025-09-10T21:46:00Z" w16du:dateUtc="2025-09-11T00:46:00Z"/>
          <w:rFonts w:eastAsiaTheme="minorEastAsia" w:cs="Arial"/>
          <w:caps w:val="0"/>
          <w:color w:val="auto"/>
          <w:kern w:val="2"/>
          <w:szCs w:val="24"/>
          <w14:ligatures w14:val="standardContextual"/>
          <w:rPrChange w:id="489" w:author="Chiarelo, Hugo" w:date="2025-11-03T10:58:00Z" w16du:dateUtc="2025-11-03T13:58:00Z">
            <w:rPr>
              <w:del w:id="490"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del w:id="491" w:author="Chiarelo, Hugo" w:date="2025-09-10T21:46:00Z" w16du:dateUtc="2025-09-11T00:46:00Z">
        <w:r w:rsidRPr="001F0A69" w:rsidDel="00D435B7">
          <w:rPr>
            <w:rFonts w:cs="Arial"/>
          </w:rPr>
          <w:delText>d)</w:delText>
        </w:r>
        <w:r w:rsidRPr="001F0A69" w:rsidDel="00D435B7">
          <w:rPr>
            <w:rFonts w:eastAsiaTheme="minorEastAsia" w:cs="Arial"/>
            <w:kern w:val="2"/>
            <w:szCs w:val="24"/>
            <w14:ligatures w14:val="standardContextual"/>
            <w:rPrChange w:id="492"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435B7">
          <w:rPr>
            <w:rFonts w:cs="Arial"/>
          </w:rPr>
          <w:delText>How to build a Technical Reporting from Work Instruction</w:delText>
        </w:r>
        <w:r w:rsidRPr="001F0A69" w:rsidDel="00D435B7">
          <w:rPr>
            <w:rFonts w:cs="Arial"/>
          </w:rPr>
          <w:tab/>
          <w:delText>9</w:delText>
        </w:r>
      </w:del>
    </w:p>
    <w:p w14:paraId="3679DF11" w14:textId="3B829190" w:rsidR="00217E2E" w:rsidRPr="001F0A69" w:rsidDel="00D435B7" w:rsidRDefault="00217E2E">
      <w:pPr>
        <w:pStyle w:val="TOC1"/>
        <w:rPr>
          <w:del w:id="493" w:author="Chiarelo, Hugo" w:date="2025-09-10T21:46:00Z" w16du:dateUtc="2025-09-11T00:46:00Z"/>
          <w:rFonts w:eastAsiaTheme="minorEastAsia" w:cs="Arial"/>
          <w:b w:val="0"/>
          <w:caps w:val="0"/>
          <w:noProof/>
          <w:color w:val="auto"/>
          <w:kern w:val="2"/>
          <w:szCs w:val="24"/>
          <w14:ligatures w14:val="standardContextual"/>
          <w:rPrChange w:id="494" w:author="Chiarelo, Hugo" w:date="2025-11-03T10:58:00Z" w16du:dateUtc="2025-11-03T13:58:00Z">
            <w:rPr>
              <w:del w:id="495"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496" w:author="Chiarelo, Hugo" w:date="2025-09-10T21:46:00Z" w16du:dateUtc="2025-09-11T00:46:00Z">
        <w:r w:rsidRPr="001F0A69" w:rsidDel="00D435B7">
          <w:rPr>
            <w:rFonts w:cs="Arial"/>
            <w:noProof/>
          </w:rPr>
          <w:delText>7.</w:delText>
        </w:r>
        <w:r w:rsidRPr="001F0A69" w:rsidDel="00D435B7">
          <w:rPr>
            <w:rFonts w:eastAsiaTheme="minorEastAsia" w:cs="Arial"/>
            <w:noProof/>
            <w:kern w:val="2"/>
            <w:szCs w:val="24"/>
            <w14:ligatures w14:val="standardContextual"/>
            <w:rPrChange w:id="497"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FMEA Structure</w:delText>
        </w:r>
        <w:r w:rsidRPr="001F0A69" w:rsidDel="00D435B7">
          <w:rPr>
            <w:rFonts w:cs="Arial"/>
            <w:noProof/>
          </w:rPr>
          <w:tab/>
          <w:delText>10</w:delText>
        </w:r>
      </w:del>
    </w:p>
    <w:p w14:paraId="36BF6140" w14:textId="7C6F5561" w:rsidR="00D731BC" w:rsidRPr="001F0A69" w:rsidDel="00D435B7" w:rsidRDefault="00D731BC">
      <w:pPr>
        <w:pStyle w:val="TOC2"/>
        <w:rPr>
          <w:del w:id="498" w:author="Chiarelo, Hugo" w:date="2025-09-10T21:46:00Z" w16du:dateUtc="2025-09-11T00:46:00Z"/>
          <w:rFonts w:eastAsiaTheme="minorEastAsia" w:cs="Arial"/>
          <w:caps w:val="0"/>
          <w:color w:val="auto"/>
          <w:kern w:val="2"/>
          <w:szCs w:val="24"/>
          <w14:ligatures w14:val="standardContextual"/>
          <w:rPrChange w:id="499" w:author="Chiarelo, Hugo" w:date="2025-11-03T10:58:00Z" w16du:dateUtc="2025-11-03T13:58:00Z">
            <w:rPr>
              <w:del w:id="500"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del w:id="501" w:author="Chiarelo, Hugo" w:date="2025-09-10T21:46:00Z" w16du:dateUtc="2025-09-11T00:46:00Z">
        <w:r w:rsidRPr="001F0A69" w:rsidDel="00D435B7">
          <w:rPr>
            <w:rFonts w:cs="Arial"/>
          </w:rPr>
          <w:delText>Glossary</w:delText>
        </w:r>
        <w:r w:rsidRPr="001F0A69" w:rsidDel="00D435B7">
          <w:rPr>
            <w:rFonts w:cs="Arial"/>
          </w:rPr>
          <w:tab/>
          <w:delText>4</w:delText>
        </w:r>
      </w:del>
    </w:p>
    <w:p w14:paraId="6702A625" w14:textId="4922C451" w:rsidR="00D731BC" w:rsidRPr="001F0A69" w:rsidDel="00D435B7" w:rsidRDefault="00D731BC">
      <w:pPr>
        <w:pStyle w:val="TOC1"/>
        <w:rPr>
          <w:del w:id="502" w:author="Chiarelo, Hugo" w:date="2025-09-10T21:46:00Z" w16du:dateUtc="2025-09-11T00:46:00Z"/>
          <w:rFonts w:eastAsiaTheme="minorEastAsia" w:cs="Arial"/>
          <w:b w:val="0"/>
          <w:caps w:val="0"/>
          <w:noProof/>
          <w:color w:val="auto"/>
          <w:kern w:val="2"/>
          <w:szCs w:val="24"/>
          <w14:ligatures w14:val="standardContextual"/>
          <w:rPrChange w:id="503" w:author="Chiarelo, Hugo" w:date="2025-11-03T10:58:00Z" w16du:dateUtc="2025-11-03T13:58:00Z">
            <w:rPr>
              <w:del w:id="504"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505" w:author="Chiarelo, Hugo" w:date="2025-09-10T21:46:00Z" w16du:dateUtc="2025-09-11T00:46:00Z">
        <w:r w:rsidRPr="001F0A69" w:rsidDel="00D435B7">
          <w:rPr>
            <w:rFonts w:cs="Arial"/>
            <w:noProof/>
            <w:rPrChange w:id="506" w:author="Chiarelo, Hugo" w:date="2025-11-03T10:58:00Z" w16du:dateUtc="2025-11-03T13:58:00Z">
              <w:rPr>
                <w:noProof/>
                <w:lang w:val="pt-BR"/>
              </w:rPr>
            </w:rPrChange>
          </w:rPr>
          <w:delText>1.</w:delText>
        </w:r>
        <w:r w:rsidRPr="001F0A69" w:rsidDel="00D435B7">
          <w:rPr>
            <w:rFonts w:eastAsiaTheme="minorEastAsia" w:cs="Arial"/>
            <w:noProof/>
            <w:kern w:val="2"/>
            <w:szCs w:val="24"/>
            <w14:ligatures w14:val="standardContextual"/>
            <w:rPrChange w:id="507"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Change w:id="508" w:author="Chiarelo, Hugo" w:date="2025-11-03T10:58:00Z" w16du:dateUtc="2025-11-03T13:58:00Z">
              <w:rPr>
                <w:noProof/>
                <w:lang w:val="pt-BR"/>
              </w:rPr>
            </w:rPrChange>
          </w:rPr>
          <w:delText>ISO 14224 recommendation</w:delText>
        </w:r>
        <w:r w:rsidRPr="001F0A69" w:rsidDel="00D435B7">
          <w:rPr>
            <w:rFonts w:cs="Arial"/>
            <w:noProof/>
          </w:rPr>
          <w:tab/>
          <w:delText>4</w:delText>
        </w:r>
      </w:del>
    </w:p>
    <w:p w14:paraId="6BACC7BC" w14:textId="0EAA5E9E" w:rsidR="00D731BC" w:rsidRPr="001F0A69" w:rsidDel="00D435B7" w:rsidRDefault="00D731BC">
      <w:pPr>
        <w:pStyle w:val="TOC1"/>
        <w:rPr>
          <w:del w:id="509" w:author="Chiarelo, Hugo" w:date="2025-09-10T21:46:00Z" w16du:dateUtc="2025-09-11T00:46:00Z"/>
          <w:rFonts w:eastAsiaTheme="minorEastAsia" w:cs="Arial"/>
          <w:b w:val="0"/>
          <w:caps w:val="0"/>
          <w:noProof/>
          <w:color w:val="auto"/>
          <w:kern w:val="2"/>
          <w:szCs w:val="24"/>
          <w14:ligatures w14:val="standardContextual"/>
          <w:rPrChange w:id="510" w:author="Chiarelo, Hugo" w:date="2025-11-03T10:58:00Z" w16du:dateUtc="2025-11-03T13:58:00Z">
            <w:rPr>
              <w:del w:id="511"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512" w:author="Chiarelo, Hugo" w:date="2025-09-10T21:46:00Z" w16du:dateUtc="2025-09-11T00:46:00Z">
        <w:r w:rsidRPr="001F0A69" w:rsidDel="00D435B7">
          <w:rPr>
            <w:rFonts w:cs="Arial"/>
            <w:noProof/>
          </w:rPr>
          <w:delText>2.</w:delText>
        </w:r>
        <w:r w:rsidRPr="001F0A69" w:rsidDel="00D435B7">
          <w:rPr>
            <w:rFonts w:eastAsiaTheme="minorEastAsia" w:cs="Arial"/>
            <w:noProof/>
            <w:kern w:val="2"/>
            <w:szCs w:val="24"/>
            <w14:ligatures w14:val="standardContextual"/>
            <w:rPrChange w:id="513"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Causes</w:delText>
        </w:r>
        <w:r w:rsidRPr="001F0A69" w:rsidDel="00D435B7">
          <w:rPr>
            <w:rFonts w:cs="Arial"/>
            <w:noProof/>
          </w:rPr>
          <w:tab/>
          <w:delText>4</w:delText>
        </w:r>
      </w:del>
    </w:p>
    <w:p w14:paraId="5E775F85" w14:textId="44F1AF1A" w:rsidR="00D731BC" w:rsidRPr="001F0A69" w:rsidDel="00D435B7" w:rsidRDefault="00D731BC">
      <w:pPr>
        <w:pStyle w:val="TOC1"/>
        <w:rPr>
          <w:del w:id="514" w:author="Chiarelo, Hugo" w:date="2025-09-10T21:46:00Z" w16du:dateUtc="2025-09-11T00:46:00Z"/>
          <w:rFonts w:eastAsiaTheme="minorEastAsia" w:cs="Arial"/>
          <w:b w:val="0"/>
          <w:caps w:val="0"/>
          <w:noProof/>
          <w:color w:val="auto"/>
          <w:kern w:val="2"/>
          <w:szCs w:val="24"/>
          <w14:ligatures w14:val="standardContextual"/>
          <w:rPrChange w:id="515" w:author="Chiarelo, Hugo" w:date="2025-11-03T10:58:00Z" w16du:dateUtc="2025-11-03T13:58:00Z">
            <w:rPr>
              <w:del w:id="516"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517" w:author="Chiarelo, Hugo" w:date="2025-09-10T21:46:00Z" w16du:dateUtc="2025-09-11T00:46:00Z">
        <w:r w:rsidRPr="001F0A69" w:rsidDel="00D435B7">
          <w:rPr>
            <w:rFonts w:cs="Arial"/>
            <w:noProof/>
          </w:rPr>
          <w:delText>3.</w:delText>
        </w:r>
        <w:r w:rsidRPr="001F0A69" w:rsidDel="00D435B7">
          <w:rPr>
            <w:rFonts w:eastAsiaTheme="minorEastAsia" w:cs="Arial"/>
            <w:noProof/>
            <w:kern w:val="2"/>
            <w:szCs w:val="24"/>
            <w14:ligatures w14:val="standardContextual"/>
            <w:rPrChange w:id="518"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Failure Mode</w:delText>
        </w:r>
        <w:r w:rsidRPr="001F0A69" w:rsidDel="00D435B7">
          <w:rPr>
            <w:rFonts w:cs="Arial"/>
            <w:noProof/>
          </w:rPr>
          <w:tab/>
          <w:delText>6</w:delText>
        </w:r>
      </w:del>
    </w:p>
    <w:p w14:paraId="249864A2" w14:textId="3552517F" w:rsidR="00D731BC" w:rsidRPr="001F0A69" w:rsidDel="00D435B7" w:rsidRDefault="00D731BC">
      <w:pPr>
        <w:pStyle w:val="TOC2"/>
        <w:rPr>
          <w:del w:id="519" w:author="Chiarelo, Hugo" w:date="2025-09-10T21:46:00Z" w16du:dateUtc="2025-09-11T00:46:00Z"/>
          <w:rFonts w:eastAsiaTheme="minorEastAsia" w:cs="Arial"/>
          <w:caps w:val="0"/>
          <w:color w:val="auto"/>
          <w:kern w:val="2"/>
          <w:szCs w:val="24"/>
          <w14:ligatures w14:val="standardContextual"/>
          <w:rPrChange w:id="520" w:author="Chiarelo, Hugo" w:date="2025-11-03T10:58:00Z" w16du:dateUtc="2025-11-03T13:58:00Z">
            <w:rPr>
              <w:del w:id="521"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del w:id="522" w:author="Chiarelo, Hugo" w:date="2025-09-10T21:46:00Z" w16du:dateUtc="2025-09-11T00:46:00Z">
        <w:r w:rsidRPr="001F0A69" w:rsidDel="00D435B7">
          <w:rPr>
            <w:rFonts w:cs="Arial"/>
          </w:rPr>
          <w:delText>a)</w:delText>
        </w:r>
        <w:r w:rsidRPr="001F0A69" w:rsidDel="00D435B7">
          <w:rPr>
            <w:rFonts w:eastAsiaTheme="minorEastAsia" w:cs="Arial"/>
            <w:kern w:val="2"/>
            <w:szCs w:val="24"/>
            <w14:ligatures w14:val="standardContextual"/>
            <w:rPrChange w:id="523"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435B7">
          <w:rPr>
            <w:rFonts w:cs="Arial"/>
          </w:rPr>
          <w:delText>Survaillence Tasks with Failure MODE</w:delText>
        </w:r>
        <w:r w:rsidRPr="001F0A69" w:rsidDel="00D435B7">
          <w:rPr>
            <w:rFonts w:cs="Arial"/>
          </w:rPr>
          <w:tab/>
          <w:delText>6</w:delText>
        </w:r>
      </w:del>
    </w:p>
    <w:p w14:paraId="0559633C" w14:textId="791409D5" w:rsidR="00D731BC" w:rsidRPr="001F0A69" w:rsidDel="00D435B7" w:rsidRDefault="00D731BC">
      <w:pPr>
        <w:pStyle w:val="TOC1"/>
        <w:rPr>
          <w:del w:id="524" w:author="Chiarelo, Hugo" w:date="2025-09-10T21:46:00Z" w16du:dateUtc="2025-09-11T00:46:00Z"/>
          <w:rFonts w:eastAsiaTheme="minorEastAsia" w:cs="Arial"/>
          <w:b w:val="0"/>
          <w:caps w:val="0"/>
          <w:noProof/>
          <w:color w:val="auto"/>
          <w:kern w:val="2"/>
          <w:szCs w:val="24"/>
          <w14:ligatures w14:val="standardContextual"/>
          <w:rPrChange w:id="525" w:author="Chiarelo, Hugo" w:date="2025-11-03T10:58:00Z" w16du:dateUtc="2025-11-03T13:58:00Z">
            <w:rPr>
              <w:del w:id="526"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527" w:author="Chiarelo, Hugo" w:date="2025-09-10T21:46:00Z" w16du:dateUtc="2025-09-11T00:46:00Z">
        <w:r w:rsidRPr="001F0A69" w:rsidDel="00D435B7">
          <w:rPr>
            <w:rFonts w:cs="Arial"/>
            <w:noProof/>
          </w:rPr>
          <w:delText>4.</w:delText>
        </w:r>
        <w:r w:rsidRPr="001F0A69" w:rsidDel="00D435B7">
          <w:rPr>
            <w:rFonts w:eastAsiaTheme="minorEastAsia" w:cs="Arial"/>
            <w:noProof/>
            <w:kern w:val="2"/>
            <w:szCs w:val="24"/>
            <w14:ligatures w14:val="standardContextual"/>
            <w:rPrChange w:id="528"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Fault Type</w:delText>
        </w:r>
        <w:r w:rsidRPr="001F0A69" w:rsidDel="00D435B7">
          <w:rPr>
            <w:rFonts w:cs="Arial"/>
            <w:noProof/>
          </w:rPr>
          <w:tab/>
          <w:delText>6</w:delText>
        </w:r>
      </w:del>
    </w:p>
    <w:p w14:paraId="5140BA1B" w14:textId="14A2CB7D" w:rsidR="00D731BC" w:rsidRPr="001F0A69" w:rsidDel="00D435B7" w:rsidRDefault="00D731BC">
      <w:pPr>
        <w:pStyle w:val="TOC1"/>
        <w:rPr>
          <w:del w:id="529" w:author="Chiarelo, Hugo" w:date="2025-09-10T21:46:00Z" w16du:dateUtc="2025-09-11T00:46:00Z"/>
          <w:rFonts w:eastAsiaTheme="minorEastAsia" w:cs="Arial"/>
          <w:b w:val="0"/>
          <w:caps w:val="0"/>
          <w:noProof/>
          <w:color w:val="auto"/>
          <w:kern w:val="2"/>
          <w:szCs w:val="24"/>
          <w14:ligatures w14:val="standardContextual"/>
          <w:rPrChange w:id="530" w:author="Chiarelo, Hugo" w:date="2025-11-03T10:58:00Z" w16du:dateUtc="2025-11-03T13:58:00Z">
            <w:rPr>
              <w:del w:id="531" w:author="Chiarelo, Hugo" w:date="2025-09-10T21:46:00Z" w16du:dateUtc="2025-09-11T00:46:00Z"/>
              <w:rFonts w:asciiTheme="minorHAnsi" w:eastAsiaTheme="minorEastAsia" w:hAnsiTheme="minorHAnsi" w:cstheme="minorBidi"/>
              <w:b w:val="0"/>
              <w:caps w:val="0"/>
              <w:noProof/>
              <w:color w:val="auto"/>
              <w:kern w:val="2"/>
              <w:szCs w:val="24"/>
              <w14:ligatures w14:val="standardContextual"/>
            </w:rPr>
          </w:rPrChange>
        </w:rPr>
      </w:pPr>
      <w:del w:id="532" w:author="Chiarelo, Hugo" w:date="2025-09-10T21:46:00Z" w16du:dateUtc="2025-09-11T00:46:00Z">
        <w:r w:rsidRPr="001F0A69" w:rsidDel="00D435B7">
          <w:rPr>
            <w:rFonts w:cs="Arial"/>
            <w:noProof/>
          </w:rPr>
          <w:delText>5.</w:delText>
        </w:r>
        <w:r w:rsidRPr="001F0A69" w:rsidDel="00D435B7">
          <w:rPr>
            <w:rFonts w:eastAsiaTheme="minorEastAsia" w:cs="Arial"/>
            <w:noProof/>
            <w:kern w:val="2"/>
            <w:szCs w:val="24"/>
            <w14:ligatures w14:val="standardContextual"/>
            <w:rPrChange w:id="533" w:author="Chiarelo, Hugo" w:date="2025-11-03T10:58:00Z" w16du:dateUtc="2025-11-03T13:58:00Z">
              <w:rPr>
                <w:rFonts w:asciiTheme="minorHAnsi" w:eastAsiaTheme="minorEastAsia" w:hAnsiTheme="minorHAnsi" w:cstheme="minorBidi"/>
                <w:noProof/>
                <w:kern w:val="2"/>
                <w:szCs w:val="24"/>
                <w14:ligatures w14:val="standardContextual"/>
              </w:rPr>
            </w:rPrChange>
          </w:rPr>
          <w:tab/>
        </w:r>
        <w:r w:rsidRPr="001F0A69" w:rsidDel="00D435B7">
          <w:rPr>
            <w:rFonts w:cs="Arial"/>
            <w:noProof/>
          </w:rPr>
          <w:delText>Corrective Action (Treatment Options)</w:delText>
        </w:r>
        <w:r w:rsidRPr="001F0A69" w:rsidDel="00D435B7">
          <w:rPr>
            <w:rFonts w:cs="Arial"/>
            <w:noProof/>
          </w:rPr>
          <w:tab/>
          <w:delText>6</w:delText>
        </w:r>
      </w:del>
    </w:p>
    <w:p w14:paraId="3B307853" w14:textId="7A19C552" w:rsidR="00D731BC" w:rsidRPr="001F0A69" w:rsidDel="00D435B7" w:rsidRDefault="00D731BC">
      <w:pPr>
        <w:pStyle w:val="TOC2"/>
        <w:rPr>
          <w:del w:id="534" w:author="Chiarelo, Hugo" w:date="2025-09-10T21:46:00Z" w16du:dateUtc="2025-09-11T00:46:00Z"/>
          <w:rFonts w:eastAsiaTheme="minorEastAsia" w:cs="Arial"/>
          <w:caps w:val="0"/>
          <w:color w:val="auto"/>
          <w:kern w:val="2"/>
          <w:szCs w:val="24"/>
          <w14:ligatures w14:val="standardContextual"/>
          <w:rPrChange w:id="535" w:author="Chiarelo, Hugo" w:date="2025-11-03T10:58:00Z" w16du:dateUtc="2025-11-03T13:58:00Z">
            <w:rPr>
              <w:del w:id="536"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del w:id="537" w:author="Chiarelo, Hugo" w:date="2025-09-10T21:46:00Z" w16du:dateUtc="2025-09-11T00:46:00Z">
        <w:r w:rsidRPr="001F0A69" w:rsidDel="00D435B7">
          <w:rPr>
            <w:rFonts w:cs="Arial"/>
          </w:rPr>
          <w:delText>b)</w:delText>
        </w:r>
        <w:r w:rsidRPr="001F0A69" w:rsidDel="00D435B7">
          <w:rPr>
            <w:rFonts w:eastAsiaTheme="minorEastAsia" w:cs="Arial"/>
            <w:kern w:val="2"/>
            <w:szCs w:val="24"/>
            <w14:ligatures w14:val="standardContextual"/>
            <w:rPrChange w:id="538"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435B7">
          <w:rPr>
            <w:rFonts w:cs="Arial"/>
          </w:rPr>
          <w:delText>Technical Reporting and Assurance Activity concepts</w:delText>
        </w:r>
        <w:r w:rsidRPr="001F0A69" w:rsidDel="00D435B7">
          <w:rPr>
            <w:rFonts w:cs="Arial"/>
          </w:rPr>
          <w:tab/>
          <w:delText>7</w:delText>
        </w:r>
      </w:del>
    </w:p>
    <w:p w14:paraId="4D84CBD0" w14:textId="2360D16E" w:rsidR="00D731BC" w:rsidRPr="001F0A69" w:rsidDel="00D435B7" w:rsidRDefault="00D731BC">
      <w:pPr>
        <w:pStyle w:val="TOC2"/>
        <w:rPr>
          <w:del w:id="539" w:author="Chiarelo, Hugo" w:date="2025-09-10T21:46:00Z" w16du:dateUtc="2025-09-11T00:46:00Z"/>
          <w:rFonts w:eastAsiaTheme="minorEastAsia" w:cs="Arial"/>
          <w:caps w:val="0"/>
          <w:color w:val="auto"/>
          <w:kern w:val="2"/>
          <w:szCs w:val="24"/>
          <w14:ligatures w14:val="standardContextual"/>
          <w:rPrChange w:id="540" w:author="Chiarelo, Hugo" w:date="2025-11-03T10:58:00Z" w16du:dateUtc="2025-11-03T13:58:00Z">
            <w:rPr>
              <w:del w:id="541" w:author="Chiarelo, Hugo" w:date="2025-09-10T21:46:00Z" w16du:dateUtc="2025-09-11T00:46:00Z"/>
              <w:rFonts w:asciiTheme="minorHAnsi" w:eastAsiaTheme="minorEastAsia" w:hAnsiTheme="minorHAnsi" w:cstheme="minorBidi"/>
              <w:caps w:val="0"/>
              <w:color w:val="auto"/>
              <w:kern w:val="2"/>
              <w:szCs w:val="24"/>
              <w14:ligatures w14:val="standardContextual"/>
            </w:rPr>
          </w:rPrChange>
        </w:rPr>
      </w:pPr>
      <w:del w:id="542" w:author="Chiarelo, Hugo" w:date="2025-09-10T21:46:00Z" w16du:dateUtc="2025-09-11T00:46:00Z">
        <w:r w:rsidRPr="001F0A69" w:rsidDel="00D435B7">
          <w:rPr>
            <w:rFonts w:cs="Arial"/>
          </w:rPr>
          <w:delText>c)</w:delText>
        </w:r>
        <w:r w:rsidRPr="001F0A69" w:rsidDel="00D435B7">
          <w:rPr>
            <w:rFonts w:eastAsiaTheme="minorEastAsia" w:cs="Arial"/>
            <w:kern w:val="2"/>
            <w:szCs w:val="24"/>
            <w14:ligatures w14:val="standardContextual"/>
            <w:rPrChange w:id="543" w:author="Chiarelo, Hugo" w:date="2025-11-03T10:58:00Z" w16du:dateUtc="2025-11-03T13:58:00Z">
              <w:rPr>
                <w:rFonts w:asciiTheme="minorHAnsi" w:eastAsiaTheme="minorEastAsia" w:hAnsiTheme="minorHAnsi" w:cstheme="minorBidi"/>
                <w:kern w:val="2"/>
                <w:szCs w:val="24"/>
                <w14:ligatures w14:val="standardContextual"/>
              </w:rPr>
            </w:rPrChange>
          </w:rPr>
          <w:tab/>
        </w:r>
        <w:r w:rsidRPr="001F0A69" w:rsidDel="00D435B7">
          <w:rPr>
            <w:rFonts w:cs="Arial"/>
          </w:rPr>
          <w:delText>How to build a Technical Reporting from Work Instruction</w:delText>
        </w:r>
        <w:r w:rsidRPr="001F0A69" w:rsidDel="00D435B7">
          <w:rPr>
            <w:rFonts w:cs="Arial"/>
          </w:rPr>
          <w:tab/>
          <w:delText>7</w:delText>
        </w:r>
      </w:del>
    </w:p>
    <w:p w14:paraId="037F1F6C" w14:textId="7A8BC539" w:rsidR="00EB5EC3" w:rsidRPr="001F0A69" w:rsidDel="00D435B7" w:rsidRDefault="00EB5EC3" w:rsidP="00EB5EC3">
      <w:pPr>
        <w:pStyle w:val="TOC1"/>
        <w:rPr>
          <w:del w:id="544" w:author="Chiarelo, Hugo" w:date="2025-09-10T21:46:00Z" w16du:dateUtc="2025-09-11T00:46:00Z"/>
          <w:rFonts w:cs="Arial"/>
          <w:b w:val="0"/>
          <w:caps w:val="0"/>
          <w:noProof/>
          <w:color w:val="auto"/>
          <w:sz w:val="22"/>
          <w:szCs w:val="22"/>
          <w:rPrChange w:id="545" w:author="Chiarelo, Hugo" w:date="2025-11-03T10:58:00Z" w16du:dateUtc="2025-11-03T13:58:00Z">
            <w:rPr>
              <w:del w:id="546" w:author="Chiarelo, Hugo" w:date="2025-09-10T21:46:00Z" w16du:dateUtc="2025-09-11T00:46:00Z"/>
              <w:rFonts w:ascii="Calibri" w:hAnsi="Calibri"/>
              <w:b w:val="0"/>
              <w:caps w:val="0"/>
              <w:noProof/>
              <w:color w:val="auto"/>
              <w:sz w:val="22"/>
              <w:szCs w:val="22"/>
            </w:rPr>
          </w:rPrChange>
        </w:rPr>
      </w:pPr>
      <w:del w:id="547" w:author="Chiarelo, Hugo" w:date="2025-09-10T21:46:00Z" w16du:dateUtc="2025-09-11T00:46:00Z">
        <w:r w:rsidRPr="001F0A69" w:rsidDel="00D435B7">
          <w:rPr>
            <w:rFonts w:cs="Arial"/>
            <w:noProof/>
          </w:rPr>
          <w:delText>1.</w:delText>
        </w:r>
        <w:r w:rsidRPr="001F0A69" w:rsidDel="00D435B7">
          <w:rPr>
            <w:rFonts w:cs="Arial"/>
            <w:noProof/>
            <w:szCs w:val="22"/>
            <w:rPrChange w:id="548" w:author="Chiarelo, Hugo" w:date="2025-11-03T10:58:00Z" w16du:dateUtc="2025-11-03T13:58:00Z">
              <w:rPr>
                <w:rFonts w:ascii="Calibri" w:hAnsi="Calibri"/>
                <w:noProof/>
                <w:szCs w:val="22"/>
              </w:rPr>
            </w:rPrChange>
          </w:rPr>
          <w:tab/>
        </w:r>
        <w:r w:rsidRPr="001F0A69" w:rsidDel="00D435B7">
          <w:rPr>
            <w:rFonts w:cs="Arial"/>
            <w:rPrChange w:id="549" w:author="Chiarelo, Hugo" w:date="2025-11-03T10:58:00Z" w16du:dateUtc="2025-11-03T13:58:00Z">
              <w:rPr>
                <w:rStyle w:val="Hyperlink"/>
                <w:b w:val="0"/>
                <w:caps w:val="0"/>
                <w:noProof/>
              </w:rPr>
            </w:rPrChange>
          </w:rPr>
          <w:delText>ISO 14224 Recommendation</w:delText>
        </w:r>
        <w:r w:rsidRPr="001F0A69" w:rsidDel="00D435B7">
          <w:rPr>
            <w:rFonts w:cs="Arial"/>
            <w:rPrChange w:id="550" w:author="Chiarelo, Hugo" w:date="2025-11-03T10:58:00Z" w16du:dateUtc="2025-11-03T13:58:00Z">
              <w:rPr>
                <w:rStyle w:val="Hyperlink"/>
                <w:b w:val="0"/>
                <w:caps w:val="0"/>
                <w:noProof/>
              </w:rPr>
            </w:rPrChange>
          </w:rPr>
          <w:tab/>
          <w:delText>3</w:delText>
        </w:r>
      </w:del>
    </w:p>
    <w:p w14:paraId="3EE52CE7" w14:textId="4959A590" w:rsidR="00EB5EC3" w:rsidRPr="001F0A69" w:rsidDel="00D435B7" w:rsidRDefault="00EB5EC3" w:rsidP="00EB5EC3">
      <w:pPr>
        <w:pStyle w:val="TOC1"/>
        <w:rPr>
          <w:del w:id="551" w:author="Chiarelo, Hugo" w:date="2025-09-10T21:46:00Z" w16du:dateUtc="2025-09-11T00:46:00Z"/>
          <w:rFonts w:cs="Arial"/>
          <w:b w:val="0"/>
          <w:caps w:val="0"/>
          <w:noProof/>
          <w:color w:val="auto"/>
          <w:sz w:val="22"/>
          <w:szCs w:val="22"/>
          <w:rPrChange w:id="552" w:author="Chiarelo, Hugo" w:date="2025-11-03T10:58:00Z" w16du:dateUtc="2025-11-03T13:58:00Z">
            <w:rPr>
              <w:del w:id="553" w:author="Chiarelo, Hugo" w:date="2025-09-10T21:46:00Z" w16du:dateUtc="2025-09-11T00:46:00Z"/>
              <w:rFonts w:ascii="Calibri" w:hAnsi="Calibri"/>
              <w:b w:val="0"/>
              <w:caps w:val="0"/>
              <w:noProof/>
              <w:color w:val="auto"/>
              <w:sz w:val="22"/>
              <w:szCs w:val="22"/>
            </w:rPr>
          </w:rPrChange>
        </w:rPr>
      </w:pPr>
      <w:del w:id="554" w:author="Chiarelo, Hugo" w:date="2025-09-10T21:46:00Z" w16du:dateUtc="2025-09-11T00:46:00Z">
        <w:r w:rsidRPr="001F0A69" w:rsidDel="00D435B7">
          <w:rPr>
            <w:rFonts w:cs="Arial"/>
            <w:noProof/>
          </w:rPr>
          <w:delText>2.</w:delText>
        </w:r>
        <w:r w:rsidRPr="001F0A69" w:rsidDel="00D435B7">
          <w:rPr>
            <w:rFonts w:cs="Arial"/>
            <w:noProof/>
            <w:szCs w:val="22"/>
            <w:rPrChange w:id="555" w:author="Chiarelo, Hugo" w:date="2025-11-03T10:58:00Z" w16du:dateUtc="2025-11-03T13:58:00Z">
              <w:rPr>
                <w:rFonts w:ascii="Calibri" w:hAnsi="Calibri"/>
                <w:noProof/>
                <w:szCs w:val="22"/>
              </w:rPr>
            </w:rPrChange>
          </w:rPr>
          <w:tab/>
        </w:r>
        <w:r w:rsidRPr="001F0A69" w:rsidDel="00D435B7">
          <w:rPr>
            <w:rFonts w:cs="Arial"/>
            <w:rPrChange w:id="556" w:author="Chiarelo, Hugo" w:date="2025-11-03T10:58:00Z" w16du:dateUtc="2025-11-03T13:58:00Z">
              <w:rPr>
                <w:rStyle w:val="Hyperlink"/>
                <w:b w:val="0"/>
                <w:caps w:val="0"/>
                <w:noProof/>
              </w:rPr>
            </w:rPrChange>
          </w:rPr>
          <w:delText>causes</w:delText>
        </w:r>
        <w:r w:rsidRPr="001F0A69" w:rsidDel="00D435B7">
          <w:rPr>
            <w:rFonts w:cs="Arial"/>
            <w:rPrChange w:id="557" w:author="Chiarelo, Hugo" w:date="2025-11-03T10:58:00Z" w16du:dateUtc="2025-11-03T13:58:00Z">
              <w:rPr>
                <w:rStyle w:val="Hyperlink"/>
                <w:b w:val="0"/>
                <w:caps w:val="0"/>
                <w:noProof/>
              </w:rPr>
            </w:rPrChange>
          </w:rPr>
          <w:tab/>
          <w:delText>3</w:delText>
        </w:r>
      </w:del>
    </w:p>
    <w:p w14:paraId="78F87C5F" w14:textId="0E5F7582" w:rsidR="00EB5EC3" w:rsidRPr="001F0A69" w:rsidDel="00D435B7" w:rsidRDefault="00EB5EC3" w:rsidP="00EB5EC3">
      <w:pPr>
        <w:pStyle w:val="TOC1"/>
        <w:rPr>
          <w:del w:id="558" w:author="Chiarelo, Hugo" w:date="2025-09-10T21:46:00Z" w16du:dateUtc="2025-09-11T00:46:00Z"/>
          <w:rFonts w:cs="Arial"/>
          <w:b w:val="0"/>
          <w:caps w:val="0"/>
          <w:noProof/>
          <w:color w:val="auto"/>
          <w:sz w:val="22"/>
          <w:szCs w:val="22"/>
          <w:rPrChange w:id="559" w:author="Chiarelo, Hugo" w:date="2025-11-03T10:58:00Z" w16du:dateUtc="2025-11-03T13:58:00Z">
            <w:rPr>
              <w:del w:id="560" w:author="Chiarelo, Hugo" w:date="2025-09-10T21:46:00Z" w16du:dateUtc="2025-09-11T00:46:00Z"/>
              <w:rFonts w:ascii="Calibri" w:hAnsi="Calibri"/>
              <w:b w:val="0"/>
              <w:caps w:val="0"/>
              <w:noProof/>
              <w:color w:val="auto"/>
              <w:sz w:val="22"/>
              <w:szCs w:val="22"/>
            </w:rPr>
          </w:rPrChange>
        </w:rPr>
      </w:pPr>
      <w:del w:id="561" w:author="Chiarelo, Hugo" w:date="2025-09-10T21:46:00Z" w16du:dateUtc="2025-09-11T00:46:00Z">
        <w:r w:rsidRPr="001F0A69" w:rsidDel="00D435B7">
          <w:rPr>
            <w:rFonts w:cs="Arial"/>
            <w:noProof/>
          </w:rPr>
          <w:delText>3.</w:delText>
        </w:r>
        <w:r w:rsidRPr="001F0A69" w:rsidDel="00D435B7">
          <w:rPr>
            <w:rFonts w:cs="Arial"/>
            <w:noProof/>
            <w:szCs w:val="22"/>
            <w:rPrChange w:id="562" w:author="Chiarelo, Hugo" w:date="2025-11-03T10:58:00Z" w16du:dateUtc="2025-11-03T13:58:00Z">
              <w:rPr>
                <w:rFonts w:ascii="Calibri" w:hAnsi="Calibri"/>
                <w:noProof/>
                <w:szCs w:val="22"/>
              </w:rPr>
            </w:rPrChange>
          </w:rPr>
          <w:tab/>
        </w:r>
        <w:r w:rsidRPr="001F0A69" w:rsidDel="00D435B7">
          <w:rPr>
            <w:rFonts w:cs="Arial"/>
            <w:rPrChange w:id="563" w:author="Chiarelo, Hugo" w:date="2025-11-03T10:58:00Z" w16du:dateUtc="2025-11-03T13:58:00Z">
              <w:rPr>
                <w:rStyle w:val="Hyperlink"/>
                <w:b w:val="0"/>
                <w:caps w:val="0"/>
                <w:noProof/>
              </w:rPr>
            </w:rPrChange>
          </w:rPr>
          <w:delText>failure mode</w:delText>
        </w:r>
        <w:r w:rsidRPr="001F0A69" w:rsidDel="00D435B7">
          <w:rPr>
            <w:rFonts w:cs="Arial"/>
            <w:rPrChange w:id="564" w:author="Chiarelo, Hugo" w:date="2025-11-03T10:58:00Z" w16du:dateUtc="2025-11-03T13:58:00Z">
              <w:rPr>
                <w:rStyle w:val="Hyperlink"/>
                <w:b w:val="0"/>
                <w:caps w:val="0"/>
                <w:noProof/>
              </w:rPr>
            </w:rPrChange>
          </w:rPr>
          <w:tab/>
          <w:delText>5</w:delText>
        </w:r>
      </w:del>
    </w:p>
    <w:p w14:paraId="6FC83C46" w14:textId="34CB6C70" w:rsidR="00EB5EC3" w:rsidRPr="001F0A69" w:rsidDel="00D435B7" w:rsidRDefault="00EB5EC3" w:rsidP="00EB5EC3">
      <w:pPr>
        <w:pStyle w:val="TOC1"/>
        <w:rPr>
          <w:del w:id="565" w:author="Chiarelo, Hugo" w:date="2025-09-10T21:46:00Z" w16du:dateUtc="2025-09-11T00:46:00Z"/>
          <w:rFonts w:cs="Arial"/>
          <w:noProof/>
        </w:rPr>
      </w:pPr>
      <w:del w:id="566" w:author="Chiarelo, Hugo" w:date="2025-09-10T21:46:00Z" w16du:dateUtc="2025-09-11T00:46:00Z">
        <w:r w:rsidRPr="001F0A69" w:rsidDel="00D435B7">
          <w:rPr>
            <w:rFonts w:cs="Arial"/>
            <w:noProof/>
          </w:rPr>
          <w:delText>4.</w:delText>
        </w:r>
        <w:r w:rsidRPr="001F0A69" w:rsidDel="00D435B7">
          <w:rPr>
            <w:rFonts w:cs="Arial"/>
            <w:noProof/>
            <w:szCs w:val="22"/>
            <w:rPrChange w:id="567" w:author="Chiarelo, Hugo" w:date="2025-11-03T10:58:00Z" w16du:dateUtc="2025-11-03T13:58:00Z">
              <w:rPr>
                <w:rFonts w:ascii="Calibri" w:hAnsi="Calibri"/>
                <w:noProof/>
                <w:szCs w:val="22"/>
              </w:rPr>
            </w:rPrChange>
          </w:rPr>
          <w:tab/>
        </w:r>
        <w:r w:rsidRPr="001F0A69" w:rsidDel="00D435B7">
          <w:rPr>
            <w:rFonts w:cs="Arial"/>
            <w:rPrChange w:id="568" w:author="Chiarelo, Hugo" w:date="2025-11-03T10:58:00Z" w16du:dateUtc="2025-11-03T13:58:00Z">
              <w:rPr>
                <w:rStyle w:val="Hyperlink"/>
                <w:b w:val="0"/>
                <w:caps w:val="0"/>
                <w:noProof/>
              </w:rPr>
            </w:rPrChange>
          </w:rPr>
          <w:delText>fault type</w:delText>
        </w:r>
        <w:r w:rsidRPr="001F0A69" w:rsidDel="00D435B7">
          <w:rPr>
            <w:rFonts w:cs="Arial"/>
            <w:rPrChange w:id="569" w:author="Chiarelo, Hugo" w:date="2025-11-03T10:58:00Z" w16du:dateUtc="2025-11-03T13:58:00Z">
              <w:rPr>
                <w:rStyle w:val="Hyperlink"/>
                <w:b w:val="0"/>
                <w:caps w:val="0"/>
                <w:noProof/>
              </w:rPr>
            </w:rPrChange>
          </w:rPr>
          <w:tab/>
          <w:delText>5</w:delText>
        </w:r>
      </w:del>
    </w:p>
    <w:p w14:paraId="6FBD3BB1" w14:textId="741801EB" w:rsidR="00EB5EC3" w:rsidRPr="001F0A69" w:rsidDel="00D435B7" w:rsidRDefault="00EB5EC3" w:rsidP="00EB5EC3">
      <w:pPr>
        <w:pStyle w:val="TOC1"/>
        <w:rPr>
          <w:del w:id="570" w:author="Chiarelo, Hugo" w:date="2025-09-10T21:46:00Z" w16du:dateUtc="2025-09-11T00:46:00Z"/>
          <w:rFonts w:cs="Arial"/>
          <w:noProof/>
        </w:rPr>
      </w:pPr>
      <w:del w:id="571" w:author="Chiarelo, Hugo" w:date="2025-09-10T21:46:00Z" w16du:dateUtc="2025-09-11T00:46:00Z">
        <w:r w:rsidRPr="001F0A69" w:rsidDel="00D435B7">
          <w:rPr>
            <w:rFonts w:cs="Arial"/>
            <w:noProof/>
          </w:rPr>
          <w:delText>5.</w:delText>
        </w:r>
        <w:r w:rsidRPr="001F0A69" w:rsidDel="00D435B7">
          <w:rPr>
            <w:rFonts w:cs="Arial"/>
            <w:noProof/>
            <w:szCs w:val="22"/>
            <w:rPrChange w:id="572" w:author="Chiarelo, Hugo" w:date="2025-11-03T10:58:00Z" w16du:dateUtc="2025-11-03T13:58:00Z">
              <w:rPr>
                <w:rFonts w:ascii="Calibri" w:hAnsi="Calibri"/>
                <w:noProof/>
                <w:szCs w:val="22"/>
              </w:rPr>
            </w:rPrChange>
          </w:rPr>
          <w:tab/>
        </w:r>
        <w:r w:rsidRPr="001F0A69" w:rsidDel="00D435B7">
          <w:rPr>
            <w:rFonts w:cs="Arial"/>
            <w:rPrChange w:id="573" w:author="Chiarelo, Hugo" w:date="2025-11-03T10:58:00Z" w16du:dateUtc="2025-11-03T13:58:00Z">
              <w:rPr>
                <w:rStyle w:val="Hyperlink"/>
                <w:b w:val="0"/>
                <w:caps w:val="0"/>
                <w:noProof/>
              </w:rPr>
            </w:rPrChange>
          </w:rPr>
          <w:delText>corrective actions (treatment options)</w:delText>
        </w:r>
        <w:r w:rsidRPr="001F0A69" w:rsidDel="00D435B7">
          <w:rPr>
            <w:rFonts w:cs="Arial"/>
            <w:rPrChange w:id="574" w:author="Chiarelo, Hugo" w:date="2025-11-03T10:58:00Z" w16du:dateUtc="2025-11-03T13:58:00Z">
              <w:rPr>
                <w:rStyle w:val="Hyperlink"/>
                <w:b w:val="0"/>
                <w:caps w:val="0"/>
                <w:noProof/>
              </w:rPr>
            </w:rPrChange>
          </w:rPr>
          <w:tab/>
          <w:delText>6</w:delText>
        </w:r>
      </w:del>
    </w:p>
    <w:p w14:paraId="49A7F5A7" w14:textId="3B64D4C3" w:rsidR="00EB5EC3" w:rsidRPr="001F0A69" w:rsidDel="00D435B7" w:rsidRDefault="00EB5EC3" w:rsidP="00EB5EC3">
      <w:pPr>
        <w:pStyle w:val="TOC2"/>
        <w:rPr>
          <w:del w:id="575" w:author="Chiarelo, Hugo" w:date="2025-09-10T21:46:00Z" w16du:dateUtc="2025-09-11T00:46:00Z"/>
          <w:rFonts w:cs="Arial"/>
          <w:caps w:val="0"/>
          <w:color w:val="auto"/>
          <w:sz w:val="22"/>
          <w:szCs w:val="22"/>
          <w:rPrChange w:id="576" w:author="Chiarelo, Hugo" w:date="2025-11-03T10:58:00Z" w16du:dateUtc="2025-11-03T13:58:00Z">
            <w:rPr>
              <w:del w:id="577" w:author="Chiarelo, Hugo" w:date="2025-09-10T21:46:00Z" w16du:dateUtc="2025-09-11T00:46:00Z"/>
              <w:rFonts w:ascii="Calibri" w:hAnsi="Calibri"/>
              <w:caps w:val="0"/>
              <w:color w:val="auto"/>
              <w:sz w:val="22"/>
              <w:szCs w:val="22"/>
            </w:rPr>
          </w:rPrChange>
        </w:rPr>
      </w:pPr>
      <w:del w:id="578" w:author="Chiarelo, Hugo" w:date="2025-09-10T21:46:00Z" w16du:dateUtc="2025-09-11T00:46:00Z">
        <w:r w:rsidRPr="001F0A69" w:rsidDel="00D435B7">
          <w:rPr>
            <w:rFonts w:cs="Arial"/>
          </w:rPr>
          <w:delText>5.1</w:delText>
        </w:r>
        <w:r w:rsidRPr="001F0A69" w:rsidDel="00D435B7">
          <w:rPr>
            <w:rFonts w:cs="Arial"/>
            <w:szCs w:val="22"/>
            <w:rPrChange w:id="579" w:author="Chiarelo, Hugo" w:date="2025-11-03T10:58:00Z" w16du:dateUtc="2025-11-03T13:58:00Z">
              <w:rPr>
                <w:rFonts w:ascii="Calibri" w:hAnsi="Calibri"/>
                <w:szCs w:val="22"/>
              </w:rPr>
            </w:rPrChange>
          </w:rPr>
          <w:tab/>
        </w:r>
        <w:r w:rsidRPr="001F0A69" w:rsidDel="00D435B7">
          <w:rPr>
            <w:rFonts w:cs="Arial"/>
            <w:rPrChange w:id="580" w:author="Chiarelo, Hugo" w:date="2025-11-03T10:58:00Z" w16du:dateUtc="2025-11-03T13:58:00Z">
              <w:rPr>
                <w:rStyle w:val="Hyperlink"/>
                <w:caps w:val="0"/>
              </w:rPr>
            </w:rPrChange>
          </w:rPr>
          <w:delText>technical reporting and assurance activity conc</w:delText>
        </w:r>
        <w:r w:rsidR="001436D5" w:rsidRPr="001F0A69" w:rsidDel="00D435B7">
          <w:rPr>
            <w:rFonts w:cs="Arial"/>
            <w:rPrChange w:id="581" w:author="Chiarelo, Hugo" w:date="2025-11-03T10:58:00Z" w16du:dateUtc="2025-11-03T13:58:00Z">
              <w:rPr>
                <w:rStyle w:val="Hyperlink"/>
                <w:caps w:val="0"/>
              </w:rPr>
            </w:rPrChange>
          </w:rPr>
          <w:delText>ept</w:delText>
        </w:r>
        <w:r w:rsidRPr="001F0A69" w:rsidDel="00D435B7">
          <w:rPr>
            <w:rFonts w:cs="Arial"/>
            <w:rPrChange w:id="582" w:author="Chiarelo, Hugo" w:date="2025-11-03T10:58:00Z" w16du:dateUtc="2025-11-03T13:58:00Z">
              <w:rPr>
                <w:rStyle w:val="Hyperlink"/>
                <w:caps w:val="0"/>
              </w:rPr>
            </w:rPrChange>
          </w:rPr>
          <w:tab/>
          <w:delText>6</w:delText>
        </w:r>
      </w:del>
    </w:p>
    <w:p w14:paraId="4B87E75A" w14:textId="2C774609" w:rsidR="00EB5EC3" w:rsidRPr="001F0A69" w:rsidDel="00D435B7" w:rsidRDefault="00EB5EC3" w:rsidP="00EB5EC3">
      <w:pPr>
        <w:pStyle w:val="TOC2"/>
        <w:rPr>
          <w:del w:id="583" w:author="Chiarelo, Hugo" w:date="2025-09-10T21:46:00Z" w16du:dateUtc="2025-09-11T00:46:00Z"/>
          <w:rFonts w:cs="Arial"/>
          <w:caps w:val="0"/>
          <w:color w:val="auto"/>
          <w:sz w:val="22"/>
          <w:szCs w:val="22"/>
          <w:rPrChange w:id="584" w:author="Chiarelo, Hugo" w:date="2025-11-03T10:58:00Z" w16du:dateUtc="2025-11-03T13:58:00Z">
            <w:rPr>
              <w:del w:id="585" w:author="Chiarelo, Hugo" w:date="2025-09-10T21:46:00Z" w16du:dateUtc="2025-09-11T00:46:00Z"/>
              <w:rFonts w:ascii="Calibri" w:hAnsi="Calibri"/>
              <w:caps w:val="0"/>
              <w:color w:val="auto"/>
              <w:sz w:val="22"/>
              <w:szCs w:val="22"/>
            </w:rPr>
          </w:rPrChange>
        </w:rPr>
      </w:pPr>
      <w:del w:id="586" w:author="Chiarelo, Hugo" w:date="2025-09-10T21:46:00Z" w16du:dateUtc="2025-09-11T00:46:00Z">
        <w:r w:rsidRPr="001F0A69" w:rsidDel="00D435B7">
          <w:rPr>
            <w:rFonts w:cs="Arial"/>
          </w:rPr>
          <w:delText>5.2</w:delText>
        </w:r>
        <w:r w:rsidRPr="001F0A69" w:rsidDel="00D435B7">
          <w:rPr>
            <w:rFonts w:cs="Arial"/>
            <w:szCs w:val="22"/>
            <w:rPrChange w:id="587" w:author="Chiarelo, Hugo" w:date="2025-11-03T10:58:00Z" w16du:dateUtc="2025-11-03T13:58:00Z">
              <w:rPr>
                <w:rFonts w:ascii="Calibri" w:hAnsi="Calibri"/>
                <w:szCs w:val="22"/>
              </w:rPr>
            </w:rPrChange>
          </w:rPr>
          <w:tab/>
        </w:r>
        <w:r w:rsidRPr="001F0A69" w:rsidDel="00D435B7">
          <w:rPr>
            <w:rFonts w:cs="Arial"/>
            <w:rPrChange w:id="588" w:author="Chiarelo, Hugo" w:date="2025-11-03T10:58:00Z" w16du:dateUtc="2025-11-03T13:58:00Z">
              <w:rPr>
                <w:rStyle w:val="Hyperlink"/>
                <w:caps w:val="0"/>
              </w:rPr>
            </w:rPrChange>
          </w:rPr>
          <w:delText>How to build a technical reporting from work instruction</w:delText>
        </w:r>
        <w:r w:rsidRPr="001F0A69" w:rsidDel="00D435B7">
          <w:rPr>
            <w:rFonts w:cs="Arial"/>
            <w:rPrChange w:id="589" w:author="Chiarelo, Hugo" w:date="2025-11-03T10:58:00Z" w16du:dateUtc="2025-11-03T13:58:00Z">
              <w:rPr>
                <w:rStyle w:val="Hyperlink"/>
                <w:caps w:val="0"/>
              </w:rPr>
            </w:rPrChange>
          </w:rPr>
          <w:tab/>
          <w:delText>7</w:delText>
        </w:r>
      </w:del>
    </w:p>
    <w:p w14:paraId="37C33FD0" w14:textId="77777777" w:rsidR="00EB5EC3" w:rsidRPr="001F0A69" w:rsidDel="00D435B7" w:rsidRDefault="00EB5EC3" w:rsidP="00EB5EC3">
      <w:pPr>
        <w:rPr>
          <w:del w:id="590" w:author="Chiarelo, Hugo" w:date="2025-09-10T21:46:00Z" w16du:dateUtc="2025-09-11T00:46:00Z"/>
          <w:rFonts w:cs="Arial"/>
          <w:noProof/>
        </w:rPr>
      </w:pPr>
    </w:p>
    <w:p w14:paraId="5873D96A" w14:textId="77777777" w:rsidR="00EB5EC3" w:rsidRPr="001F0A69" w:rsidDel="00D435B7" w:rsidRDefault="00EB5EC3" w:rsidP="00EB5EC3">
      <w:pPr>
        <w:pStyle w:val="TOC2"/>
        <w:rPr>
          <w:del w:id="591" w:author="Chiarelo, Hugo" w:date="2025-09-10T21:46:00Z" w16du:dateUtc="2025-09-11T00:46:00Z"/>
          <w:rFonts w:cs="Arial"/>
          <w:caps w:val="0"/>
          <w:color w:val="auto"/>
          <w:sz w:val="22"/>
          <w:szCs w:val="22"/>
          <w:rPrChange w:id="592" w:author="Chiarelo, Hugo" w:date="2025-11-03T10:58:00Z" w16du:dateUtc="2025-11-03T13:58:00Z">
            <w:rPr>
              <w:del w:id="593" w:author="Chiarelo, Hugo" w:date="2025-09-10T21:46:00Z" w16du:dateUtc="2025-09-11T00:46:00Z"/>
              <w:rFonts w:ascii="Calibri" w:hAnsi="Calibri"/>
              <w:caps w:val="0"/>
              <w:color w:val="auto"/>
              <w:sz w:val="22"/>
              <w:szCs w:val="22"/>
            </w:rPr>
          </w:rPrChange>
        </w:rPr>
      </w:pPr>
    </w:p>
    <w:p w14:paraId="6F68A2F4" w14:textId="77777777" w:rsidR="00EB5EC3" w:rsidRPr="001F0A69" w:rsidRDefault="00EB5EC3" w:rsidP="00EB5EC3">
      <w:pPr>
        <w:rPr>
          <w:rFonts w:eastAsiaTheme="majorEastAsia" w:cs="Arial"/>
          <w:color w:val="0F4761" w:themeColor="accent1" w:themeShade="BF"/>
          <w:sz w:val="32"/>
          <w:szCs w:val="32"/>
          <w:rPrChange w:id="594" w:author="Chiarelo, Hugo" w:date="2025-11-03T10:58:00Z" w16du:dateUtc="2025-11-03T13:58:00Z">
            <w:rPr>
              <w:rFonts w:asciiTheme="majorHAnsi" w:eastAsiaTheme="majorEastAsia" w:hAnsiTheme="majorHAnsi" w:cstheme="majorBidi"/>
              <w:color w:val="0F4761" w:themeColor="accent1" w:themeShade="BF"/>
              <w:sz w:val="32"/>
              <w:szCs w:val="32"/>
            </w:rPr>
          </w:rPrChange>
        </w:rPr>
      </w:pPr>
      <w:r w:rsidRPr="001F0A69">
        <w:rPr>
          <w:rFonts w:cs="Arial"/>
          <w:b/>
          <w:caps/>
          <w:vanish/>
        </w:rPr>
        <w:fldChar w:fldCharType="end"/>
      </w:r>
      <w:r w:rsidRPr="001F0A69">
        <w:rPr>
          <w:rFonts w:cs="Arial"/>
        </w:rPr>
        <w:br w:type="page"/>
      </w:r>
    </w:p>
    <w:p w14:paraId="1C40569D" w14:textId="4ED438B7" w:rsidR="00EB5EC3" w:rsidRPr="001F0A69" w:rsidRDefault="00EB5EC3">
      <w:pPr>
        <w:pStyle w:val="Heading2"/>
        <w:numPr>
          <w:ilvl w:val="0"/>
          <w:numId w:val="0"/>
        </w:numPr>
        <w:spacing w:line="276" w:lineRule="auto"/>
        <w:rPr>
          <w:rFonts w:cs="Arial"/>
        </w:rPr>
        <w:pPrChange w:id="595" w:author="Chiarelo, Hugo" w:date="2025-04-23T14:25:00Z" w16du:dateUtc="2025-04-23T17:25:00Z">
          <w:pPr>
            <w:pStyle w:val="Heading2"/>
          </w:pPr>
        </w:pPrChange>
      </w:pPr>
      <w:bookmarkStart w:id="596" w:name="_Toc212622440"/>
      <w:bookmarkStart w:id="597" w:name="_Hlk196230308"/>
      <w:r w:rsidRPr="001F0A69">
        <w:rPr>
          <w:rFonts w:cs="Arial"/>
        </w:rPr>
        <w:lastRenderedPageBreak/>
        <w:t>Glossary</w:t>
      </w:r>
      <w:bookmarkEnd w:id="596"/>
      <w:ins w:id="598" w:author="Alvarenga, Agatha" w:date="2025-05-13T17:30:00Z" w16du:dateUtc="2025-05-13T20:30:00Z">
        <w:r w:rsidR="00602199" w:rsidRPr="001F0A69">
          <w:rPr>
            <w:rFonts w:cs="Arial"/>
          </w:rPr>
          <w:t xml:space="preserve"> </w:t>
        </w:r>
      </w:ins>
    </w:p>
    <w:p w14:paraId="6B479522" w14:textId="2D9AEEBE" w:rsidR="00EB5EC3" w:rsidRPr="001F0A69" w:rsidRDefault="00EB5EC3">
      <w:pPr>
        <w:spacing w:line="276" w:lineRule="auto"/>
        <w:ind w:left="720" w:hanging="360"/>
        <w:rPr>
          <w:rFonts w:cs="Arial"/>
        </w:rPr>
        <w:pPrChange w:id="599" w:author="Chiarelo, Hugo" w:date="2025-04-23T14:25:00Z" w16du:dateUtc="2025-04-23T17:25:00Z">
          <w:pPr>
            <w:ind w:left="720" w:hanging="360"/>
          </w:pPr>
        </w:pPrChange>
      </w:pPr>
      <w:del w:id="600" w:author="Alvarenga, Agatha" w:date="2025-05-13T19:13:00Z" w16du:dateUtc="2025-05-13T22:13:00Z">
        <w:r w:rsidRPr="001F0A69" w:rsidDel="00D920A6">
          <w:rPr>
            <w:rFonts w:cs="Arial"/>
          </w:rPr>
          <w:delText>Reporting Question</w:delText>
        </w:r>
      </w:del>
      <w:ins w:id="601" w:author="Alvarenga, Agatha" w:date="2025-05-13T19:13:00Z" w16du:dateUtc="2025-05-13T22:13:00Z">
        <w:r w:rsidR="00D920A6" w:rsidRPr="001F0A69">
          <w:rPr>
            <w:rFonts w:cs="Arial"/>
          </w:rPr>
          <w:t>RQ</w:t>
        </w:r>
      </w:ins>
      <w:r w:rsidRPr="001F0A69">
        <w:rPr>
          <w:rFonts w:cs="Arial"/>
        </w:rPr>
        <w:t xml:space="preserve"> – Refers to</w:t>
      </w:r>
      <w:ins w:id="602" w:author="Chiarelo, Hugo" w:date="2025-09-03T09:54:00Z" w16du:dateUtc="2025-09-03T12:54:00Z">
        <w:r w:rsidR="00CE65C5" w:rsidRPr="001F0A69">
          <w:rPr>
            <w:rFonts w:cs="Arial"/>
          </w:rPr>
          <w:t xml:space="preserve"> Reporting Question</w:t>
        </w:r>
      </w:ins>
      <w:r w:rsidRPr="001F0A69">
        <w:rPr>
          <w:rFonts w:cs="Arial"/>
        </w:rPr>
        <w:t xml:space="preserve"> Assurance Activity or Technical Reporting</w:t>
      </w:r>
    </w:p>
    <w:p w14:paraId="343119DC" w14:textId="77777777" w:rsidR="00EB5EC3" w:rsidRPr="001F0A69" w:rsidRDefault="00EB5EC3">
      <w:pPr>
        <w:spacing w:line="276" w:lineRule="auto"/>
        <w:ind w:left="720" w:hanging="360"/>
        <w:rPr>
          <w:rFonts w:cs="Arial"/>
        </w:rPr>
        <w:pPrChange w:id="603" w:author="Chiarelo, Hugo" w:date="2025-04-23T14:25:00Z" w16du:dateUtc="2025-04-23T17:25:00Z">
          <w:pPr>
            <w:ind w:left="720" w:hanging="360"/>
          </w:pPr>
        </w:pPrChange>
      </w:pPr>
      <w:r w:rsidRPr="001F0A69">
        <w:rPr>
          <w:rFonts w:cs="Arial"/>
        </w:rPr>
        <w:t xml:space="preserve">AA – Assurance Activity </w:t>
      </w:r>
    </w:p>
    <w:p w14:paraId="5AB9E4F6" w14:textId="4E91E9E8" w:rsidR="00EB5EC3" w:rsidRPr="001F0A69" w:rsidDel="00217E2E" w:rsidRDefault="00EB5EC3">
      <w:pPr>
        <w:spacing w:line="276" w:lineRule="auto"/>
        <w:ind w:left="720" w:hanging="360"/>
        <w:rPr>
          <w:del w:id="604" w:author="Alvarenga, Agatha" w:date="2025-05-13T19:10:00Z" w16du:dateUtc="2025-05-13T22:10:00Z"/>
          <w:rFonts w:cs="Arial"/>
        </w:rPr>
        <w:pPrChange w:id="605" w:author="Chiarelo, Hugo" w:date="2025-04-23T14:25:00Z" w16du:dateUtc="2025-04-23T17:25:00Z">
          <w:pPr>
            <w:ind w:left="720" w:hanging="360"/>
          </w:pPr>
        </w:pPrChange>
      </w:pPr>
      <w:del w:id="606" w:author="Alvarenga, Agatha" w:date="2025-05-13T19:10:00Z" w16du:dateUtc="2025-05-13T22:10:00Z">
        <w:r w:rsidRPr="001F0A69" w:rsidDel="00217E2E">
          <w:rPr>
            <w:rFonts w:cs="Arial"/>
          </w:rPr>
          <w:delText>TR - Technical Reporting</w:delText>
        </w:r>
      </w:del>
    </w:p>
    <w:p w14:paraId="28919B9E" w14:textId="77777777" w:rsidR="00EB5EC3" w:rsidRPr="001F0A69" w:rsidRDefault="00EB5EC3">
      <w:pPr>
        <w:spacing w:line="276" w:lineRule="auto"/>
        <w:ind w:left="720" w:hanging="360"/>
        <w:rPr>
          <w:rFonts w:cs="Arial"/>
        </w:rPr>
      </w:pPr>
      <w:r w:rsidRPr="001F0A69">
        <w:rPr>
          <w:rFonts w:cs="Arial"/>
        </w:rPr>
        <w:t>PS - Performance Standard</w:t>
      </w:r>
    </w:p>
    <w:p w14:paraId="0D21EA62" w14:textId="77777777" w:rsidR="003A1D96" w:rsidRPr="001F0A69" w:rsidRDefault="003A1D96">
      <w:pPr>
        <w:spacing w:line="276" w:lineRule="auto"/>
        <w:ind w:left="720" w:hanging="360"/>
        <w:rPr>
          <w:ins w:id="607" w:author="Alvarenga, Agatha" w:date="2025-05-13T19:14:00Z" w16du:dateUtc="2025-05-13T22:14:00Z"/>
          <w:rFonts w:cs="Arial"/>
        </w:rPr>
      </w:pPr>
    </w:p>
    <w:p w14:paraId="12053197" w14:textId="77777777" w:rsidR="00D920A6" w:rsidRPr="001F0A69" w:rsidRDefault="00D920A6">
      <w:pPr>
        <w:spacing w:line="276" w:lineRule="auto"/>
        <w:ind w:left="720" w:hanging="360"/>
        <w:rPr>
          <w:rFonts w:cs="Arial"/>
        </w:rPr>
        <w:pPrChange w:id="608" w:author="Chiarelo, Hugo" w:date="2025-04-23T14:25:00Z" w16du:dateUtc="2025-04-23T17:25:00Z">
          <w:pPr>
            <w:ind w:left="720" w:hanging="360"/>
          </w:pPr>
        </w:pPrChange>
      </w:pPr>
    </w:p>
    <w:p w14:paraId="776023A5" w14:textId="0A612828" w:rsidR="00632013" w:rsidRPr="001F0A69" w:rsidRDefault="00632013" w:rsidP="00632013">
      <w:pPr>
        <w:pStyle w:val="Heading1"/>
        <w:numPr>
          <w:ilvl w:val="0"/>
          <w:numId w:val="50"/>
        </w:numPr>
        <w:tabs>
          <w:tab w:val="num" w:pos="1134"/>
        </w:tabs>
        <w:spacing w:line="276" w:lineRule="auto"/>
        <w:ind w:left="1134" w:hanging="1134"/>
        <w:rPr>
          <w:ins w:id="609" w:author="Alvarenga, Agatha" w:date="2025-05-13T21:14:00Z" w16du:dateUtc="2025-05-14T00:14:00Z"/>
          <w:rFonts w:cs="Arial"/>
          <w:lang w:val="pt-BR"/>
        </w:rPr>
      </w:pPr>
      <w:bookmarkStart w:id="610" w:name="_Toc212622441"/>
      <w:ins w:id="611" w:author="Alvarenga, Agatha" w:date="2025-05-13T21:14:00Z" w16du:dateUtc="2025-05-14T00:14:00Z">
        <w:r w:rsidRPr="001F0A69">
          <w:rPr>
            <w:rFonts w:cs="Arial"/>
            <w:lang w:val="pt-BR"/>
          </w:rPr>
          <w:t>ems</w:t>
        </w:r>
        <w:bookmarkEnd w:id="610"/>
      </w:ins>
    </w:p>
    <w:p w14:paraId="60AE2E77" w14:textId="77777777" w:rsidR="00632013" w:rsidRPr="001F0A69" w:rsidRDefault="00632013" w:rsidP="00632013">
      <w:pPr>
        <w:pStyle w:val="NormalIndent"/>
        <w:ind w:left="0"/>
        <w:rPr>
          <w:ins w:id="612" w:author="Alvarenga, Agatha" w:date="2025-05-13T21:14:00Z" w16du:dateUtc="2025-05-14T00:14:00Z"/>
          <w:rFonts w:cs="Arial"/>
          <w:lang w:val="pt-BR"/>
        </w:rPr>
      </w:pPr>
    </w:p>
    <w:p w14:paraId="1C031F86" w14:textId="1BC52744" w:rsidR="003F2B8E" w:rsidRPr="001F0A69" w:rsidRDefault="00632013">
      <w:pPr>
        <w:pStyle w:val="NormalIndent"/>
        <w:ind w:left="0"/>
        <w:rPr>
          <w:ins w:id="613" w:author="Alvarenga, Agatha" w:date="2025-05-13T21:15:00Z" w16du:dateUtc="2025-05-14T00:15:00Z"/>
          <w:rFonts w:cs="Arial"/>
        </w:rPr>
        <w:pPrChange w:id="614" w:author="Alvarenga, Agatha" w:date="2025-05-13T21:15:00Z" w16du:dateUtc="2025-05-14T00:15:00Z">
          <w:pPr>
            <w:pStyle w:val="NormalIndent"/>
          </w:pPr>
        </w:pPrChange>
      </w:pPr>
      <w:ins w:id="615" w:author="Alvarenga, Agatha" w:date="2025-05-13T21:14:00Z" w16du:dateUtc="2025-05-14T00:14:00Z">
        <w:r w:rsidRPr="001F0A69">
          <w:rPr>
            <w:rFonts w:cs="Arial"/>
            <w:rPrChange w:id="616" w:author="Chiarelo, Hugo" w:date="2025-11-03T10:58:00Z" w16du:dateUtc="2025-11-03T13:58:00Z">
              <w:rPr>
                <w:lang w:val="pt-BR"/>
              </w:rPr>
            </w:rPrChange>
          </w:rPr>
          <w:t>EMS stands for Equipment Maintenance Strategy. It is a structured and standardized approach used to define how each type of equipment should be maintained throughout its lifecycle, based on its function, failure risks, criticality, and operational context.</w:t>
        </w:r>
      </w:ins>
      <w:ins w:id="617" w:author="Alvarenga, Agatha" w:date="2025-05-13T21:15:00Z" w16du:dateUtc="2025-05-14T00:15:00Z">
        <w:r w:rsidR="003F2B8E" w:rsidRPr="001F0A69">
          <w:rPr>
            <w:rFonts w:cs="Arial"/>
          </w:rPr>
          <w:t xml:space="preserve"> The objective of EMS is </w:t>
        </w:r>
      </w:ins>
      <w:r w:rsidR="00715311" w:rsidRPr="001F0A69">
        <w:rPr>
          <w:rFonts w:cs="Arial"/>
        </w:rPr>
        <w:t>to</w:t>
      </w:r>
      <w:ins w:id="618" w:author="Alvarenga, Agatha" w:date="2025-05-13T21:15:00Z" w16du:dateUtc="2025-05-14T00:15:00Z">
        <w:r w:rsidR="003F2B8E" w:rsidRPr="001F0A69">
          <w:rPr>
            <w:rFonts w:cs="Arial"/>
          </w:rPr>
          <w:t xml:space="preserve"> ensure that each equipment type has a tailored, risk-based maintenance plan that:</w:t>
        </w:r>
      </w:ins>
    </w:p>
    <w:p w14:paraId="3EDD08FC" w14:textId="77777777" w:rsidR="003F2B8E" w:rsidRPr="001F0A69" w:rsidRDefault="003F2B8E" w:rsidP="003F2B8E">
      <w:pPr>
        <w:pStyle w:val="NormalIndent"/>
        <w:rPr>
          <w:ins w:id="619" w:author="Alvarenga, Agatha" w:date="2025-05-13T21:15:00Z" w16du:dateUtc="2025-05-14T00:15:00Z"/>
          <w:rFonts w:cs="Arial"/>
        </w:rPr>
      </w:pPr>
    </w:p>
    <w:p w14:paraId="40AE72F4" w14:textId="77777777" w:rsidR="003F2B8E" w:rsidRPr="001F0A69" w:rsidRDefault="003F2B8E">
      <w:pPr>
        <w:pStyle w:val="NormalIndent"/>
        <w:numPr>
          <w:ilvl w:val="2"/>
          <w:numId w:val="55"/>
        </w:numPr>
        <w:rPr>
          <w:ins w:id="620" w:author="Alvarenga, Agatha" w:date="2025-05-13T21:15:00Z" w16du:dateUtc="2025-05-14T00:15:00Z"/>
          <w:rFonts w:cs="Arial"/>
        </w:rPr>
        <w:pPrChange w:id="621" w:author="Alvarenga, Agatha" w:date="2025-05-13T21:15:00Z" w16du:dateUtc="2025-05-14T00:15:00Z">
          <w:pPr>
            <w:pStyle w:val="NormalIndent"/>
          </w:pPr>
        </w:pPrChange>
      </w:pPr>
      <w:ins w:id="622" w:author="Alvarenga, Agatha" w:date="2025-05-13T21:15:00Z" w16du:dateUtc="2025-05-14T00:15:00Z">
        <w:r w:rsidRPr="001F0A69">
          <w:rPr>
            <w:rFonts w:cs="Arial"/>
          </w:rPr>
          <w:t>Prevents failures</w:t>
        </w:r>
      </w:ins>
    </w:p>
    <w:p w14:paraId="051BD245" w14:textId="6CC610FF" w:rsidR="003F2B8E" w:rsidRPr="001F0A69" w:rsidRDefault="003F2B8E">
      <w:pPr>
        <w:pStyle w:val="NormalIndent"/>
        <w:numPr>
          <w:ilvl w:val="2"/>
          <w:numId w:val="55"/>
        </w:numPr>
        <w:rPr>
          <w:ins w:id="623" w:author="Alvarenga, Agatha" w:date="2025-05-13T21:15:00Z" w16du:dateUtc="2025-05-14T00:15:00Z"/>
          <w:rFonts w:cs="Arial"/>
        </w:rPr>
        <w:pPrChange w:id="624" w:author="Alvarenga, Agatha" w:date="2025-05-13T21:15:00Z" w16du:dateUtc="2025-05-14T00:15:00Z">
          <w:pPr>
            <w:pStyle w:val="NormalIndent"/>
            <w:ind w:left="0"/>
          </w:pPr>
        </w:pPrChange>
      </w:pPr>
      <w:ins w:id="625" w:author="Alvarenga, Agatha" w:date="2025-05-13T21:15:00Z" w16du:dateUtc="2025-05-14T00:15:00Z">
        <w:r w:rsidRPr="001F0A69">
          <w:rPr>
            <w:rFonts w:cs="Arial"/>
          </w:rPr>
          <w:t>Ensures safety and compliance</w:t>
        </w:r>
      </w:ins>
    </w:p>
    <w:p w14:paraId="44CE4BE3" w14:textId="2131D807" w:rsidR="003F2B8E" w:rsidRPr="001F0A69" w:rsidRDefault="003F2B8E" w:rsidP="003F2B8E">
      <w:pPr>
        <w:pStyle w:val="NormalIndent"/>
        <w:numPr>
          <w:ilvl w:val="2"/>
          <w:numId w:val="55"/>
        </w:numPr>
        <w:rPr>
          <w:ins w:id="626" w:author="Alvarenga, Agatha" w:date="2025-05-13T21:15:00Z" w16du:dateUtc="2025-05-14T00:15:00Z"/>
          <w:rFonts w:cs="Arial"/>
        </w:rPr>
      </w:pPr>
      <w:ins w:id="627" w:author="Alvarenga, Agatha" w:date="2025-05-13T21:15:00Z" w16du:dateUtc="2025-05-14T00:15:00Z">
        <w:r w:rsidRPr="001F0A69">
          <w:rPr>
            <w:rFonts w:cs="Arial"/>
          </w:rPr>
          <w:t>Optimized costs</w:t>
        </w:r>
      </w:ins>
    </w:p>
    <w:p w14:paraId="24E34D17" w14:textId="44B09198" w:rsidR="00632013" w:rsidRPr="001F0A69" w:rsidRDefault="003F2B8E">
      <w:pPr>
        <w:pStyle w:val="NormalIndent"/>
        <w:numPr>
          <w:ilvl w:val="2"/>
          <w:numId w:val="55"/>
        </w:numPr>
        <w:rPr>
          <w:ins w:id="628" w:author="Alvarenga, Agatha" w:date="2025-05-13T17:30:00Z" w16du:dateUtc="2025-05-13T20:30:00Z"/>
          <w:rFonts w:cs="Arial"/>
          <w:rPrChange w:id="629" w:author="Chiarelo, Hugo" w:date="2025-11-03T10:58:00Z" w16du:dateUtc="2025-11-03T13:58:00Z">
            <w:rPr>
              <w:ins w:id="630" w:author="Alvarenga, Agatha" w:date="2025-05-13T17:30:00Z" w16du:dateUtc="2025-05-13T20:30:00Z"/>
              <w:lang w:val="pt-BR"/>
            </w:rPr>
          </w:rPrChange>
        </w:rPr>
        <w:pPrChange w:id="631" w:author="Alvarenga, Agatha" w:date="2025-05-13T21:15:00Z" w16du:dateUtc="2025-05-14T00:15:00Z">
          <w:pPr>
            <w:pStyle w:val="Heading1"/>
            <w:numPr>
              <w:numId w:val="50"/>
            </w:numPr>
            <w:tabs>
              <w:tab w:val="clear" w:pos="1134"/>
            </w:tabs>
            <w:spacing w:line="276" w:lineRule="auto"/>
            <w:ind w:left="720" w:hanging="360"/>
          </w:pPr>
        </w:pPrChange>
      </w:pPr>
      <w:ins w:id="632" w:author="Alvarenga, Agatha" w:date="2025-05-13T21:15:00Z" w16du:dateUtc="2025-05-14T00:15:00Z">
        <w:r w:rsidRPr="001F0A69">
          <w:rPr>
            <w:rFonts w:cs="Arial"/>
          </w:rPr>
          <w:t>Supports reliability and asset integrity</w:t>
        </w:r>
      </w:ins>
    </w:p>
    <w:p w14:paraId="1290DAEE" w14:textId="77777777" w:rsidR="008333C5" w:rsidRPr="001F0A69" w:rsidDel="00A90768" w:rsidRDefault="008333C5" w:rsidP="00A90768">
      <w:pPr>
        <w:pStyle w:val="NormalIndent"/>
        <w:ind w:left="0"/>
        <w:rPr>
          <w:del w:id="633" w:author="Chiarelo, Hugo" w:date="2025-09-03T14:05:00Z" w16du:dateUtc="2025-09-03T17:05:00Z"/>
          <w:rFonts w:cs="Arial"/>
        </w:rPr>
      </w:pPr>
    </w:p>
    <w:p w14:paraId="58195F86" w14:textId="66907348" w:rsidR="00A90768" w:rsidRPr="001F0A69" w:rsidRDefault="00A90768" w:rsidP="008333C5">
      <w:pPr>
        <w:pStyle w:val="NormalIndent"/>
        <w:ind w:left="0"/>
        <w:rPr>
          <w:ins w:id="634" w:author="Chiarelo, Hugo" w:date="2025-09-03T14:05:00Z" w16du:dateUtc="2025-09-03T17:05:00Z"/>
          <w:rFonts w:cs="Arial"/>
        </w:rPr>
      </w:pPr>
      <w:ins w:id="635" w:author="Chiarelo, Hugo" w:date="2025-09-03T14:05:00Z" w16du:dateUtc="2025-09-03T17:05:00Z">
        <w:r w:rsidRPr="001F0A69">
          <w:rPr>
            <w:rFonts w:cs="Arial"/>
          </w:rPr>
          <w:tab/>
        </w:r>
      </w:ins>
    </w:p>
    <w:p w14:paraId="6D4CB83E" w14:textId="18599ED6" w:rsidR="008333C5" w:rsidRPr="001F0A69" w:rsidRDefault="008333C5">
      <w:pPr>
        <w:pStyle w:val="NormalIndent"/>
        <w:ind w:left="0"/>
        <w:rPr>
          <w:ins w:id="636" w:author="Alvarenga, Agatha" w:date="2025-05-13T21:15:00Z" w16du:dateUtc="2025-05-14T00:15:00Z"/>
          <w:rFonts w:cs="Arial"/>
        </w:rPr>
        <w:pPrChange w:id="637" w:author="Chiarelo, Hugo" w:date="2025-09-03T14:05:00Z" w16du:dateUtc="2025-09-03T17:05:00Z">
          <w:pPr>
            <w:pStyle w:val="NormalIndent"/>
          </w:pPr>
        </w:pPrChange>
      </w:pPr>
      <w:ins w:id="638" w:author="Alvarenga, Agatha" w:date="2025-05-13T21:15:00Z" w16du:dateUtc="2025-05-14T00:15:00Z">
        <w:r w:rsidRPr="001F0A69">
          <w:rPr>
            <w:rFonts w:cs="Arial"/>
          </w:rPr>
          <w:t>An EMS typically defines:</w:t>
        </w:r>
      </w:ins>
    </w:p>
    <w:p w14:paraId="33450D5F" w14:textId="77777777" w:rsidR="008333C5" w:rsidRPr="001F0A69" w:rsidRDefault="008333C5" w:rsidP="008333C5">
      <w:pPr>
        <w:pStyle w:val="NormalIndent"/>
        <w:rPr>
          <w:ins w:id="639" w:author="Alvarenga, Agatha" w:date="2025-05-13T21:15:00Z" w16du:dateUtc="2025-05-14T00:15:00Z"/>
          <w:rFonts w:cs="Arial"/>
        </w:rPr>
      </w:pPr>
    </w:p>
    <w:p w14:paraId="6827FFD0" w14:textId="708DCD10" w:rsidR="008333C5" w:rsidRPr="001F0A69" w:rsidRDefault="008333C5">
      <w:pPr>
        <w:pStyle w:val="NormalIndent"/>
        <w:numPr>
          <w:ilvl w:val="0"/>
          <w:numId w:val="56"/>
        </w:numPr>
        <w:rPr>
          <w:ins w:id="640" w:author="Alvarenga, Agatha" w:date="2025-05-13T21:45:00Z" w16du:dateUtc="2025-05-14T00:45:00Z"/>
          <w:rFonts w:cs="Arial"/>
        </w:rPr>
      </w:pPr>
      <w:ins w:id="641" w:author="Alvarenga, Agatha" w:date="2025-05-13T21:15:00Z" w16du:dateUtc="2025-05-14T00:15:00Z">
        <w:r w:rsidRPr="001F0A69">
          <w:rPr>
            <w:rFonts w:cs="Arial"/>
          </w:rPr>
          <w:t>Item Class</w:t>
        </w:r>
      </w:ins>
      <w:ins w:id="642" w:author="Alvarenga, Agatha" w:date="2025-05-13T21:16:00Z" w16du:dateUtc="2025-05-14T00:16:00Z">
        <w:r w:rsidRPr="001F0A69">
          <w:rPr>
            <w:rFonts w:cs="Arial"/>
          </w:rPr>
          <w:t>:</w:t>
        </w:r>
      </w:ins>
      <w:ins w:id="643" w:author="Alvarenga, Agatha" w:date="2025-06-08T18:24:00Z" w16du:dateUtc="2025-06-08T21:24:00Z">
        <w:r w:rsidR="0041509E" w:rsidRPr="001F0A69">
          <w:rPr>
            <w:rFonts w:cs="Arial"/>
          </w:rPr>
          <w:t xml:space="preserve"> </w:t>
        </w:r>
      </w:ins>
      <w:ins w:id="644" w:author="Alvarenga, Agatha" w:date="2025-05-13T21:15:00Z" w16du:dateUtc="2025-05-14T00:15:00Z">
        <w:r w:rsidRPr="001F0A69">
          <w:rPr>
            <w:rFonts w:cs="Arial"/>
          </w:rPr>
          <w:t>Functional category of equipment (e.g., PUCE – Centrifugal Pump)</w:t>
        </w:r>
      </w:ins>
      <w:r w:rsidR="00715311" w:rsidRPr="001F0A69">
        <w:rPr>
          <w:rFonts w:cs="Arial"/>
        </w:rPr>
        <w:t>.</w:t>
      </w:r>
      <w:ins w:id="645" w:author="Chiarelo, Hugo" w:date="2025-09-03T14:11:00Z" w16du:dateUtc="2025-09-03T17:11:00Z">
        <w:r w:rsidR="00B30D96" w:rsidRPr="001F0A69">
          <w:rPr>
            <w:rFonts w:cs="Arial"/>
          </w:rPr>
          <w:t xml:space="preserve"> </w:t>
        </w:r>
      </w:ins>
    </w:p>
    <w:p w14:paraId="70F89065" w14:textId="77777777" w:rsidR="00A652D5" w:rsidRPr="001F0A69" w:rsidRDefault="00A652D5">
      <w:pPr>
        <w:pStyle w:val="NormalIndent"/>
        <w:ind w:left="720"/>
        <w:rPr>
          <w:ins w:id="646" w:author="Alvarenga, Agatha" w:date="2025-05-13T21:15:00Z" w16du:dateUtc="2025-05-14T00:15:00Z"/>
          <w:rFonts w:cs="Arial"/>
        </w:rPr>
        <w:pPrChange w:id="647" w:author="Alvarenga, Agatha" w:date="2025-05-13T21:45:00Z" w16du:dateUtc="2025-05-14T00:45:00Z">
          <w:pPr>
            <w:pStyle w:val="NormalIndent"/>
          </w:pPr>
        </w:pPrChange>
      </w:pPr>
    </w:p>
    <w:p w14:paraId="618DC360" w14:textId="6B3213FC" w:rsidR="008333C5" w:rsidRPr="001F0A69" w:rsidRDefault="008333C5">
      <w:pPr>
        <w:pStyle w:val="NormalIndent"/>
        <w:numPr>
          <w:ilvl w:val="0"/>
          <w:numId w:val="56"/>
        </w:numPr>
        <w:rPr>
          <w:ins w:id="648" w:author="Alvarenga, Agatha" w:date="2025-05-13T21:45:00Z" w16du:dateUtc="2025-05-14T00:45:00Z"/>
          <w:rFonts w:cs="Arial"/>
        </w:rPr>
      </w:pPr>
      <w:ins w:id="649" w:author="Alvarenga, Agatha" w:date="2025-05-13T21:15:00Z" w16du:dateUtc="2025-05-14T00:15:00Z">
        <w:r w:rsidRPr="001F0A69">
          <w:rPr>
            <w:rFonts w:cs="Arial"/>
          </w:rPr>
          <w:t>Scope</w:t>
        </w:r>
      </w:ins>
      <w:ins w:id="650" w:author="Alvarenga, Agatha" w:date="2025-05-13T21:16:00Z" w16du:dateUtc="2025-05-14T00:16:00Z">
        <w:r w:rsidRPr="001F0A69">
          <w:rPr>
            <w:rFonts w:cs="Arial"/>
          </w:rPr>
          <w:t xml:space="preserve">: </w:t>
        </w:r>
      </w:ins>
      <w:ins w:id="651" w:author="Alvarenga, Agatha" w:date="2025-05-13T21:15:00Z" w16du:dateUtc="2025-05-14T00:15:00Z">
        <w:r w:rsidRPr="001F0A69">
          <w:rPr>
            <w:rFonts w:cs="Arial"/>
          </w:rPr>
          <w:t>What the equipment is designed to do</w:t>
        </w:r>
      </w:ins>
      <w:ins w:id="652" w:author="Alvarenga, Agatha" w:date="2025-05-13T21:45:00Z" w16du:dateUtc="2025-05-14T00:45:00Z">
        <w:r w:rsidR="00A652D5" w:rsidRPr="001F0A69">
          <w:rPr>
            <w:rFonts w:cs="Arial"/>
          </w:rPr>
          <w:t>.</w:t>
        </w:r>
      </w:ins>
    </w:p>
    <w:p w14:paraId="27EA1884" w14:textId="77777777" w:rsidR="00A652D5" w:rsidRPr="001F0A69" w:rsidRDefault="00A652D5">
      <w:pPr>
        <w:pStyle w:val="NormalIndent"/>
        <w:ind w:left="720"/>
        <w:rPr>
          <w:ins w:id="653" w:author="Alvarenga, Agatha" w:date="2025-05-13T21:15:00Z" w16du:dateUtc="2025-05-14T00:15:00Z"/>
          <w:rFonts w:cs="Arial"/>
        </w:rPr>
        <w:pPrChange w:id="654" w:author="Alvarenga, Agatha" w:date="2025-05-13T21:45:00Z" w16du:dateUtc="2025-05-14T00:45:00Z">
          <w:pPr>
            <w:pStyle w:val="NormalIndent"/>
          </w:pPr>
        </w:pPrChange>
      </w:pPr>
    </w:p>
    <w:p w14:paraId="168D1A89" w14:textId="174F5C2A" w:rsidR="008333C5" w:rsidRPr="001F0A69" w:rsidDel="008B4E9A" w:rsidRDefault="008333C5">
      <w:pPr>
        <w:pStyle w:val="NormalIndent"/>
        <w:numPr>
          <w:ilvl w:val="0"/>
          <w:numId w:val="56"/>
        </w:numPr>
        <w:jc w:val="left"/>
        <w:rPr>
          <w:ins w:id="655" w:author="Alvarenga, Agatha" w:date="2025-05-13T21:45:00Z" w16du:dateUtc="2025-05-14T00:45:00Z"/>
          <w:del w:id="656" w:author="Chiarelo, Hugo" w:date="2025-09-10T11:08:00Z" w16du:dateUtc="2025-09-10T14:08:00Z"/>
          <w:rFonts w:cs="Arial"/>
        </w:rPr>
        <w:pPrChange w:id="657" w:author="Chiarelo, Hugo" w:date="2025-09-10T11:09:00Z" w16du:dateUtc="2025-09-10T14:09:00Z">
          <w:pPr>
            <w:pStyle w:val="NormalIndent"/>
            <w:numPr>
              <w:numId w:val="56"/>
            </w:numPr>
            <w:ind w:left="720" w:hanging="360"/>
          </w:pPr>
        </w:pPrChange>
      </w:pPr>
      <w:ins w:id="658" w:author="Alvarenga, Agatha" w:date="2025-05-13T21:15:00Z" w16du:dateUtc="2025-05-14T00:15:00Z">
        <w:r w:rsidRPr="001F0A69">
          <w:rPr>
            <w:rFonts w:cs="Arial"/>
          </w:rPr>
          <w:t>Boundary</w:t>
        </w:r>
      </w:ins>
      <w:ins w:id="659" w:author="Alvarenga, Agatha" w:date="2025-05-13T21:16:00Z" w16du:dateUtc="2025-05-14T00:16:00Z">
        <w:r w:rsidRPr="001F0A69">
          <w:rPr>
            <w:rFonts w:cs="Arial"/>
          </w:rPr>
          <w:t xml:space="preserve">: </w:t>
        </w:r>
      </w:ins>
      <w:ins w:id="660" w:author="Chiarelo, Hugo" w:date="2025-09-10T11:09:00Z" w16du:dateUtc="2025-09-10T14:09:00Z">
        <w:r w:rsidR="00241ED0" w:rsidRPr="001F0A69">
          <w:rPr>
            <w:rFonts w:cs="Arial"/>
          </w:rPr>
          <w:t>interface between an item and its surroundings.</w:t>
        </w:r>
      </w:ins>
      <w:ins w:id="661" w:author="Alvarenga, Agatha" w:date="2025-05-13T21:15:00Z" w16du:dateUtc="2025-05-14T00:15:00Z">
        <w:del w:id="662" w:author="Chiarelo, Hugo" w:date="2025-09-03T14:09:00Z" w16du:dateUtc="2025-09-03T17:09:00Z">
          <w:r w:rsidRPr="001F0A69" w:rsidDel="0099379C">
            <w:rPr>
              <w:rFonts w:cs="Arial"/>
            </w:rPr>
            <w:delText>What is included or excluded physically in</w:delText>
          </w:r>
        </w:del>
        <w:del w:id="663" w:author="Chiarelo, Hugo" w:date="2025-09-03T14:08:00Z" w16du:dateUtc="2025-09-03T17:08:00Z">
          <w:r w:rsidRPr="001F0A69" w:rsidDel="009F01E7">
            <w:rPr>
              <w:rFonts w:cs="Arial"/>
            </w:rPr>
            <w:delText xml:space="preserve"> the maintenance plan</w:delText>
          </w:r>
        </w:del>
      </w:ins>
      <w:ins w:id="664" w:author="Alvarenga, Agatha" w:date="2025-05-13T21:45:00Z" w16du:dateUtc="2025-05-14T00:45:00Z">
        <w:del w:id="665" w:author="Chiarelo, Hugo" w:date="2025-09-03T14:09:00Z" w16du:dateUtc="2025-09-03T17:09:00Z">
          <w:r w:rsidR="00A652D5" w:rsidRPr="001F0A69" w:rsidDel="0099379C">
            <w:rPr>
              <w:rFonts w:cs="Arial"/>
            </w:rPr>
            <w:delText xml:space="preserve">. </w:delText>
          </w:r>
        </w:del>
        <w:del w:id="666" w:author="Chiarelo, Hugo" w:date="2025-09-10T11:08:00Z" w16du:dateUtc="2025-09-10T14:08:00Z">
          <w:r w:rsidR="00A652D5" w:rsidRPr="001F0A69" w:rsidDel="008B4E9A">
            <w:rPr>
              <w:rFonts w:cs="Arial"/>
            </w:rPr>
            <w:delText>The FMEA should consider what is inside the boundaries to build the Maintainable Items.</w:delText>
          </w:r>
        </w:del>
      </w:ins>
      <w:ins w:id="667" w:author="Alvarenga, Agatha" w:date="2025-06-08T18:23:00Z" w16du:dateUtc="2025-06-08T21:23:00Z">
        <w:del w:id="668" w:author="Chiarelo, Hugo" w:date="2025-09-03T14:06:00Z" w16du:dateUtc="2025-09-03T17:06:00Z">
          <w:r w:rsidR="0041509E" w:rsidRPr="001F0A69" w:rsidDel="00C0415D">
            <w:rPr>
              <w:rFonts w:cs="Arial"/>
            </w:rPr>
            <w:delText xml:space="preserve"> </w:delText>
          </w:r>
        </w:del>
        <w:del w:id="669" w:author="Chiarelo, Hugo" w:date="2025-09-10T11:08:00Z" w16du:dateUtc="2025-09-10T14:08:00Z">
          <w:r w:rsidR="0041509E" w:rsidRPr="001F0A69" w:rsidDel="008B4E9A">
            <w:rPr>
              <w:rFonts w:cs="Arial"/>
            </w:rPr>
            <w:delText>EMS is one of the inputs for FMEA construction.</w:delText>
          </w:r>
        </w:del>
      </w:ins>
    </w:p>
    <w:p w14:paraId="73D3BD35" w14:textId="4582C589" w:rsidR="00A652D5" w:rsidRPr="001F0A69" w:rsidRDefault="008B4E9A">
      <w:pPr>
        <w:pStyle w:val="NormalIndent"/>
        <w:numPr>
          <w:ilvl w:val="0"/>
          <w:numId w:val="56"/>
        </w:numPr>
        <w:jc w:val="left"/>
        <w:rPr>
          <w:ins w:id="670" w:author="Alvarenga, Agatha" w:date="2025-05-13T21:15:00Z" w16du:dateUtc="2025-05-14T00:15:00Z"/>
          <w:rFonts w:cs="Arial"/>
        </w:rPr>
        <w:pPrChange w:id="671" w:author="Chiarelo, Hugo" w:date="2025-09-10T11:09:00Z" w16du:dateUtc="2025-09-10T14:09:00Z">
          <w:pPr>
            <w:pStyle w:val="NormalIndent"/>
          </w:pPr>
        </w:pPrChange>
      </w:pPr>
      <w:ins w:id="672" w:author="Chiarelo, Hugo" w:date="2025-09-10T11:08:00Z" w16du:dateUtc="2025-09-10T14:08:00Z">
        <w:r w:rsidRPr="001F0A69">
          <w:rPr>
            <w:rFonts w:cs="Arial"/>
          </w:rPr>
          <w:br/>
        </w:r>
      </w:ins>
    </w:p>
    <w:p w14:paraId="3E3FB962" w14:textId="24119BC9" w:rsidR="008333C5" w:rsidRPr="001F0A69" w:rsidRDefault="008333C5">
      <w:pPr>
        <w:pStyle w:val="NormalIndent"/>
        <w:numPr>
          <w:ilvl w:val="0"/>
          <w:numId w:val="56"/>
        </w:numPr>
        <w:rPr>
          <w:ins w:id="673" w:author="Alvarenga, Agatha" w:date="2025-05-13T21:45:00Z" w16du:dateUtc="2025-05-14T00:45:00Z"/>
          <w:rFonts w:cs="Arial"/>
        </w:rPr>
      </w:pPr>
      <w:ins w:id="674" w:author="Alvarenga, Agatha" w:date="2025-05-13T21:15:00Z" w16du:dateUtc="2025-05-14T00:15:00Z">
        <w:r w:rsidRPr="001F0A69">
          <w:rPr>
            <w:rFonts w:cs="Arial"/>
          </w:rPr>
          <w:t>FMEA</w:t>
        </w:r>
      </w:ins>
      <w:ins w:id="675" w:author="Alvarenga, Agatha" w:date="2025-05-13T21:16:00Z" w16du:dateUtc="2025-05-14T00:16:00Z">
        <w:r w:rsidRPr="001F0A69">
          <w:rPr>
            <w:rFonts w:cs="Arial"/>
          </w:rPr>
          <w:t xml:space="preserve"> Basis: </w:t>
        </w:r>
      </w:ins>
      <w:ins w:id="676" w:author="Alvarenga, Agatha" w:date="2025-05-13T21:15:00Z" w16du:dateUtc="2025-05-14T00:15:00Z">
        <w:r w:rsidRPr="001F0A69">
          <w:rPr>
            <w:rFonts w:cs="Arial"/>
          </w:rPr>
          <w:t>What can go wrong, and how it should be mitigated</w:t>
        </w:r>
      </w:ins>
      <w:ins w:id="677" w:author="Alvarenga, Agatha" w:date="2025-05-13T21:45:00Z" w16du:dateUtc="2025-05-14T00:45:00Z">
        <w:r w:rsidR="00A652D5" w:rsidRPr="001F0A69">
          <w:rPr>
            <w:rFonts w:cs="Arial"/>
          </w:rPr>
          <w:t>.</w:t>
        </w:r>
      </w:ins>
    </w:p>
    <w:p w14:paraId="03534C39" w14:textId="77777777" w:rsidR="00A652D5" w:rsidRPr="001F0A69" w:rsidRDefault="00A652D5">
      <w:pPr>
        <w:pStyle w:val="NormalIndent"/>
        <w:ind w:left="0"/>
        <w:rPr>
          <w:ins w:id="678" w:author="Alvarenga, Agatha" w:date="2025-05-13T21:15:00Z" w16du:dateUtc="2025-05-14T00:15:00Z"/>
          <w:rFonts w:cs="Arial"/>
        </w:rPr>
        <w:pPrChange w:id="679" w:author="Alvarenga, Agatha" w:date="2025-05-13T21:45:00Z" w16du:dateUtc="2025-05-14T00:45:00Z">
          <w:pPr>
            <w:pStyle w:val="NormalIndent"/>
          </w:pPr>
        </w:pPrChange>
      </w:pPr>
    </w:p>
    <w:p w14:paraId="2DB7C69C" w14:textId="00DC2D34" w:rsidR="008333C5" w:rsidRPr="001F0A69" w:rsidRDefault="008333C5">
      <w:pPr>
        <w:pStyle w:val="NormalIndent"/>
        <w:numPr>
          <w:ilvl w:val="0"/>
          <w:numId w:val="56"/>
        </w:numPr>
        <w:rPr>
          <w:ins w:id="680" w:author="Alvarenga, Agatha" w:date="2025-05-13T21:45:00Z" w16du:dateUtc="2025-05-14T00:45:00Z"/>
          <w:rFonts w:cs="Arial"/>
        </w:rPr>
      </w:pPr>
      <w:ins w:id="681" w:author="Alvarenga, Agatha" w:date="2025-05-13T21:15:00Z" w16du:dateUtc="2025-05-14T00:15:00Z">
        <w:r w:rsidRPr="001F0A69">
          <w:rPr>
            <w:rFonts w:cs="Arial"/>
          </w:rPr>
          <w:t>Maintenance Strategy Overview</w:t>
        </w:r>
      </w:ins>
      <w:ins w:id="682" w:author="Alvarenga, Agatha" w:date="2025-05-13T21:16:00Z" w16du:dateUtc="2025-05-14T00:16:00Z">
        <w:r w:rsidRPr="001F0A69">
          <w:rPr>
            <w:rFonts w:cs="Arial"/>
          </w:rPr>
          <w:t xml:space="preserve">: </w:t>
        </w:r>
      </w:ins>
      <w:ins w:id="683" w:author="Alvarenga, Agatha" w:date="2025-05-13T21:15:00Z" w16du:dateUtc="2025-05-14T00:15:00Z">
        <w:r w:rsidRPr="001F0A69">
          <w:rPr>
            <w:rFonts w:cs="Arial"/>
          </w:rPr>
          <w:t>Justification and logic behind the selected PM approach</w:t>
        </w:r>
      </w:ins>
      <w:ins w:id="684" w:author="Alvarenga, Agatha" w:date="2025-06-08T18:23:00Z" w16du:dateUtc="2025-06-08T21:23:00Z">
        <w:r w:rsidR="0041509E" w:rsidRPr="001F0A69">
          <w:rPr>
            <w:rFonts w:cs="Arial"/>
          </w:rPr>
          <w:t>.</w:t>
        </w:r>
      </w:ins>
    </w:p>
    <w:p w14:paraId="2C641BF9" w14:textId="77777777" w:rsidR="00A652D5" w:rsidRPr="001F0A69" w:rsidRDefault="00A652D5">
      <w:pPr>
        <w:pStyle w:val="NormalIndent"/>
        <w:ind w:left="0"/>
        <w:rPr>
          <w:ins w:id="685" w:author="Alvarenga, Agatha" w:date="2025-05-13T21:15:00Z" w16du:dateUtc="2025-05-14T00:15:00Z"/>
          <w:rFonts w:cs="Arial"/>
        </w:rPr>
        <w:pPrChange w:id="686" w:author="Alvarenga, Agatha" w:date="2025-05-13T21:45:00Z" w16du:dateUtc="2025-05-14T00:45:00Z">
          <w:pPr>
            <w:pStyle w:val="NormalIndent"/>
          </w:pPr>
        </w:pPrChange>
      </w:pPr>
    </w:p>
    <w:p w14:paraId="76B863C1" w14:textId="6DDDE450" w:rsidR="008D7679" w:rsidRPr="001F0A69" w:rsidRDefault="008333C5">
      <w:pPr>
        <w:pStyle w:val="NormalIndent"/>
        <w:numPr>
          <w:ilvl w:val="0"/>
          <w:numId w:val="56"/>
        </w:numPr>
        <w:rPr>
          <w:ins w:id="687" w:author="Chiarelo, Hugo" w:date="2025-09-03T14:06:00Z" w16du:dateUtc="2025-09-03T17:06:00Z"/>
          <w:rFonts w:cs="Arial"/>
        </w:rPr>
      </w:pPr>
      <w:ins w:id="688" w:author="Alvarenga, Agatha" w:date="2025-05-13T21:15:00Z" w16du:dateUtc="2025-05-14T00:15:00Z">
        <w:r w:rsidRPr="001F0A69">
          <w:rPr>
            <w:rFonts w:cs="Arial"/>
          </w:rPr>
          <w:t>Work Task Templates (WTTs)</w:t>
        </w:r>
      </w:ins>
      <w:ins w:id="689" w:author="Alvarenga, Agatha" w:date="2025-05-13T21:16:00Z" w16du:dateUtc="2025-05-14T00:16:00Z">
        <w:r w:rsidRPr="001F0A69">
          <w:rPr>
            <w:rFonts w:cs="Arial"/>
          </w:rPr>
          <w:t xml:space="preserve">: </w:t>
        </w:r>
      </w:ins>
      <w:ins w:id="690" w:author="Alvarenga, Agatha" w:date="2025-05-13T21:15:00Z" w16du:dateUtc="2025-05-14T00:15:00Z">
        <w:r w:rsidRPr="001F0A69">
          <w:rPr>
            <w:rFonts w:cs="Arial"/>
          </w:rPr>
          <w:t>Standardized tasks with frequency</w:t>
        </w:r>
      </w:ins>
      <w:ins w:id="691" w:author="Chiarelo, Hugo" w:date="2025-09-03T14:05:00Z" w16du:dateUtc="2025-09-03T17:05:00Z">
        <w:r w:rsidR="00A563A4" w:rsidRPr="001F0A69">
          <w:rPr>
            <w:rFonts w:cs="Arial"/>
          </w:rPr>
          <w:t xml:space="preserve"> based</w:t>
        </w:r>
      </w:ins>
      <w:ins w:id="692" w:author="Chiarelo, Hugo" w:date="2025-09-03T14:06:00Z" w16du:dateUtc="2025-09-03T17:06:00Z">
        <w:r w:rsidR="00A563A4" w:rsidRPr="001F0A69">
          <w:rPr>
            <w:rFonts w:cs="Arial"/>
          </w:rPr>
          <w:t xml:space="preserve"> on the Object Criticality</w:t>
        </w:r>
      </w:ins>
      <w:ins w:id="693" w:author="Alvarenga, Agatha" w:date="2025-05-13T21:15:00Z" w16du:dateUtc="2025-05-14T00:15:00Z">
        <w:r w:rsidRPr="001F0A69">
          <w:rPr>
            <w:rFonts w:cs="Arial"/>
          </w:rPr>
          <w:t xml:space="preserve">, </w:t>
        </w:r>
        <w:del w:id="694" w:author="Chiarelo, Hugo" w:date="2025-09-03T14:08:00Z" w16du:dateUtc="2025-09-03T17:08:00Z">
          <w:r w:rsidRPr="001F0A69" w:rsidDel="00B44AD5">
            <w:rPr>
              <w:rFonts w:cs="Arial"/>
            </w:rPr>
            <w:delText>acceptance criteria</w:delText>
          </w:r>
        </w:del>
      </w:ins>
      <w:ins w:id="695" w:author="Chiarelo, Hugo" w:date="2025-09-03T14:08:00Z" w16du:dateUtc="2025-09-03T17:08:00Z">
        <w:r w:rsidR="00B44AD5" w:rsidRPr="001F0A69">
          <w:rPr>
            <w:rFonts w:cs="Arial"/>
          </w:rPr>
          <w:t>Reporting Questions, Work Instructions</w:t>
        </w:r>
      </w:ins>
      <w:ins w:id="696" w:author="Alvarenga, Agatha" w:date="2025-05-13T21:15:00Z" w16du:dateUtc="2025-05-14T00:15:00Z">
        <w:r w:rsidRPr="001F0A69">
          <w:rPr>
            <w:rFonts w:cs="Arial"/>
          </w:rPr>
          <w:t>, and resources</w:t>
        </w:r>
      </w:ins>
      <w:ins w:id="697" w:author="Alvarenga, Agatha" w:date="2025-06-08T18:23:00Z" w16du:dateUtc="2025-06-08T21:23:00Z">
        <w:r w:rsidR="0041509E" w:rsidRPr="001F0A69">
          <w:rPr>
            <w:rFonts w:cs="Arial"/>
          </w:rPr>
          <w:t xml:space="preserve">. </w:t>
        </w:r>
      </w:ins>
    </w:p>
    <w:p w14:paraId="1AD7D036" w14:textId="77777777" w:rsidR="008D7679" w:rsidRPr="001F0A69" w:rsidRDefault="008D7679">
      <w:pPr>
        <w:pStyle w:val="TOC6"/>
        <w:rPr>
          <w:ins w:id="698" w:author="Chiarelo, Hugo" w:date="2025-09-03T14:06:00Z" w16du:dateUtc="2025-09-03T17:06:00Z"/>
          <w:rFonts w:cs="Arial"/>
        </w:rPr>
        <w:pPrChange w:id="699" w:author="Chiarelo, Hugo" w:date="2025-09-03T14:06:00Z" w16du:dateUtc="2025-09-03T17:06:00Z">
          <w:pPr>
            <w:pStyle w:val="NormalIndent"/>
            <w:numPr>
              <w:numId w:val="56"/>
            </w:numPr>
            <w:ind w:left="720" w:hanging="360"/>
          </w:pPr>
        </w:pPrChange>
      </w:pPr>
    </w:p>
    <w:p w14:paraId="7E4B189F" w14:textId="2BDA749D" w:rsidR="008333C5" w:rsidRPr="001F0A69" w:rsidRDefault="0041509E">
      <w:pPr>
        <w:pStyle w:val="NormalIndent"/>
        <w:ind w:left="720"/>
        <w:rPr>
          <w:ins w:id="700" w:author="Alvarenga, Agatha" w:date="2025-05-13T21:45:00Z" w16du:dateUtc="2025-05-14T00:45:00Z"/>
          <w:rFonts w:cs="Arial"/>
        </w:rPr>
        <w:pPrChange w:id="701" w:author="Chiarelo, Hugo" w:date="2025-09-03T14:06:00Z" w16du:dateUtc="2025-09-03T17:06:00Z">
          <w:pPr>
            <w:pStyle w:val="NormalIndent"/>
            <w:numPr>
              <w:numId w:val="56"/>
            </w:numPr>
            <w:ind w:left="720" w:hanging="360"/>
          </w:pPr>
        </w:pPrChange>
      </w:pPr>
      <w:ins w:id="702" w:author="Alvarenga, Agatha" w:date="2025-06-08T18:24:00Z" w16du:dateUtc="2025-06-08T21:24:00Z">
        <w:r w:rsidRPr="001F0A69">
          <w:rPr>
            <w:rFonts w:cs="Arial"/>
          </w:rPr>
          <w:t>Work Task template is one of the inputs for FMEA construction.</w:t>
        </w:r>
      </w:ins>
    </w:p>
    <w:p w14:paraId="6B552FA5" w14:textId="77777777" w:rsidR="00A652D5" w:rsidRPr="001F0A69" w:rsidRDefault="00A652D5">
      <w:pPr>
        <w:pStyle w:val="NormalIndent"/>
        <w:ind w:left="0"/>
        <w:rPr>
          <w:ins w:id="703" w:author="Alvarenga, Agatha" w:date="2025-05-13T21:15:00Z" w16du:dateUtc="2025-05-14T00:15:00Z"/>
          <w:rFonts w:cs="Arial"/>
        </w:rPr>
        <w:pPrChange w:id="704" w:author="Alvarenga, Agatha" w:date="2025-05-13T21:45:00Z" w16du:dateUtc="2025-05-14T00:45:00Z">
          <w:pPr>
            <w:pStyle w:val="NormalIndent"/>
          </w:pPr>
        </w:pPrChange>
      </w:pPr>
    </w:p>
    <w:p w14:paraId="2525096E" w14:textId="77777777" w:rsidR="00B30D96" w:rsidRPr="001F0A69" w:rsidRDefault="008333C5">
      <w:pPr>
        <w:pStyle w:val="NormalIndent"/>
        <w:numPr>
          <w:ilvl w:val="0"/>
          <w:numId w:val="56"/>
        </w:numPr>
        <w:rPr>
          <w:ins w:id="705" w:author="Chiarelo, Hugo" w:date="2025-09-03T14:11:00Z" w16du:dateUtc="2025-09-03T17:11:00Z"/>
          <w:rFonts w:cs="Arial"/>
        </w:rPr>
      </w:pPr>
      <w:ins w:id="706" w:author="Alvarenga, Agatha" w:date="2025-05-13T21:15:00Z" w16du:dateUtc="2025-05-14T00:15:00Z">
        <w:r w:rsidRPr="001F0A69">
          <w:rPr>
            <w:rFonts w:cs="Arial"/>
          </w:rPr>
          <w:t>Reporting Questions</w:t>
        </w:r>
      </w:ins>
      <w:ins w:id="707" w:author="Alvarenga, Agatha" w:date="2025-05-13T21:16:00Z" w16du:dateUtc="2025-05-14T00:16:00Z">
        <w:r w:rsidRPr="001F0A69">
          <w:rPr>
            <w:rFonts w:cs="Arial"/>
          </w:rPr>
          <w:t xml:space="preserve">: </w:t>
        </w:r>
      </w:ins>
      <w:ins w:id="708" w:author="Alvarenga, Agatha" w:date="2025-05-13T21:15:00Z" w16du:dateUtc="2025-05-14T00:15:00Z">
        <w:r w:rsidRPr="001F0A69">
          <w:rPr>
            <w:rFonts w:cs="Arial"/>
          </w:rPr>
          <w:t>Pass/fail or performance checks that support assurance and compliance</w:t>
        </w:r>
      </w:ins>
      <w:ins w:id="709" w:author="Alvarenga, Agatha" w:date="2025-05-13T21:16:00Z" w16du:dateUtc="2025-05-14T00:16:00Z">
        <w:r w:rsidRPr="001F0A69">
          <w:rPr>
            <w:rFonts w:cs="Arial"/>
          </w:rPr>
          <w:t xml:space="preserve"> of “what to do” in a routine.</w:t>
        </w:r>
      </w:ins>
      <w:ins w:id="710" w:author="Alvarenga, Agatha" w:date="2025-05-13T21:46:00Z" w16du:dateUtc="2025-05-14T00:46:00Z">
        <w:r w:rsidR="00952BDE" w:rsidRPr="001F0A69">
          <w:rPr>
            <w:rFonts w:cs="Arial"/>
          </w:rPr>
          <w:t xml:space="preserve"> </w:t>
        </w:r>
      </w:ins>
    </w:p>
    <w:p w14:paraId="3BF7FC76" w14:textId="39A25F0B" w:rsidR="008333C5" w:rsidRPr="001F0A69" w:rsidRDefault="00952BDE">
      <w:pPr>
        <w:pStyle w:val="NormalIndent"/>
        <w:ind w:left="720"/>
        <w:rPr>
          <w:ins w:id="711" w:author="Alvarenga, Agatha" w:date="2025-05-13T17:31:00Z" w16du:dateUtc="2025-05-13T20:31:00Z"/>
          <w:rFonts w:cs="Arial"/>
        </w:rPr>
        <w:pPrChange w:id="712" w:author="Chiarelo, Hugo" w:date="2025-09-03T14:11:00Z" w16du:dateUtc="2025-09-03T17:11:00Z">
          <w:pPr>
            <w:pStyle w:val="NormalIndent"/>
            <w:ind w:left="0"/>
          </w:pPr>
        </w:pPrChange>
      </w:pPr>
      <w:ins w:id="713" w:author="Alvarenga, Agatha" w:date="2025-05-13T21:46:00Z" w16du:dateUtc="2025-05-14T00:46:00Z">
        <w:r w:rsidRPr="001F0A69">
          <w:rPr>
            <w:rFonts w:cs="Arial"/>
          </w:rPr>
          <w:t>It can be two types: Assurance Activity that comes from Performance Standard or Reporting Question</w:t>
        </w:r>
      </w:ins>
      <w:ins w:id="714" w:author="Chiarelo, Hugo" w:date="2025-09-03T14:06:00Z" w16du:dateUtc="2025-09-03T17:06:00Z">
        <w:r w:rsidR="00C0415D" w:rsidRPr="001F0A69">
          <w:rPr>
            <w:rFonts w:cs="Arial"/>
          </w:rPr>
          <w:t xml:space="preserve"> – both will </w:t>
        </w:r>
      </w:ins>
      <w:ins w:id="715" w:author="Chiarelo, Hugo" w:date="2025-09-03T14:07:00Z" w16du:dateUtc="2025-09-03T17:07:00Z">
        <w:r w:rsidR="00C0415D" w:rsidRPr="001F0A69">
          <w:rPr>
            <w:rFonts w:cs="Arial"/>
          </w:rPr>
          <w:t xml:space="preserve">be defined </w:t>
        </w:r>
      </w:ins>
      <w:ins w:id="716" w:author="Chiarelo, Hugo" w:date="2025-09-03T14:06:00Z" w16du:dateUtc="2025-09-03T17:06:00Z">
        <w:r w:rsidR="00C0415D" w:rsidRPr="001F0A69">
          <w:rPr>
            <w:rFonts w:cs="Arial"/>
          </w:rPr>
          <w:t xml:space="preserve">in the </w:t>
        </w:r>
      </w:ins>
      <w:ins w:id="717" w:author="Chiarelo, Hugo" w:date="2025-09-03T14:07:00Z" w16du:dateUtc="2025-09-03T17:07:00Z">
        <w:r w:rsidR="00C0415D" w:rsidRPr="001F0A69">
          <w:rPr>
            <w:rFonts w:cs="Arial"/>
          </w:rPr>
          <w:t>next Chapters</w:t>
        </w:r>
      </w:ins>
      <w:ins w:id="718" w:author="Alvarenga, Agatha" w:date="2025-05-13T21:46:00Z" w16du:dateUtc="2025-05-14T00:46:00Z">
        <w:del w:id="719" w:author="Chiarelo, Hugo" w:date="2025-09-03T14:06:00Z" w16du:dateUtc="2025-09-03T17:06:00Z">
          <w:r w:rsidRPr="001F0A69" w:rsidDel="00C0415D">
            <w:rPr>
              <w:rFonts w:cs="Arial"/>
            </w:rPr>
            <w:delText>.</w:delText>
          </w:r>
        </w:del>
      </w:ins>
    </w:p>
    <w:p w14:paraId="7FA57657" w14:textId="77777777" w:rsidR="00602199" w:rsidRPr="001F0A69" w:rsidRDefault="00602199">
      <w:pPr>
        <w:pStyle w:val="NormalIndent"/>
        <w:ind w:left="0"/>
        <w:rPr>
          <w:ins w:id="720" w:author="Alvarenga, Agatha" w:date="2025-05-13T17:30:00Z" w16du:dateUtc="2025-05-13T20:30:00Z"/>
          <w:rFonts w:cs="Arial"/>
          <w:rPrChange w:id="721" w:author="Chiarelo, Hugo" w:date="2025-11-03T10:58:00Z" w16du:dateUtc="2025-11-03T13:58:00Z">
            <w:rPr>
              <w:ins w:id="722" w:author="Alvarenga, Agatha" w:date="2025-05-13T17:30:00Z" w16du:dateUtc="2025-05-13T20:30:00Z"/>
              <w:lang w:val="pt-BR"/>
            </w:rPr>
          </w:rPrChange>
        </w:rPr>
        <w:pPrChange w:id="723" w:author="Alvarenga, Agatha" w:date="2025-05-13T19:12:00Z" w16du:dateUtc="2025-05-13T22:12:00Z">
          <w:pPr>
            <w:pStyle w:val="NormalIndent"/>
          </w:pPr>
        </w:pPrChange>
      </w:pPr>
    </w:p>
    <w:p w14:paraId="0F172E14" w14:textId="77777777" w:rsidR="00602199" w:rsidRPr="001F0A69" w:rsidRDefault="00602199">
      <w:pPr>
        <w:pStyle w:val="NormalIndent"/>
        <w:rPr>
          <w:ins w:id="724" w:author="Alvarenga, Agatha" w:date="2025-05-13T17:30:00Z" w16du:dateUtc="2025-05-13T20:30:00Z"/>
          <w:rFonts w:cs="Arial"/>
          <w:rPrChange w:id="725" w:author="Chiarelo, Hugo" w:date="2025-11-03T10:58:00Z" w16du:dateUtc="2025-11-03T13:58:00Z">
            <w:rPr>
              <w:ins w:id="726" w:author="Alvarenga, Agatha" w:date="2025-05-13T17:30:00Z" w16du:dateUtc="2025-05-13T20:30:00Z"/>
              <w:lang w:val="pt-BR"/>
            </w:rPr>
          </w:rPrChange>
        </w:rPr>
        <w:pPrChange w:id="727" w:author="Alvarenga, Agatha" w:date="2025-05-13T17:30:00Z" w16du:dateUtc="2025-05-13T20:30:00Z">
          <w:pPr>
            <w:pStyle w:val="Heading1"/>
            <w:numPr>
              <w:numId w:val="50"/>
            </w:numPr>
            <w:tabs>
              <w:tab w:val="clear" w:pos="1134"/>
            </w:tabs>
            <w:spacing w:line="276" w:lineRule="auto"/>
            <w:ind w:left="720" w:hanging="360"/>
          </w:pPr>
        </w:pPrChange>
      </w:pPr>
    </w:p>
    <w:p w14:paraId="52E78771" w14:textId="6149640C" w:rsidR="00F87894" w:rsidRPr="001F0A69" w:rsidRDefault="00F87894" w:rsidP="00F87894">
      <w:pPr>
        <w:pStyle w:val="Heading1"/>
        <w:numPr>
          <w:ilvl w:val="0"/>
          <w:numId w:val="50"/>
        </w:numPr>
        <w:tabs>
          <w:tab w:val="num" w:pos="1134"/>
        </w:tabs>
        <w:spacing w:line="276" w:lineRule="auto"/>
        <w:ind w:left="1134" w:hanging="1134"/>
        <w:rPr>
          <w:ins w:id="728" w:author="Alvarenga, Agatha" w:date="2025-05-13T19:12:00Z" w16du:dateUtc="2025-05-13T22:12:00Z"/>
          <w:rFonts w:cs="Arial"/>
          <w:lang w:val="pt-BR"/>
        </w:rPr>
      </w:pPr>
      <w:bookmarkStart w:id="729" w:name="_Toc212622442"/>
      <w:ins w:id="730" w:author="Alvarenga, Agatha" w:date="2025-05-13T19:12:00Z" w16du:dateUtc="2025-05-13T22:12:00Z">
        <w:r w:rsidRPr="001F0A69">
          <w:rPr>
            <w:rFonts w:cs="Arial"/>
            <w:lang w:val="pt-BR"/>
          </w:rPr>
          <w:t>Item Class</w:t>
        </w:r>
        <w:bookmarkEnd w:id="729"/>
      </w:ins>
    </w:p>
    <w:p w14:paraId="14C64B4F" w14:textId="3C1FDF62" w:rsidR="00DF0A46" w:rsidRPr="001F0A69" w:rsidRDefault="000212B5" w:rsidP="00DF0A46">
      <w:pPr>
        <w:pStyle w:val="NormalIndent"/>
        <w:ind w:left="0"/>
        <w:rPr>
          <w:ins w:id="731" w:author="Alvarenga, Agatha" w:date="2025-05-13T19:12:00Z" w16du:dateUtc="2025-05-13T22:12:00Z"/>
          <w:rFonts w:cs="Arial"/>
        </w:rPr>
      </w:pPr>
      <w:ins w:id="732" w:author="Matias, Kleber" w:date="2025-08-22T16:50:00Z" w16du:dateUtc="2025-08-22T19:50:00Z">
        <w:r w:rsidRPr="001F0A69">
          <w:rPr>
            <w:rFonts w:cs="Arial"/>
          </w:rPr>
          <w:t xml:space="preserve">The item class groups equipment by the functional similarity and </w:t>
        </w:r>
        <w:r w:rsidR="00C557CF" w:rsidRPr="001F0A69">
          <w:rPr>
            <w:rFonts w:cs="Arial"/>
          </w:rPr>
          <w:t>is equi</w:t>
        </w:r>
      </w:ins>
      <w:ins w:id="733" w:author="Matias, Kleber" w:date="2025-08-22T16:51:00Z" w16du:dateUtc="2025-08-22T19:51:00Z">
        <w:r w:rsidR="00C557CF" w:rsidRPr="001F0A69">
          <w:rPr>
            <w:rFonts w:cs="Arial"/>
          </w:rPr>
          <w:t xml:space="preserve">valent to the </w:t>
        </w:r>
      </w:ins>
      <w:ins w:id="734" w:author="Chiarelo, Hugo" w:date="2025-09-03T14:16:00Z" w16du:dateUtc="2025-09-03T17:16:00Z">
        <w:r w:rsidR="00BD1D3E" w:rsidRPr="001F0A69">
          <w:rPr>
            <w:rFonts w:cs="Arial"/>
          </w:rPr>
          <w:t>E</w:t>
        </w:r>
      </w:ins>
      <w:ins w:id="735" w:author="Matias, Kleber" w:date="2025-08-22T16:51:00Z" w16du:dateUtc="2025-08-22T19:51:00Z">
        <w:del w:id="736" w:author="Chiarelo, Hugo" w:date="2025-09-03T14:16:00Z" w16du:dateUtc="2025-09-03T17:16:00Z">
          <w:r w:rsidR="00C557CF" w:rsidRPr="001F0A69" w:rsidDel="00BD1D3E">
            <w:rPr>
              <w:rFonts w:cs="Arial"/>
            </w:rPr>
            <w:delText>e</w:delText>
          </w:r>
        </w:del>
        <w:r w:rsidR="00C557CF" w:rsidRPr="001F0A69">
          <w:rPr>
            <w:rFonts w:cs="Arial"/>
          </w:rPr>
          <w:t xml:space="preserve">quipment </w:t>
        </w:r>
      </w:ins>
      <w:ins w:id="737" w:author="Chiarelo, Hugo" w:date="2025-09-03T14:16:00Z" w16du:dateUtc="2025-09-03T17:16:00Z">
        <w:r w:rsidR="00BD1D3E" w:rsidRPr="001F0A69">
          <w:rPr>
            <w:rFonts w:cs="Arial"/>
          </w:rPr>
          <w:t>C</w:t>
        </w:r>
      </w:ins>
      <w:ins w:id="738" w:author="Matias, Kleber" w:date="2025-08-22T16:51:00Z" w16du:dateUtc="2025-08-22T19:51:00Z">
        <w:del w:id="739" w:author="Chiarelo, Hugo" w:date="2025-09-03T14:16:00Z" w16du:dateUtc="2025-09-03T17:16:00Z">
          <w:r w:rsidR="00C557CF" w:rsidRPr="001F0A69" w:rsidDel="00BD1D3E">
            <w:rPr>
              <w:rFonts w:cs="Arial"/>
            </w:rPr>
            <w:delText>c</w:delText>
          </w:r>
        </w:del>
        <w:r w:rsidR="00C557CF" w:rsidRPr="001F0A69">
          <w:rPr>
            <w:rFonts w:cs="Arial"/>
          </w:rPr>
          <w:t xml:space="preserve">lass </w:t>
        </w:r>
        <w:r w:rsidR="00F302FA" w:rsidRPr="001F0A69">
          <w:rPr>
            <w:rFonts w:cs="Arial"/>
          </w:rPr>
          <w:t>defined in ISO 14224.</w:t>
        </w:r>
      </w:ins>
      <w:del w:id="740" w:author="Matias, Kleber" w:date="2025-08-22T16:49:00Z" w16du:dateUtc="2025-08-22T19:49:00Z">
        <w:r w:rsidR="00DD02CF" w:rsidRPr="001F0A69" w:rsidDel="00D761F8">
          <w:rPr>
            <w:rFonts w:cs="Arial"/>
          </w:rPr>
          <w:delText xml:space="preserve">. </w:delText>
        </w:r>
      </w:del>
    </w:p>
    <w:p w14:paraId="5FC776D7" w14:textId="1372122C" w:rsidR="00DF0A46" w:rsidRPr="001F0A69" w:rsidDel="00F302FA" w:rsidRDefault="00DF0A46">
      <w:pPr>
        <w:pStyle w:val="NormalIndent"/>
        <w:ind w:left="0"/>
        <w:rPr>
          <w:ins w:id="741" w:author="Alvarenga, Agatha" w:date="2025-05-13T19:12:00Z" w16du:dateUtc="2025-05-13T22:12:00Z"/>
          <w:del w:id="742" w:author="Matias, Kleber" w:date="2025-08-22T16:51:00Z" w16du:dateUtc="2025-08-22T19:51:00Z"/>
          <w:rFonts w:cs="Arial"/>
          <w:rPrChange w:id="743" w:author="Chiarelo, Hugo" w:date="2025-11-03T10:58:00Z" w16du:dateUtc="2025-11-03T13:58:00Z">
            <w:rPr>
              <w:ins w:id="744" w:author="Alvarenga, Agatha" w:date="2025-05-13T19:12:00Z" w16du:dateUtc="2025-05-13T22:12:00Z"/>
              <w:del w:id="745" w:author="Matias, Kleber" w:date="2025-08-22T16:51:00Z" w16du:dateUtc="2025-08-22T19:51:00Z"/>
              <w:lang w:val="pt-BR"/>
            </w:rPr>
          </w:rPrChange>
        </w:rPr>
        <w:pPrChange w:id="746" w:author="Alvarenga, Agatha" w:date="2025-05-13T19:12:00Z" w16du:dateUtc="2025-05-13T22:12:00Z">
          <w:pPr>
            <w:pStyle w:val="NormalIndent"/>
          </w:pPr>
        </w:pPrChange>
      </w:pPr>
      <w:ins w:id="747" w:author="Alvarenga, Agatha" w:date="2025-05-13T19:12:00Z" w16du:dateUtc="2025-05-13T22:12:00Z">
        <w:del w:id="748" w:author="Matias, Kleber" w:date="2025-08-22T16:51:00Z" w16du:dateUtc="2025-08-22T19:51:00Z">
          <w:r w:rsidRPr="001F0A69" w:rsidDel="00F302FA">
            <w:rPr>
              <w:rFonts w:cs="Arial"/>
              <w:rPrChange w:id="749" w:author="Chiarelo, Hugo" w:date="2025-11-03T10:58:00Z" w16du:dateUtc="2025-11-03T13:58:00Z">
                <w:rPr>
                  <w:lang w:val="pt-BR"/>
                </w:rPr>
              </w:rPrChange>
            </w:rPr>
            <w:delText xml:space="preserve">The Item Class is an attribute to describe the functionality of the equipment within the unit process as a unique 4-caracter sequence. </w:delText>
          </w:r>
        </w:del>
      </w:ins>
    </w:p>
    <w:p w14:paraId="028BD1A0" w14:textId="3875FD88" w:rsidR="00F87894" w:rsidRPr="001F0A69" w:rsidDel="00F302FA" w:rsidRDefault="00DF0A46" w:rsidP="00DF0A46">
      <w:pPr>
        <w:pStyle w:val="NormalIndent"/>
        <w:ind w:left="0"/>
        <w:rPr>
          <w:ins w:id="750" w:author="Alvarenga, Agatha" w:date="2025-05-13T19:13:00Z" w16du:dateUtc="2025-05-13T22:13:00Z"/>
          <w:del w:id="751" w:author="Matias, Kleber" w:date="2025-08-22T16:51:00Z" w16du:dateUtc="2025-08-22T19:51:00Z"/>
          <w:rFonts w:cs="Arial"/>
        </w:rPr>
      </w:pPr>
      <w:ins w:id="752" w:author="Alvarenga, Agatha" w:date="2025-05-13T19:12:00Z" w16du:dateUtc="2025-05-13T22:12:00Z">
        <w:del w:id="753" w:author="Matias, Kleber" w:date="2025-08-22T16:51:00Z" w16du:dateUtc="2025-08-22T19:51:00Z">
          <w:r w:rsidRPr="001F0A69" w:rsidDel="00F302FA">
            <w:rPr>
              <w:rFonts w:cs="Arial"/>
              <w:rPrChange w:id="754" w:author="Chiarelo, Hugo" w:date="2025-11-03T10:58:00Z" w16du:dateUtc="2025-11-03T13:58:00Z">
                <w:rPr>
                  <w:lang w:val="pt-BR"/>
                </w:rPr>
              </w:rPrChange>
            </w:rPr>
            <w:delText>Item Class codes are aligned, as much as possible, with ISO 14224 equipment class and type coding.</w:delText>
          </w:r>
        </w:del>
      </w:ins>
    </w:p>
    <w:p w14:paraId="524BA3CE" w14:textId="77777777" w:rsidR="00D920A6" w:rsidRPr="001F0A69" w:rsidRDefault="00D920A6" w:rsidP="00DF0A46">
      <w:pPr>
        <w:pStyle w:val="NormalIndent"/>
        <w:ind w:left="0"/>
        <w:rPr>
          <w:ins w:id="755" w:author="Alvarenga, Agatha" w:date="2025-05-13T19:13:00Z" w16du:dateUtc="2025-05-13T22:13:00Z"/>
          <w:rFonts w:cs="Arial"/>
        </w:rPr>
      </w:pPr>
    </w:p>
    <w:p w14:paraId="76B66FD1" w14:textId="2CE77BED" w:rsidR="00F87894" w:rsidRPr="001F0A69" w:rsidRDefault="008A5A09" w:rsidP="00F87894">
      <w:pPr>
        <w:pStyle w:val="NormalIndent"/>
        <w:ind w:left="0"/>
        <w:rPr>
          <w:ins w:id="756" w:author="Alvarenga, Agatha" w:date="2025-05-13T19:12:00Z" w16du:dateUtc="2025-05-13T22:12:00Z"/>
          <w:rFonts w:cs="Arial"/>
          <w:lang w:val="pt-BR"/>
        </w:rPr>
      </w:pPr>
      <w:ins w:id="757" w:author="Alvarenga, Agatha" w:date="2025-05-13T21:18:00Z" w16du:dateUtc="2025-05-14T00:18:00Z">
        <w:r w:rsidRPr="001F0A69">
          <w:rPr>
            <w:rFonts w:cs="Arial"/>
            <w:lang w:val="pt-BR"/>
            <w:rPrChange w:id="758" w:author="Chiarelo, Hugo" w:date="2025-11-03T10:58:00Z" w16du:dateUtc="2025-11-03T13:58:00Z">
              <w:rPr/>
            </w:rPrChange>
          </w:rPr>
          <w:t>Ex</w:t>
        </w:r>
      </w:ins>
      <w:ins w:id="759" w:author="Alvarenga, Agatha" w:date="2025-05-13T21:19:00Z" w16du:dateUtc="2025-05-14T00:19:00Z">
        <w:r w:rsidRPr="001F0A69">
          <w:rPr>
            <w:rFonts w:cs="Arial"/>
            <w:lang w:val="pt-BR"/>
            <w:rPrChange w:id="760" w:author="Chiarelo, Hugo" w:date="2025-11-03T10:58:00Z" w16du:dateUtc="2025-11-03T13:58:00Z">
              <w:rPr/>
            </w:rPrChange>
          </w:rPr>
          <w:t>emple:</w:t>
        </w:r>
      </w:ins>
      <w:ins w:id="761" w:author="Alvarenga, Agatha" w:date="2025-05-13T21:18:00Z" w16du:dateUtc="2025-05-14T00:18:00Z">
        <w:r w:rsidRPr="001F0A69">
          <w:rPr>
            <w:rFonts w:cs="Arial"/>
            <w:lang w:val="pt-BR"/>
            <w:rPrChange w:id="762" w:author="Chiarelo, Hugo" w:date="2025-11-03T10:58:00Z" w16du:dateUtc="2025-11-03T13:58:00Z">
              <w:rPr/>
            </w:rPrChange>
          </w:rPr>
          <w:t xml:space="preserve"> </w:t>
        </w:r>
      </w:ins>
      <w:ins w:id="763" w:author="Alvarenga, Agatha" w:date="2025-05-13T21:19:00Z" w16du:dateUtc="2025-05-14T00:19:00Z">
        <w:r w:rsidRPr="001F0A69">
          <w:rPr>
            <w:rFonts w:cs="Arial"/>
            <w:lang w:val="pt-BR"/>
            <w:rPrChange w:id="764" w:author="Chiarelo, Hugo" w:date="2025-11-03T10:58:00Z" w16du:dateUtc="2025-11-03T13:58:00Z">
              <w:rPr/>
            </w:rPrChange>
          </w:rPr>
          <w:t>DREM for Eletrical Motor</w:t>
        </w:r>
      </w:ins>
    </w:p>
    <w:p w14:paraId="750BC59A" w14:textId="1B16A83F" w:rsidR="00EB5EC3" w:rsidRPr="001F0A69" w:rsidDel="008739CD" w:rsidRDefault="00EB5EC3">
      <w:pPr>
        <w:pStyle w:val="Heading1"/>
        <w:numPr>
          <w:ilvl w:val="0"/>
          <w:numId w:val="50"/>
        </w:numPr>
        <w:tabs>
          <w:tab w:val="num" w:pos="1134"/>
        </w:tabs>
        <w:spacing w:line="276" w:lineRule="auto"/>
        <w:ind w:left="1134" w:hanging="1134"/>
        <w:rPr>
          <w:del w:id="765" w:author="Alvarenga, Agatha" w:date="2025-05-13T21:17:00Z" w16du:dateUtc="2025-05-14T00:17:00Z"/>
          <w:rFonts w:cs="Arial"/>
          <w:lang w:val="pt-BR"/>
        </w:rPr>
        <w:pPrChange w:id="766" w:author="Chiarelo, Hugo" w:date="2025-04-23T14:25:00Z" w16du:dateUtc="2025-04-23T17:25:00Z">
          <w:pPr>
            <w:pStyle w:val="Heading1"/>
            <w:numPr>
              <w:numId w:val="50"/>
            </w:numPr>
            <w:tabs>
              <w:tab w:val="clear" w:pos="1134"/>
            </w:tabs>
            <w:ind w:left="720" w:hanging="360"/>
          </w:pPr>
        </w:pPrChange>
      </w:pPr>
      <w:del w:id="767" w:author="Alvarenga, Agatha" w:date="2025-05-13T21:17:00Z" w16du:dateUtc="2025-05-14T00:17:00Z">
        <w:r w:rsidRPr="001F0A69" w:rsidDel="008739CD">
          <w:rPr>
            <w:rFonts w:cs="Arial"/>
            <w:lang w:val="pt-BR"/>
          </w:rPr>
          <w:delText>ISO 14224 recommendation</w:delText>
        </w:r>
      </w:del>
    </w:p>
    <w:p w14:paraId="5FA8908A" w14:textId="0D2475BB" w:rsidR="00EB5EC3" w:rsidRPr="001F0A69" w:rsidDel="008739CD" w:rsidRDefault="00EB5EC3">
      <w:pPr>
        <w:spacing w:line="276" w:lineRule="auto"/>
        <w:rPr>
          <w:ins w:id="768" w:author="Chiarelo, Hugo" w:date="2025-04-23T11:28:00Z" w16du:dateUtc="2025-04-23T14:28:00Z"/>
          <w:del w:id="769" w:author="Alvarenga, Agatha" w:date="2025-05-13T21:17:00Z" w16du:dateUtc="2025-05-14T00:17:00Z"/>
          <w:rFonts w:cs="Arial"/>
          <w:lang w:val="pt-BR"/>
          <w:rPrChange w:id="770" w:author="Chiarelo, Hugo" w:date="2025-11-03T10:58:00Z" w16du:dateUtc="2025-11-03T13:58:00Z">
            <w:rPr>
              <w:ins w:id="771" w:author="Chiarelo, Hugo" w:date="2025-04-23T11:28:00Z" w16du:dateUtc="2025-04-23T14:28:00Z"/>
              <w:del w:id="772" w:author="Alvarenga, Agatha" w:date="2025-05-13T21:17:00Z" w16du:dateUtc="2025-05-14T00:17:00Z"/>
            </w:rPr>
          </w:rPrChange>
        </w:rPr>
        <w:pPrChange w:id="773" w:author="Chiarelo, Hugo" w:date="2025-04-23T14:25:00Z" w16du:dateUtc="2025-04-23T17:25:00Z">
          <w:pPr/>
        </w:pPrChange>
      </w:pPr>
      <w:del w:id="774" w:author="Alvarenga, Agatha" w:date="2025-05-13T21:17:00Z" w16du:dateUtc="2025-05-14T00:17:00Z">
        <w:r w:rsidRPr="001F0A69" w:rsidDel="008739CD">
          <w:rPr>
            <w:rFonts w:cs="Arial"/>
            <w:lang w:val="pt-BR"/>
            <w:rPrChange w:id="775" w:author="Chiarelo, Hugo" w:date="2025-11-03T10:58:00Z" w16du:dateUtc="2025-11-03T13:58:00Z">
              <w:rPr/>
            </w:rPrChange>
          </w:rPr>
          <w:delText>The following ISO 14224 recommends where to use the Reliability and Maintenance parameters.</w:delText>
        </w:r>
      </w:del>
    </w:p>
    <w:p w14:paraId="05968BF7" w14:textId="4FA163FB" w:rsidR="002B35ED" w:rsidRPr="001F0A69" w:rsidDel="008739CD" w:rsidRDefault="002B35ED">
      <w:pPr>
        <w:spacing w:line="276" w:lineRule="auto"/>
        <w:rPr>
          <w:del w:id="776" w:author="Alvarenga, Agatha" w:date="2025-05-13T21:17:00Z" w16du:dateUtc="2025-05-14T00:17:00Z"/>
          <w:rFonts w:cs="Arial"/>
          <w:lang w:val="pt-BR"/>
          <w:rPrChange w:id="777" w:author="Chiarelo, Hugo" w:date="2025-11-03T10:58:00Z" w16du:dateUtc="2025-11-03T13:58:00Z">
            <w:rPr>
              <w:del w:id="778" w:author="Alvarenga, Agatha" w:date="2025-05-13T21:17:00Z" w16du:dateUtc="2025-05-14T00:17:00Z"/>
            </w:rPr>
          </w:rPrChange>
        </w:rPr>
        <w:pPrChange w:id="779" w:author="Chiarelo, Hugo" w:date="2025-04-23T14:25:00Z" w16du:dateUtc="2025-04-23T17:25:00Z">
          <w:pPr/>
        </w:pPrChange>
      </w:pPr>
    </w:p>
    <w:p w14:paraId="60BDF80A" w14:textId="7D857B6E" w:rsidR="00EB5EC3" w:rsidRPr="001F0A69" w:rsidDel="008739CD" w:rsidRDefault="00EB5EC3">
      <w:pPr>
        <w:spacing w:line="276" w:lineRule="auto"/>
        <w:rPr>
          <w:del w:id="780" w:author="Alvarenga, Agatha" w:date="2025-05-13T21:17:00Z" w16du:dateUtc="2025-05-14T00:17:00Z"/>
          <w:rFonts w:cs="Arial"/>
          <w:lang w:val="pt-BR"/>
          <w:rPrChange w:id="781" w:author="Chiarelo, Hugo" w:date="2025-11-03T10:58:00Z" w16du:dateUtc="2025-11-03T13:58:00Z">
            <w:rPr>
              <w:del w:id="782" w:author="Alvarenga, Agatha" w:date="2025-05-13T21:17:00Z" w16du:dateUtc="2025-05-14T00:17:00Z"/>
            </w:rPr>
          </w:rPrChange>
        </w:rPr>
        <w:pPrChange w:id="783" w:author="Chiarelo, Hugo" w:date="2025-04-23T14:25:00Z" w16du:dateUtc="2025-04-23T17:25:00Z">
          <w:pPr/>
        </w:pPrChange>
      </w:pPr>
      <w:del w:id="784" w:author="Alvarenga, Agatha" w:date="2025-05-13T21:17:00Z" w16du:dateUtc="2025-05-14T00:17:00Z">
        <w:r w:rsidRPr="001F0A69" w:rsidDel="008739CD">
          <w:rPr>
            <w:rFonts w:cs="Arial"/>
            <w:noProof/>
          </w:rPr>
          <w:drawing>
            <wp:inline distT="0" distB="0" distL="0" distR="0" wp14:anchorId="6F1EAA03" wp14:editId="7A2BDF33">
              <wp:extent cx="5687219" cy="3810532"/>
              <wp:effectExtent l="0" t="0" r="8890" b="0"/>
              <wp:docPr id="64640230"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0230" name="Picture 1" descr="A white sheet with black text&#10;&#10;AI-generated content may be incorrect."/>
                      <pic:cNvPicPr/>
                    </pic:nvPicPr>
                    <pic:blipFill>
                      <a:blip r:embed="rId13"/>
                      <a:stretch>
                        <a:fillRect/>
                      </a:stretch>
                    </pic:blipFill>
                    <pic:spPr>
                      <a:xfrm>
                        <a:off x="0" y="0"/>
                        <a:ext cx="5687219" cy="3810532"/>
                      </a:xfrm>
                      <a:prstGeom prst="rect">
                        <a:avLst/>
                      </a:prstGeom>
                    </pic:spPr>
                  </pic:pic>
                </a:graphicData>
              </a:graphic>
            </wp:inline>
          </w:drawing>
        </w:r>
      </w:del>
    </w:p>
    <w:p w14:paraId="72E185C6" w14:textId="77777777" w:rsidR="00EB5EC3" w:rsidRPr="001F0A69" w:rsidRDefault="00EB5EC3">
      <w:pPr>
        <w:spacing w:line="276" w:lineRule="auto"/>
        <w:rPr>
          <w:rFonts w:cs="Arial"/>
          <w:lang w:val="pt-BR"/>
          <w:rPrChange w:id="785" w:author="Chiarelo, Hugo" w:date="2025-11-03T10:58:00Z" w16du:dateUtc="2025-11-03T13:58:00Z">
            <w:rPr/>
          </w:rPrChange>
        </w:rPr>
        <w:pPrChange w:id="786" w:author="Chiarelo, Hugo" w:date="2025-04-23T14:25:00Z" w16du:dateUtc="2025-04-23T17:25:00Z">
          <w:pPr/>
        </w:pPrChange>
      </w:pPr>
    </w:p>
    <w:p w14:paraId="488DDDD8" w14:textId="4DBF9D84" w:rsidR="00A935EB" w:rsidRPr="001F0A69" w:rsidRDefault="005A7917">
      <w:pPr>
        <w:pStyle w:val="Heading1"/>
        <w:numPr>
          <w:ilvl w:val="0"/>
          <w:numId w:val="50"/>
        </w:numPr>
        <w:tabs>
          <w:tab w:val="num" w:pos="1134"/>
        </w:tabs>
        <w:spacing w:line="276" w:lineRule="auto"/>
        <w:ind w:left="1134" w:hanging="1134"/>
        <w:rPr>
          <w:ins w:id="787" w:author="Alvarenga, Agatha" w:date="2025-05-13T21:17:00Z" w16du:dateUtc="2025-05-14T00:17:00Z"/>
          <w:rFonts w:cs="Arial"/>
        </w:rPr>
      </w:pPr>
      <w:ins w:id="788" w:author="Alvarenga, Agatha" w:date="2025-05-13T21:18:00Z" w16du:dateUtc="2025-05-14T00:18:00Z">
        <w:del w:id="789" w:author="Matias, Kleber" w:date="2025-08-22T16:52:00Z" w16du:dateUtc="2025-08-22T19:52:00Z">
          <w:r w:rsidRPr="001F0A69" w:rsidDel="000E4391">
            <w:rPr>
              <w:rFonts w:cs="Arial"/>
            </w:rPr>
            <w:lastRenderedPageBreak/>
            <w:delText>define</w:delText>
          </w:r>
        </w:del>
      </w:ins>
      <w:bookmarkStart w:id="790" w:name="_Toc212622443"/>
      <w:ins w:id="791" w:author="Matias, Kleber" w:date="2025-08-22T16:52:00Z" w16du:dateUtc="2025-08-22T19:52:00Z">
        <w:r w:rsidR="000E4391" w:rsidRPr="001F0A69">
          <w:rPr>
            <w:rFonts w:cs="Arial"/>
          </w:rPr>
          <w:t>EQUIPMENT</w:t>
        </w:r>
      </w:ins>
      <w:ins w:id="792" w:author="Alvarenga, Agatha" w:date="2025-05-13T21:18:00Z" w16du:dateUtc="2025-05-14T00:18:00Z">
        <w:r w:rsidRPr="001F0A69">
          <w:rPr>
            <w:rFonts w:cs="Arial"/>
          </w:rPr>
          <w:t xml:space="preserve"> </w:t>
        </w:r>
      </w:ins>
      <w:ins w:id="793" w:author="Alvarenga, Agatha" w:date="2025-05-13T21:17:00Z" w16du:dateUtc="2025-05-14T00:17:00Z">
        <w:r w:rsidR="00A935EB" w:rsidRPr="001F0A69">
          <w:rPr>
            <w:rFonts w:cs="Arial"/>
          </w:rPr>
          <w:t>function</w:t>
        </w:r>
        <w:bookmarkEnd w:id="790"/>
      </w:ins>
    </w:p>
    <w:p w14:paraId="30DB6928" w14:textId="2EF9112E" w:rsidR="00A935EB" w:rsidRPr="001F0A69" w:rsidRDefault="008A5A09" w:rsidP="008A5A09">
      <w:pPr>
        <w:pStyle w:val="NormalIndent"/>
        <w:ind w:left="0"/>
        <w:rPr>
          <w:ins w:id="794" w:author="Alvarenga, Agatha" w:date="2025-05-13T21:19:00Z" w16du:dateUtc="2025-05-14T00:19:00Z"/>
          <w:rFonts w:cs="Arial"/>
        </w:rPr>
      </w:pPr>
      <w:ins w:id="795" w:author="Alvarenga, Agatha" w:date="2025-05-13T21:18:00Z" w16du:dateUtc="2025-05-14T00:18:00Z">
        <w:r w:rsidRPr="001F0A69">
          <w:rPr>
            <w:rFonts w:cs="Arial"/>
          </w:rPr>
          <w:t xml:space="preserve">An equipment function is the intended role or purpose that a piece of equipment performs within a system or process. It describes what the equipment is </w:t>
        </w:r>
        <w:del w:id="796" w:author="Matias, Kleber" w:date="2025-08-22T16:53:00Z" w16du:dateUtc="2025-08-22T19:53:00Z">
          <w:r w:rsidRPr="001F0A69" w:rsidDel="00465232">
            <w:rPr>
              <w:rFonts w:cs="Arial"/>
            </w:rPr>
            <w:delText xml:space="preserve">supposed </w:delText>
          </w:r>
        </w:del>
      </w:ins>
      <w:ins w:id="797" w:author="Matias, Kleber" w:date="2025-08-22T16:53:00Z" w16du:dateUtc="2025-08-22T19:53:00Z">
        <w:r w:rsidR="00465232" w:rsidRPr="001F0A69">
          <w:rPr>
            <w:rFonts w:cs="Arial"/>
          </w:rPr>
          <w:t xml:space="preserve">designed </w:t>
        </w:r>
      </w:ins>
      <w:ins w:id="798" w:author="Alvarenga, Agatha" w:date="2025-05-13T21:18:00Z" w16du:dateUtc="2025-05-14T00:18:00Z">
        <w:r w:rsidRPr="001F0A69">
          <w:rPr>
            <w:rFonts w:cs="Arial"/>
          </w:rPr>
          <w:t xml:space="preserve">to </w:t>
        </w:r>
        <w:del w:id="799" w:author="Matias, Kleber" w:date="2025-08-22T16:53:00Z" w16du:dateUtc="2025-08-22T19:53:00Z">
          <w:r w:rsidRPr="001F0A69" w:rsidDel="004A6C3B">
            <w:rPr>
              <w:rFonts w:cs="Arial"/>
            </w:rPr>
            <w:delText>do</w:delText>
          </w:r>
        </w:del>
      </w:ins>
      <w:ins w:id="800" w:author="Matias, Kleber" w:date="2025-08-22T16:53:00Z" w16du:dateUtc="2025-08-22T19:53:00Z">
        <w:r w:rsidR="004A6C3B" w:rsidRPr="001F0A69">
          <w:rPr>
            <w:rFonts w:cs="Arial"/>
          </w:rPr>
          <w:t>perform</w:t>
        </w:r>
      </w:ins>
      <w:ins w:id="801" w:author="Alvarenga, Agatha" w:date="2025-05-13T21:18:00Z" w16du:dateUtc="2025-05-14T00:18:00Z">
        <w:del w:id="802" w:author="Matias, Kleber" w:date="2025-08-22T16:53:00Z" w16du:dateUtc="2025-08-22T19:53:00Z">
          <w:r w:rsidRPr="001F0A69" w:rsidDel="004A6C3B">
            <w:rPr>
              <w:rFonts w:cs="Arial"/>
            </w:rPr>
            <w:delText>, under what conditions, and at what performance level</w:delText>
          </w:r>
        </w:del>
        <w:r w:rsidRPr="001F0A69">
          <w:rPr>
            <w:rFonts w:cs="Arial"/>
          </w:rPr>
          <w:t>.</w:t>
        </w:r>
      </w:ins>
    </w:p>
    <w:p w14:paraId="4D522A5B" w14:textId="77777777" w:rsidR="008A5A09" w:rsidRPr="001F0A69" w:rsidRDefault="008A5A09" w:rsidP="008A5A09">
      <w:pPr>
        <w:pStyle w:val="NormalIndent"/>
        <w:ind w:left="0"/>
        <w:rPr>
          <w:ins w:id="803" w:author="Alvarenga, Agatha" w:date="2025-05-13T21:19:00Z" w16du:dateUtc="2025-05-14T00:19:00Z"/>
          <w:rFonts w:cs="Arial"/>
        </w:rPr>
      </w:pPr>
    </w:p>
    <w:p w14:paraId="5FF02840" w14:textId="12E927AB" w:rsidR="008A5A09" w:rsidRPr="001F0A69" w:rsidRDefault="008A5A09" w:rsidP="008A5A09">
      <w:pPr>
        <w:pStyle w:val="NormalIndent"/>
        <w:ind w:left="0"/>
        <w:rPr>
          <w:ins w:id="804" w:author="Chiarelo, Hugo" w:date="2025-09-03T14:18:00Z" w16du:dateUtc="2025-09-03T17:18:00Z"/>
          <w:rFonts w:cs="Arial"/>
        </w:rPr>
      </w:pPr>
      <w:ins w:id="805" w:author="Alvarenga, Agatha" w:date="2025-05-13T21:19:00Z" w16du:dateUtc="2025-05-14T00:19:00Z">
        <w:r w:rsidRPr="001F0A69">
          <w:rPr>
            <w:rFonts w:cs="Arial"/>
          </w:rPr>
          <w:t>Example for</w:t>
        </w:r>
      </w:ins>
      <w:ins w:id="806" w:author="Chiarelo, Hugo" w:date="2025-10-13T15:30:00Z" w16du:dateUtc="2025-10-13T18:30:00Z">
        <w:r w:rsidR="0002412F" w:rsidRPr="001F0A69">
          <w:rPr>
            <w:rFonts w:cs="Arial"/>
          </w:rPr>
          <w:t xml:space="preserve"> </w:t>
        </w:r>
      </w:ins>
      <w:ins w:id="807" w:author="Alvarenga, Agatha" w:date="2025-05-13T21:19:00Z" w16du:dateUtc="2025-05-14T00:19:00Z">
        <w:del w:id="808" w:author="Chiarelo, Hugo" w:date="2025-10-13T15:30:00Z" w16du:dateUtc="2025-10-13T18:30:00Z">
          <w:r w:rsidRPr="001F0A69" w:rsidDel="0002412F">
            <w:rPr>
              <w:rFonts w:cs="Arial"/>
            </w:rPr>
            <w:delText xml:space="preserve"> </w:delText>
          </w:r>
        </w:del>
        <w:r w:rsidRPr="001F0A69">
          <w:rPr>
            <w:rFonts w:cs="Arial"/>
          </w:rPr>
          <w:t>DREM – Electrical Motor: Convert electrical energy into mechanical energy.</w:t>
        </w:r>
      </w:ins>
    </w:p>
    <w:p w14:paraId="3F705431" w14:textId="77777777" w:rsidR="00AD62F2" w:rsidRPr="001F0A69" w:rsidRDefault="00AD62F2" w:rsidP="008A5A09">
      <w:pPr>
        <w:pStyle w:val="NormalIndent"/>
        <w:ind w:left="0"/>
        <w:rPr>
          <w:ins w:id="809" w:author="Chiarelo, Hugo" w:date="2025-09-03T14:18:00Z" w16du:dateUtc="2025-09-03T17:18:00Z"/>
          <w:rFonts w:cs="Arial"/>
        </w:rPr>
      </w:pPr>
    </w:p>
    <w:p w14:paraId="52107BAC" w14:textId="77777777" w:rsidR="00AD62F2" w:rsidRPr="001F0A69" w:rsidRDefault="00AD62F2" w:rsidP="008A5A09">
      <w:pPr>
        <w:pStyle w:val="NormalIndent"/>
        <w:ind w:left="0"/>
        <w:rPr>
          <w:ins w:id="810" w:author="Chiarelo, Hugo" w:date="2025-09-03T14:18:00Z" w16du:dateUtc="2025-09-03T17:18:00Z"/>
          <w:rFonts w:cs="Arial"/>
        </w:rPr>
      </w:pPr>
    </w:p>
    <w:p w14:paraId="0396261A" w14:textId="7BCA8092" w:rsidR="00AD62F2" w:rsidRPr="001F0A69" w:rsidRDefault="00AD62F2" w:rsidP="00AD62F2">
      <w:pPr>
        <w:pStyle w:val="Heading1"/>
        <w:numPr>
          <w:ilvl w:val="0"/>
          <w:numId w:val="50"/>
        </w:numPr>
        <w:tabs>
          <w:tab w:val="num" w:pos="1134"/>
        </w:tabs>
        <w:spacing w:line="276" w:lineRule="auto"/>
        <w:ind w:left="1134" w:hanging="1134"/>
        <w:rPr>
          <w:ins w:id="811" w:author="Chiarelo, Hugo" w:date="2025-09-03T14:19:00Z" w16du:dateUtc="2025-09-03T17:19:00Z"/>
          <w:rFonts w:cs="Arial"/>
        </w:rPr>
      </w:pPr>
      <w:bookmarkStart w:id="812" w:name="_Toc212622444"/>
      <w:ins w:id="813" w:author="Chiarelo, Hugo" w:date="2025-09-03T14:19:00Z" w16du:dateUtc="2025-09-03T17:19:00Z">
        <w:r w:rsidRPr="001F0A69">
          <w:rPr>
            <w:rFonts w:cs="Arial"/>
          </w:rPr>
          <w:t>Boundary</w:t>
        </w:r>
        <w:bookmarkEnd w:id="812"/>
      </w:ins>
    </w:p>
    <w:p w14:paraId="13CD6CFE" w14:textId="77777777" w:rsidR="00AD62F2" w:rsidRPr="001F0A69" w:rsidRDefault="00AD62F2">
      <w:pPr>
        <w:pStyle w:val="NormalIndent"/>
        <w:rPr>
          <w:ins w:id="814" w:author="Chiarelo, Hugo" w:date="2025-09-03T14:19:00Z" w16du:dateUtc="2025-09-03T17:19:00Z"/>
          <w:rFonts w:cs="Arial"/>
        </w:rPr>
        <w:pPrChange w:id="815" w:author="Chiarelo, Hugo" w:date="2025-09-03T14:19:00Z" w16du:dateUtc="2025-09-03T17:19:00Z">
          <w:pPr>
            <w:pStyle w:val="Heading1"/>
            <w:numPr>
              <w:numId w:val="50"/>
            </w:numPr>
            <w:tabs>
              <w:tab w:val="clear" w:pos="1134"/>
            </w:tabs>
            <w:spacing w:line="276" w:lineRule="auto"/>
            <w:ind w:left="720" w:hanging="360"/>
          </w:pPr>
        </w:pPrChange>
      </w:pPr>
    </w:p>
    <w:p w14:paraId="0F9836DC" w14:textId="5C77A984" w:rsidR="008B4E9A" w:rsidRPr="001F0A69" w:rsidRDefault="008B4E9A">
      <w:pPr>
        <w:pStyle w:val="NormalIndent"/>
        <w:ind w:left="0"/>
        <w:rPr>
          <w:ins w:id="816" w:author="Chiarelo, Hugo" w:date="2025-09-10T11:08:00Z" w16du:dateUtc="2025-09-10T14:08:00Z"/>
          <w:rFonts w:cs="Arial"/>
        </w:rPr>
        <w:pPrChange w:id="817" w:author="Chiarelo, Hugo" w:date="2025-09-10T11:09:00Z" w16du:dateUtc="2025-09-10T14:09:00Z">
          <w:pPr>
            <w:pStyle w:val="NormalIndent"/>
          </w:pPr>
        </w:pPrChange>
      </w:pPr>
      <w:ins w:id="818" w:author="Chiarelo, Hugo" w:date="2025-09-10T11:08:00Z" w16du:dateUtc="2025-09-10T14:08:00Z">
        <w:r w:rsidRPr="001F0A69">
          <w:rPr>
            <w:rFonts w:cs="Arial"/>
          </w:rPr>
          <w:t xml:space="preserve">The purpose of the boundary definition is to ensure a common understanding of the “subunit/component” and “maintainable item/part” included within the boundary of a particular equipment unit. </w:t>
        </w:r>
      </w:ins>
    </w:p>
    <w:p w14:paraId="5D7D61E6" w14:textId="77777777" w:rsidR="008B4E9A" w:rsidRPr="001F0A69" w:rsidRDefault="008B4E9A" w:rsidP="008B4E9A">
      <w:pPr>
        <w:pStyle w:val="NormalIndent"/>
        <w:rPr>
          <w:ins w:id="819" w:author="Chiarelo, Hugo" w:date="2025-09-10T11:08:00Z" w16du:dateUtc="2025-09-10T14:08:00Z"/>
          <w:rFonts w:cs="Arial"/>
        </w:rPr>
      </w:pPr>
    </w:p>
    <w:p w14:paraId="2E219570" w14:textId="01230631" w:rsidR="008B4E9A" w:rsidRPr="001F0A69" w:rsidRDefault="008B4E9A">
      <w:pPr>
        <w:pStyle w:val="NormalIndent"/>
        <w:ind w:left="0"/>
        <w:rPr>
          <w:ins w:id="820" w:author="Chiarelo, Hugo" w:date="2025-09-10T11:08:00Z" w16du:dateUtc="2025-09-10T14:08:00Z"/>
          <w:rFonts w:cs="Arial"/>
        </w:rPr>
        <w:pPrChange w:id="821" w:author="Chiarelo, Hugo" w:date="2025-09-10T11:09:00Z" w16du:dateUtc="2025-09-10T14:09:00Z">
          <w:pPr>
            <w:pStyle w:val="NormalIndent"/>
          </w:pPr>
        </w:pPrChange>
      </w:pPr>
      <w:ins w:id="822" w:author="Chiarelo, Hugo" w:date="2025-09-10T11:08:00Z" w16du:dateUtc="2025-09-10T14:08:00Z">
        <w:r w:rsidRPr="001F0A69">
          <w:rPr>
            <w:rFonts w:cs="Arial"/>
          </w:rPr>
          <w:t>The FMEA should consider what is inside the boundaries</w:t>
        </w:r>
      </w:ins>
      <w:ins w:id="823" w:author="Chiarelo, Hugo" w:date="2025-10-13T15:25:00Z" w16du:dateUtc="2025-10-13T18:25:00Z">
        <w:r w:rsidR="00E45194" w:rsidRPr="001F0A69">
          <w:rPr>
            <w:rFonts w:cs="Arial"/>
          </w:rPr>
          <w:t xml:space="preserve"> of EMS</w:t>
        </w:r>
      </w:ins>
      <w:ins w:id="824" w:author="Chiarelo, Hugo" w:date="2025-09-10T11:08:00Z" w16du:dateUtc="2025-09-10T14:08:00Z">
        <w:r w:rsidRPr="001F0A69">
          <w:rPr>
            <w:rFonts w:cs="Arial"/>
          </w:rPr>
          <w:t xml:space="preserve"> to build the Maintainable Items.</w:t>
        </w:r>
      </w:ins>
    </w:p>
    <w:p w14:paraId="60C81C39" w14:textId="596EBE35" w:rsidR="00AD62F2" w:rsidRPr="001F0A69" w:rsidRDefault="008B4E9A" w:rsidP="008B4E9A">
      <w:pPr>
        <w:pStyle w:val="NormalIndent"/>
        <w:ind w:left="0"/>
        <w:rPr>
          <w:ins w:id="825" w:author="Chiarelo, Hugo" w:date="2025-10-13T15:18:00Z" w16du:dateUtc="2025-10-13T18:18:00Z"/>
          <w:rFonts w:cs="Arial"/>
        </w:rPr>
      </w:pPr>
      <w:ins w:id="826" w:author="Chiarelo, Hugo" w:date="2025-09-10T11:08:00Z" w16du:dateUtc="2025-09-10T14:08:00Z">
        <w:r w:rsidRPr="001F0A69">
          <w:rPr>
            <w:rFonts w:cs="Arial"/>
          </w:rPr>
          <w:t>EMS is one of the inputs for FMEA construction.</w:t>
        </w:r>
      </w:ins>
    </w:p>
    <w:p w14:paraId="6A118F6C" w14:textId="77777777" w:rsidR="00AC338F" w:rsidRPr="001F0A69" w:rsidRDefault="00AC338F" w:rsidP="008B4E9A">
      <w:pPr>
        <w:pStyle w:val="NormalIndent"/>
        <w:ind w:left="0"/>
        <w:rPr>
          <w:ins w:id="827" w:author="Chiarelo, Hugo" w:date="2025-10-13T15:18:00Z" w16du:dateUtc="2025-10-13T18:18:00Z"/>
          <w:rFonts w:cs="Arial"/>
        </w:rPr>
      </w:pPr>
    </w:p>
    <w:p w14:paraId="1869558C" w14:textId="59ED7412" w:rsidR="00AC338F" w:rsidRPr="001F0A69" w:rsidRDefault="00AC338F" w:rsidP="00AC338F">
      <w:pPr>
        <w:pStyle w:val="Heading1"/>
        <w:numPr>
          <w:ilvl w:val="0"/>
          <w:numId w:val="50"/>
        </w:numPr>
        <w:tabs>
          <w:tab w:val="num" w:pos="1134"/>
        </w:tabs>
        <w:spacing w:line="276" w:lineRule="auto"/>
        <w:ind w:left="1134" w:hanging="1134"/>
        <w:rPr>
          <w:ins w:id="828" w:author="Chiarelo, Hugo" w:date="2025-10-13T15:18:00Z" w16du:dateUtc="2025-10-13T18:18:00Z"/>
          <w:rFonts w:cs="Arial"/>
        </w:rPr>
      </w:pPr>
      <w:bookmarkStart w:id="829" w:name="_Toc212622445"/>
      <w:ins w:id="830" w:author="Chiarelo, Hugo" w:date="2025-10-13T15:18:00Z" w16du:dateUtc="2025-10-13T18:18:00Z">
        <w:r w:rsidRPr="001F0A69">
          <w:rPr>
            <w:rFonts w:cs="Arial"/>
          </w:rPr>
          <w:t>Functional Failure</w:t>
        </w:r>
        <w:bookmarkEnd w:id="829"/>
      </w:ins>
    </w:p>
    <w:p w14:paraId="57106DDE" w14:textId="56F7971A" w:rsidR="00AC338F" w:rsidRPr="001F0A69" w:rsidRDefault="00091A21" w:rsidP="008B4E9A">
      <w:pPr>
        <w:pStyle w:val="NormalIndent"/>
        <w:ind w:left="0"/>
        <w:rPr>
          <w:ins w:id="831" w:author="Chiarelo, Hugo" w:date="2025-10-13T15:23:00Z" w16du:dateUtc="2025-10-13T18:23:00Z"/>
          <w:rFonts w:cs="Arial"/>
        </w:rPr>
      </w:pPr>
      <w:ins w:id="832" w:author="Chiarelo, Hugo" w:date="2025-10-13T15:23:00Z">
        <w:r w:rsidRPr="001F0A69">
          <w:rPr>
            <w:rFonts w:cs="Arial"/>
          </w:rPr>
          <w:t>A functional failure is the inability of an item to fulfill a function to a standard of performance which is acceptable to the user.</w:t>
        </w:r>
      </w:ins>
    </w:p>
    <w:p w14:paraId="7ABF0462" w14:textId="0CC6A9F0" w:rsidR="00500FCC" w:rsidRPr="001F0A69" w:rsidRDefault="00500FCC">
      <w:pPr>
        <w:pStyle w:val="NormalIndent"/>
        <w:ind w:left="0"/>
        <w:rPr>
          <w:ins w:id="833" w:author="Chiarelo, Hugo" w:date="2025-10-13T15:24:00Z" w16du:dateUtc="2025-10-13T18:24:00Z"/>
          <w:rFonts w:cs="Arial"/>
        </w:rPr>
        <w:pPrChange w:id="834" w:author="Chiarelo, Hugo" w:date="2025-10-13T15:24:00Z" w16du:dateUtc="2025-10-13T18:24:00Z">
          <w:pPr>
            <w:pStyle w:val="NormalIndent"/>
          </w:pPr>
        </w:pPrChange>
      </w:pPr>
      <w:ins w:id="835" w:author="Chiarelo, Hugo" w:date="2025-10-13T15:24:00Z" w16du:dateUtc="2025-10-13T18:24:00Z">
        <w:r w:rsidRPr="001F0A69">
          <w:rPr>
            <w:rFonts w:cs="Arial"/>
          </w:rPr>
          <w:t>So, a functional failure doesn’t necessarily mean the equipment is physically broken — it means it can no longer perform its intended function as required in its current operating context.</w:t>
        </w:r>
      </w:ins>
    </w:p>
    <w:p w14:paraId="67523F03" w14:textId="0D18145F" w:rsidR="00091A21" w:rsidRPr="001F0A69" w:rsidRDefault="00500FCC" w:rsidP="00500FCC">
      <w:pPr>
        <w:pStyle w:val="NormalIndent"/>
        <w:ind w:left="0"/>
        <w:rPr>
          <w:ins w:id="836" w:author="Alvarenga, Agatha" w:date="2025-05-13T21:17:00Z" w16du:dateUtc="2025-05-14T00:17:00Z"/>
          <w:rFonts w:cs="Arial"/>
        </w:rPr>
      </w:pPr>
      <w:ins w:id="837" w:author="Chiarelo, Hugo" w:date="2025-10-13T15:24:00Z" w16du:dateUtc="2025-10-13T18:24:00Z">
        <w:r w:rsidRPr="001F0A69">
          <w:rPr>
            <w:rFonts w:cs="Arial"/>
          </w:rPr>
          <w:t>It’s about loss of function, not necessarily loss of motion.</w:t>
        </w:r>
      </w:ins>
    </w:p>
    <w:p w14:paraId="4CA4C09B" w14:textId="77777777" w:rsidR="00A935EB" w:rsidRPr="001F0A69" w:rsidRDefault="00A935EB">
      <w:pPr>
        <w:pStyle w:val="NormalIndent"/>
        <w:ind w:left="0"/>
        <w:rPr>
          <w:ins w:id="838" w:author="Alvarenga, Agatha" w:date="2025-05-13T21:17:00Z" w16du:dateUtc="2025-05-14T00:17:00Z"/>
          <w:rFonts w:cs="Arial"/>
        </w:rPr>
        <w:pPrChange w:id="839" w:author="Alvarenga, Agatha" w:date="2025-05-13T21:17:00Z" w16du:dateUtc="2025-05-14T00:17:00Z">
          <w:pPr>
            <w:pStyle w:val="Heading1"/>
            <w:numPr>
              <w:numId w:val="50"/>
            </w:numPr>
            <w:tabs>
              <w:tab w:val="clear" w:pos="1134"/>
            </w:tabs>
            <w:spacing w:line="276" w:lineRule="auto"/>
            <w:ind w:left="720" w:hanging="360"/>
          </w:pPr>
        </w:pPrChange>
      </w:pPr>
    </w:p>
    <w:p w14:paraId="2115244E" w14:textId="7B2C689B" w:rsidR="00A2594D" w:rsidRPr="001F0A69" w:rsidRDefault="00A2594D">
      <w:pPr>
        <w:pStyle w:val="Heading1"/>
        <w:numPr>
          <w:ilvl w:val="0"/>
          <w:numId w:val="50"/>
        </w:numPr>
        <w:tabs>
          <w:tab w:val="num" w:pos="1134"/>
        </w:tabs>
        <w:spacing w:line="276" w:lineRule="auto"/>
        <w:ind w:left="1134" w:hanging="1134"/>
        <w:rPr>
          <w:ins w:id="840" w:author="Alvarenga, Agatha" w:date="2025-05-13T21:19:00Z" w16du:dateUtc="2025-05-14T00:19:00Z"/>
          <w:rFonts w:cs="Arial"/>
        </w:rPr>
      </w:pPr>
      <w:bookmarkStart w:id="841" w:name="_Toc212622446"/>
      <w:ins w:id="842" w:author="Alvarenga, Agatha" w:date="2025-05-13T21:19:00Z" w16du:dateUtc="2025-05-14T00:19:00Z">
        <w:r w:rsidRPr="001F0A69">
          <w:rPr>
            <w:rFonts w:cs="Arial"/>
          </w:rPr>
          <w:t>Maint</w:t>
        </w:r>
      </w:ins>
      <w:ins w:id="843" w:author="Chiarelo, Hugo" w:date="2025-09-10T14:01:00Z" w16du:dateUtc="2025-09-10T17:01:00Z">
        <w:r w:rsidR="002A66D9" w:rsidRPr="001F0A69">
          <w:rPr>
            <w:rFonts w:cs="Arial"/>
          </w:rPr>
          <w:t>ai</w:t>
        </w:r>
      </w:ins>
      <w:ins w:id="844" w:author="Alvarenga, Agatha" w:date="2025-05-13T21:19:00Z" w16du:dateUtc="2025-05-14T00:19:00Z">
        <w:del w:id="845" w:author="Chiarelo, Hugo" w:date="2025-09-10T14:01:00Z" w16du:dateUtc="2025-09-10T17:01:00Z">
          <w:r w:rsidRPr="001F0A69" w:rsidDel="002A66D9">
            <w:rPr>
              <w:rFonts w:cs="Arial"/>
            </w:rPr>
            <w:delText>e</w:delText>
          </w:r>
        </w:del>
        <w:r w:rsidRPr="001F0A69">
          <w:rPr>
            <w:rFonts w:cs="Arial"/>
          </w:rPr>
          <w:t>nable item</w:t>
        </w:r>
        <w:bookmarkEnd w:id="841"/>
      </w:ins>
    </w:p>
    <w:p w14:paraId="42B8D79F" w14:textId="77777777" w:rsidR="00A2594D" w:rsidRPr="001F0A69" w:rsidRDefault="00A2594D" w:rsidP="00A2594D">
      <w:pPr>
        <w:pStyle w:val="NormalIndent"/>
        <w:ind w:left="0"/>
        <w:rPr>
          <w:ins w:id="846" w:author="Alvarenga, Agatha" w:date="2025-05-13T21:20:00Z" w16du:dateUtc="2025-05-14T00:20:00Z"/>
          <w:rFonts w:cs="Arial"/>
        </w:rPr>
      </w:pPr>
    </w:p>
    <w:p w14:paraId="11B02374" w14:textId="77777777" w:rsidR="008444A3" w:rsidRPr="001F0A69" w:rsidRDefault="00A2594D" w:rsidP="00A2594D">
      <w:pPr>
        <w:pStyle w:val="NormalIndent"/>
        <w:ind w:left="0"/>
        <w:rPr>
          <w:ins w:id="847" w:author="Alvarenga, Agatha" w:date="2025-05-13T21:21:00Z" w16du:dateUtc="2025-05-14T00:21:00Z"/>
          <w:rFonts w:cs="Arial"/>
        </w:rPr>
      </w:pPr>
      <w:ins w:id="848" w:author="Alvarenga, Agatha" w:date="2025-05-13T21:20:00Z" w16du:dateUtc="2025-05-14T00:20:00Z">
        <w:r w:rsidRPr="001F0A69">
          <w:rPr>
            <w:rFonts w:cs="Arial"/>
          </w:rPr>
          <w:t xml:space="preserve">Item that constitutes a part or an assembly of parts that is normally the lowest level in the equipment hierarchy during maintenance. </w:t>
        </w:r>
      </w:ins>
    </w:p>
    <w:p w14:paraId="2D79ACF9" w14:textId="476E0652" w:rsidR="0029432D" w:rsidRPr="001F0A69" w:rsidRDefault="00A2594D" w:rsidP="0029432D">
      <w:pPr>
        <w:pStyle w:val="NormalIndent"/>
        <w:ind w:left="0"/>
        <w:rPr>
          <w:ins w:id="849" w:author="Chiarelo, Hugo" w:date="2025-09-03T14:13:00Z" w16du:dateUtc="2025-09-03T17:13:00Z"/>
          <w:rFonts w:cs="Arial"/>
        </w:rPr>
      </w:pPr>
      <w:ins w:id="850" w:author="Alvarenga, Agatha" w:date="2025-05-13T21:20:00Z" w16du:dateUtc="2025-05-14T00:20:00Z">
        <w:r w:rsidRPr="001F0A69">
          <w:rPr>
            <w:rFonts w:cs="Arial"/>
          </w:rPr>
          <w:t>The group of parts of the equipment unit that are commonly maintained (repaired/ restored) as a whole</w:t>
        </w:r>
      </w:ins>
      <w:ins w:id="851" w:author="Chiarelo, Hugo" w:date="2025-11-03T09:28:00Z" w16du:dateUtc="2025-11-03T12:28:00Z">
        <w:r w:rsidR="004628F9" w:rsidRPr="001F0A69">
          <w:rPr>
            <w:rFonts w:cs="Arial"/>
          </w:rPr>
          <w:t>.</w:t>
        </w:r>
      </w:ins>
    </w:p>
    <w:p w14:paraId="34D249F0" w14:textId="7AFF9036" w:rsidR="00A2594D" w:rsidRPr="001F0A69" w:rsidRDefault="00206C4D">
      <w:pPr>
        <w:pStyle w:val="NormalIndent"/>
        <w:ind w:left="0"/>
        <w:rPr>
          <w:ins w:id="852" w:author="Alvarenga, Agatha" w:date="2025-05-13T21:20:00Z" w16du:dateUtc="2025-05-14T00:20:00Z"/>
          <w:rFonts w:cs="Arial"/>
        </w:rPr>
        <w:pPrChange w:id="853" w:author="Chiarelo, Hugo" w:date="2025-09-03T14:13:00Z" w16du:dateUtc="2025-09-03T17:13:00Z">
          <w:pPr>
            <w:pStyle w:val="NormalIndent"/>
          </w:pPr>
        </w:pPrChange>
      </w:pPr>
      <w:proofErr w:type="spellStart"/>
      <w:ins w:id="854" w:author="Chiarelo, Hugo" w:date="2025-09-03T14:13:00Z" w16du:dateUtc="2025-09-03T17:13:00Z">
        <w:r w:rsidRPr="001F0A69">
          <w:rPr>
            <w:rFonts w:cs="Arial"/>
          </w:rPr>
          <w:t>E.g</w:t>
        </w:r>
        <w:proofErr w:type="spellEnd"/>
        <w:r w:rsidRPr="001F0A69">
          <w:rPr>
            <w:rFonts w:cs="Arial"/>
          </w:rPr>
          <w:t xml:space="preserve">: </w:t>
        </w:r>
      </w:ins>
      <w:ins w:id="855" w:author="Chiarelo, Hugo" w:date="2025-09-03T14:13:00Z">
        <w:r w:rsidR="004711F0" w:rsidRPr="001F0A69">
          <w:rPr>
            <w:rFonts w:cs="Arial"/>
          </w:rPr>
          <w:t>Cooler, coupling, gearbox, lubrication oil pump, instrument loop,</w:t>
        </w:r>
      </w:ins>
      <w:ins w:id="856" w:author="Chiarelo, Hugo" w:date="2025-09-03T14:13:00Z" w16du:dateUtc="2025-09-03T17:13:00Z">
        <w:r w:rsidR="004711F0" w:rsidRPr="001F0A69">
          <w:rPr>
            <w:rFonts w:cs="Arial"/>
          </w:rPr>
          <w:t xml:space="preserve"> </w:t>
        </w:r>
        <w:r w:rsidR="0029432D" w:rsidRPr="001F0A69">
          <w:rPr>
            <w:rFonts w:cs="Arial"/>
          </w:rPr>
          <w:t>Seal, tube, shell, impeller, gasket, filter plate</w:t>
        </w:r>
      </w:ins>
      <w:ins w:id="857" w:author="Alvarenga, Agatha" w:date="2025-05-13T21:20:00Z" w16du:dateUtc="2025-05-14T00:20:00Z">
        <w:del w:id="858" w:author="Chiarelo, Hugo" w:date="2025-09-03T14:12:00Z" w16du:dateUtc="2025-09-03T17:12:00Z">
          <w:r w:rsidR="00A2594D" w:rsidRPr="001F0A69" w:rsidDel="003A2378">
            <w:rPr>
              <w:rFonts w:cs="Arial"/>
            </w:rPr>
            <w:delText>.</w:delText>
          </w:r>
        </w:del>
      </w:ins>
    </w:p>
    <w:p w14:paraId="216D4701" w14:textId="77777777" w:rsidR="00A2594D" w:rsidRPr="001F0A69" w:rsidDel="00607967" w:rsidRDefault="00A2594D" w:rsidP="0029432D">
      <w:pPr>
        <w:pStyle w:val="NormalIndent"/>
        <w:ind w:left="0"/>
        <w:rPr>
          <w:ins w:id="859" w:author="Alvarenga, Agatha" w:date="2025-05-13T21:20:00Z" w16du:dateUtc="2025-05-14T00:20:00Z"/>
          <w:del w:id="860" w:author="Chiarelo, Hugo" w:date="2025-09-03T14:14:00Z" w16du:dateUtc="2025-09-03T17:14:00Z"/>
          <w:rFonts w:cs="Arial"/>
        </w:rPr>
      </w:pPr>
    </w:p>
    <w:p w14:paraId="026B4326" w14:textId="15A9D4F5" w:rsidR="00A2594D" w:rsidRPr="001F0A69" w:rsidDel="00607967" w:rsidRDefault="00A2594D">
      <w:pPr>
        <w:pStyle w:val="NormalIndent"/>
        <w:ind w:left="0"/>
        <w:rPr>
          <w:ins w:id="861" w:author="Alvarenga, Agatha" w:date="2025-05-13T21:20:00Z" w16du:dateUtc="2025-05-14T00:20:00Z"/>
          <w:del w:id="862" w:author="Chiarelo, Hugo" w:date="2025-09-03T14:14:00Z" w16du:dateUtc="2025-09-03T17:14:00Z"/>
          <w:rFonts w:cs="Arial"/>
        </w:rPr>
        <w:pPrChange w:id="863" w:author="Alvarenga, Agatha" w:date="2025-05-13T21:20:00Z" w16du:dateUtc="2025-05-14T00:20:00Z">
          <w:pPr>
            <w:pStyle w:val="NormalIndent"/>
          </w:pPr>
        </w:pPrChange>
      </w:pPr>
      <w:ins w:id="864" w:author="Alvarenga, Agatha" w:date="2025-05-13T21:20:00Z" w16du:dateUtc="2025-05-14T00:20:00Z">
        <w:del w:id="865" w:author="Chiarelo, Hugo" w:date="2025-09-03T14:14:00Z" w16du:dateUtc="2025-09-03T17:14:00Z">
          <w:r w:rsidRPr="001F0A69" w:rsidDel="00607967">
            <w:rPr>
              <w:rFonts w:cs="Arial"/>
            </w:rPr>
            <w:delText>Example: Cooler, coupling, gearbox, lubrication oil pump, instrument loop, motor, valve, filter, pressure sensor, temperature sensor, electric circuit.</w:delText>
          </w:r>
        </w:del>
      </w:ins>
    </w:p>
    <w:p w14:paraId="070DEDA0" w14:textId="77777777" w:rsidR="00A2594D" w:rsidRPr="001F0A69" w:rsidRDefault="00A2594D">
      <w:pPr>
        <w:pStyle w:val="NormalIndent"/>
        <w:ind w:left="0"/>
        <w:rPr>
          <w:ins w:id="866" w:author="Alvarenga, Agatha" w:date="2025-05-13T21:20:00Z" w16du:dateUtc="2025-05-14T00:20:00Z"/>
          <w:rFonts w:cs="Arial"/>
        </w:rPr>
        <w:pPrChange w:id="867" w:author="Alvarenga, Agatha" w:date="2025-05-13T21:20:00Z" w16du:dateUtc="2025-05-14T00:20:00Z">
          <w:pPr>
            <w:pStyle w:val="NormalIndent"/>
          </w:pPr>
        </w:pPrChange>
      </w:pPr>
    </w:p>
    <w:p w14:paraId="3F8706ED" w14:textId="0501265B" w:rsidR="00A2594D" w:rsidRPr="001F0A69" w:rsidRDefault="00A2594D">
      <w:pPr>
        <w:pStyle w:val="NormalIndent"/>
        <w:ind w:left="0"/>
        <w:rPr>
          <w:ins w:id="868" w:author="Alvarenga, Agatha" w:date="2025-05-13T21:20:00Z" w16du:dateUtc="2025-05-14T00:20:00Z"/>
          <w:rFonts w:cs="Arial"/>
        </w:rPr>
        <w:pPrChange w:id="869" w:author="Chiarelo, Hugo" w:date="2025-09-03T14:15:00Z" w16du:dateUtc="2025-09-03T17:15:00Z">
          <w:pPr>
            <w:pStyle w:val="NormalIndent"/>
          </w:pPr>
        </w:pPrChange>
      </w:pPr>
      <w:ins w:id="870" w:author="Alvarenga, Agatha" w:date="2025-05-13T21:20:00Z" w16du:dateUtc="2025-05-14T00:20:00Z">
        <w:r w:rsidRPr="001F0A69">
          <w:rPr>
            <w:rFonts w:cs="Arial"/>
          </w:rPr>
          <w:t xml:space="preserve">The Standard for </w:t>
        </w:r>
      </w:ins>
      <w:ins w:id="871" w:author="Alvarenga, Agatha" w:date="2025-05-13T21:21:00Z" w16du:dateUtc="2025-05-14T00:21:00Z">
        <w:r w:rsidR="008444A3" w:rsidRPr="001F0A69">
          <w:rPr>
            <w:rFonts w:cs="Arial"/>
          </w:rPr>
          <w:t>“Maintainable Item”</w:t>
        </w:r>
      </w:ins>
      <w:ins w:id="872" w:author="Alvarenga, Agatha" w:date="2025-05-13T21:20:00Z" w16du:dateUtc="2025-05-14T00:20:00Z">
        <w:r w:rsidRPr="001F0A69">
          <w:rPr>
            <w:rFonts w:cs="Arial"/>
          </w:rPr>
          <w:t xml:space="preserve"> will follow the structure below</w:t>
        </w:r>
      </w:ins>
      <w:ins w:id="873" w:author="Chiarelo, Hugo" w:date="2025-09-03T14:14:00Z" w16du:dateUtc="2025-09-03T17:14:00Z">
        <w:r w:rsidR="00607967" w:rsidRPr="001F0A69">
          <w:rPr>
            <w:rFonts w:cs="Arial"/>
          </w:rPr>
          <w:t xml:space="preserve"> as Output</w:t>
        </w:r>
      </w:ins>
      <w:ins w:id="874" w:author="Alvarenga, Agatha" w:date="2025-05-13T21:20:00Z" w16du:dateUtc="2025-05-14T00:20:00Z">
        <w:r w:rsidRPr="001F0A69">
          <w:rPr>
            <w:rFonts w:cs="Arial"/>
          </w:rPr>
          <w:t>:</w:t>
        </w:r>
      </w:ins>
    </w:p>
    <w:p w14:paraId="6EEBEC7D" w14:textId="77777777" w:rsidR="00A810A7" w:rsidRPr="001F0A69" w:rsidRDefault="00A810A7" w:rsidP="00A810A7">
      <w:pPr>
        <w:pStyle w:val="NormalIndent"/>
        <w:ind w:left="0"/>
        <w:rPr>
          <w:ins w:id="875" w:author="Chiarelo, Hugo" w:date="2025-09-03T14:15:00Z" w16du:dateUtc="2025-09-03T17:15:00Z"/>
          <w:rFonts w:cs="Arial"/>
        </w:rPr>
      </w:pPr>
      <w:ins w:id="876" w:author="Chiarelo, Hugo" w:date="2025-09-03T14:15:00Z" w16du:dateUtc="2025-09-03T17:15:00Z">
        <w:r w:rsidRPr="001F0A69">
          <w:rPr>
            <w:rFonts w:cs="Arial"/>
          </w:rPr>
          <w:t>After every Maintainable Item must be followed by the word “Failure”.</w:t>
        </w:r>
      </w:ins>
    </w:p>
    <w:p w14:paraId="721D93B7" w14:textId="77777777" w:rsidR="008444A3" w:rsidRPr="001F0A69" w:rsidRDefault="008444A3" w:rsidP="008444A3">
      <w:pPr>
        <w:pStyle w:val="NormalIndent"/>
        <w:ind w:left="0"/>
        <w:rPr>
          <w:ins w:id="877" w:author="Alvarenga, Agatha" w:date="2025-05-13T21:21:00Z" w16du:dateUtc="2025-05-14T00:21:00Z"/>
          <w:rFonts w:cs="Arial"/>
        </w:rPr>
      </w:pPr>
    </w:p>
    <w:p w14:paraId="3310D2B9" w14:textId="5736F338" w:rsidR="00A2594D" w:rsidRPr="001F0A69" w:rsidRDefault="00A2594D">
      <w:pPr>
        <w:pStyle w:val="NormalIndent"/>
        <w:ind w:left="0"/>
        <w:jc w:val="center"/>
        <w:rPr>
          <w:ins w:id="878" w:author="Alvarenga, Agatha" w:date="2025-05-13T21:20:00Z" w16du:dateUtc="2025-05-14T00:20:00Z"/>
          <w:rFonts w:cs="Arial"/>
        </w:rPr>
        <w:pPrChange w:id="879" w:author="Alvarenga, Agatha" w:date="2025-05-13T21:21:00Z" w16du:dateUtc="2025-05-14T00:21:00Z">
          <w:pPr>
            <w:pStyle w:val="NormalIndent"/>
          </w:pPr>
        </w:pPrChange>
      </w:pPr>
      <w:ins w:id="880" w:author="Alvarenga, Agatha" w:date="2025-05-13T21:20:00Z" w16du:dateUtc="2025-05-14T00:20:00Z">
        <w:r w:rsidRPr="001F0A69">
          <w:rPr>
            <w:rFonts w:cs="Arial"/>
          </w:rPr>
          <w:t>Maintainable Item + “Failure”</w:t>
        </w:r>
      </w:ins>
    </w:p>
    <w:p w14:paraId="27D0E826" w14:textId="7A0F46CF" w:rsidR="00A2594D" w:rsidRPr="001F0A69" w:rsidRDefault="00A2594D">
      <w:pPr>
        <w:pStyle w:val="NormalIndent"/>
        <w:ind w:left="0"/>
        <w:jc w:val="center"/>
        <w:rPr>
          <w:ins w:id="881" w:author="Alvarenga, Agatha" w:date="2025-05-13T21:20:00Z" w16du:dateUtc="2025-05-14T00:20:00Z"/>
          <w:rFonts w:cs="Arial"/>
        </w:rPr>
        <w:pPrChange w:id="882" w:author="Alvarenga, Agatha" w:date="2025-05-13T21:21:00Z" w16du:dateUtc="2025-05-14T00:21:00Z">
          <w:pPr>
            <w:pStyle w:val="NormalIndent"/>
            <w:ind w:left="0"/>
          </w:pPr>
        </w:pPrChange>
      </w:pPr>
      <w:ins w:id="883" w:author="Alvarenga, Agatha" w:date="2025-05-13T21:20:00Z" w16du:dateUtc="2025-05-14T00:20:00Z">
        <w:r w:rsidRPr="001F0A69">
          <w:rPr>
            <w:rFonts w:cs="Arial"/>
          </w:rPr>
          <w:t>Ex</w:t>
        </w:r>
      </w:ins>
      <w:ins w:id="884" w:author="Alvarenga, Agatha" w:date="2025-05-13T21:21:00Z" w16du:dateUtc="2025-05-14T00:21:00Z">
        <w:r w:rsidR="008444A3" w:rsidRPr="001F0A69">
          <w:rPr>
            <w:rFonts w:cs="Arial"/>
          </w:rPr>
          <w:t>ample</w:t>
        </w:r>
      </w:ins>
      <w:ins w:id="885" w:author="Alvarenga, Agatha" w:date="2025-05-13T21:20:00Z" w16du:dateUtc="2025-05-14T00:20:00Z">
        <w:r w:rsidRPr="001F0A69">
          <w:rPr>
            <w:rFonts w:cs="Arial"/>
          </w:rPr>
          <w:t>: “NDE Bearing Failure”</w:t>
        </w:r>
      </w:ins>
      <w:ins w:id="886" w:author="Chiarelo, Hugo" w:date="2025-10-13T15:29:00Z" w16du:dateUtc="2025-10-13T18:29:00Z">
        <w:r w:rsidR="00E76B5B" w:rsidRPr="001F0A69">
          <w:rPr>
            <w:rFonts w:cs="Arial"/>
          </w:rPr>
          <w:br/>
        </w:r>
      </w:ins>
    </w:p>
    <w:p w14:paraId="4312410E" w14:textId="63866BCF" w:rsidR="00A2594D" w:rsidRPr="001F0A69" w:rsidRDefault="00AC11FC" w:rsidP="00A2594D">
      <w:pPr>
        <w:pStyle w:val="NormalIndent"/>
        <w:ind w:left="0"/>
        <w:rPr>
          <w:ins w:id="887" w:author="Alvarenga, Agatha" w:date="2025-05-13T21:20:00Z" w16du:dateUtc="2025-05-14T00:20:00Z"/>
          <w:rFonts w:cs="Arial"/>
        </w:rPr>
      </w:pPr>
      <w:ins w:id="888" w:author="Chiarelo, Hugo" w:date="2025-10-13T15:28:00Z" w16du:dateUtc="2025-10-13T18:28:00Z">
        <w:r w:rsidRPr="001F0A69">
          <w:rPr>
            <w:rFonts w:cs="Arial"/>
          </w:rPr>
          <w:t>Th</w:t>
        </w:r>
        <w:r w:rsidR="00543745" w:rsidRPr="001F0A69">
          <w:rPr>
            <w:rFonts w:cs="Arial"/>
          </w:rPr>
          <w:t>e Main</w:t>
        </w:r>
      </w:ins>
      <w:ins w:id="889" w:author="Chiarelo, Hugo" w:date="2025-10-13T15:29:00Z" w16du:dateUtc="2025-10-13T18:29:00Z">
        <w:r w:rsidR="00543745" w:rsidRPr="001F0A69">
          <w:rPr>
            <w:rFonts w:cs="Arial"/>
          </w:rPr>
          <w:t xml:space="preserve">tainable Item is </w:t>
        </w:r>
        <w:r w:rsidR="00E76B5B" w:rsidRPr="001F0A69">
          <w:rPr>
            <w:rFonts w:cs="Arial"/>
          </w:rPr>
          <w:t>part of the event that caused the Functional Failure</w:t>
        </w:r>
      </w:ins>
      <w:ins w:id="890" w:author="Chiarelo, Hugo" w:date="2025-10-13T15:30:00Z" w16du:dateUtc="2025-10-13T18:30:00Z">
        <w:r w:rsidR="00433343" w:rsidRPr="001F0A69">
          <w:rPr>
            <w:rFonts w:cs="Arial"/>
          </w:rPr>
          <w:t>, it’s the item present in the Failure</w:t>
        </w:r>
      </w:ins>
      <w:ins w:id="891" w:author="Chiarelo, Hugo" w:date="2025-10-13T15:31:00Z" w16du:dateUtc="2025-10-13T18:31:00Z">
        <w:r w:rsidR="00433343" w:rsidRPr="001F0A69">
          <w:rPr>
            <w:rFonts w:cs="Arial"/>
          </w:rPr>
          <w:t xml:space="preserve"> – Example: “Bearing Failure”</w:t>
        </w:r>
      </w:ins>
    </w:p>
    <w:p w14:paraId="4D24864E" w14:textId="41925200" w:rsidR="00A2594D" w:rsidRPr="001F0A69" w:rsidDel="00A810A7" w:rsidRDefault="00A2594D">
      <w:pPr>
        <w:pStyle w:val="NormalIndent"/>
        <w:ind w:left="0"/>
        <w:rPr>
          <w:ins w:id="892" w:author="Alvarenga, Agatha" w:date="2025-05-13T21:19:00Z" w16du:dateUtc="2025-05-14T00:19:00Z"/>
          <w:del w:id="893" w:author="Chiarelo, Hugo" w:date="2025-09-03T14:15:00Z" w16du:dateUtc="2025-09-03T17:15:00Z"/>
          <w:rFonts w:cs="Arial"/>
        </w:rPr>
        <w:pPrChange w:id="894" w:author="Alvarenga, Agatha" w:date="2025-05-13T21:19:00Z" w16du:dateUtc="2025-05-14T00:19:00Z">
          <w:pPr>
            <w:pStyle w:val="Heading1"/>
            <w:numPr>
              <w:numId w:val="50"/>
            </w:numPr>
            <w:tabs>
              <w:tab w:val="clear" w:pos="1134"/>
            </w:tabs>
            <w:spacing w:line="276" w:lineRule="auto"/>
            <w:ind w:left="720" w:hanging="360"/>
          </w:pPr>
        </w:pPrChange>
      </w:pPr>
      <w:bookmarkStart w:id="895" w:name="_Toc208433221"/>
      <w:bookmarkStart w:id="896" w:name="_Toc211268666"/>
      <w:bookmarkStart w:id="897" w:name="_Toc212622447"/>
      <w:bookmarkEnd w:id="895"/>
      <w:bookmarkEnd w:id="896"/>
      <w:bookmarkEnd w:id="897"/>
    </w:p>
    <w:p w14:paraId="0AB1DEC6" w14:textId="1C7B64B6" w:rsidR="00720DF1" w:rsidRPr="001F0A69" w:rsidRDefault="00720DF1">
      <w:pPr>
        <w:pStyle w:val="Heading1"/>
        <w:numPr>
          <w:ilvl w:val="0"/>
          <w:numId w:val="50"/>
        </w:numPr>
        <w:tabs>
          <w:tab w:val="num" w:pos="1134"/>
        </w:tabs>
        <w:spacing w:line="276" w:lineRule="auto"/>
        <w:ind w:left="1134" w:hanging="1134"/>
        <w:rPr>
          <w:ins w:id="898" w:author="Alvarenga, Agatha" w:date="2025-05-13T21:22:00Z" w16du:dateUtc="2025-05-14T00:22:00Z"/>
          <w:rFonts w:cs="Arial"/>
        </w:rPr>
      </w:pPr>
      <w:bookmarkStart w:id="899" w:name="_Toc212622448"/>
      <w:ins w:id="900" w:author="Alvarenga, Agatha" w:date="2025-05-13T21:22:00Z" w16du:dateUtc="2025-05-14T00:22:00Z">
        <w:r w:rsidRPr="001F0A69">
          <w:rPr>
            <w:rFonts w:cs="Arial"/>
          </w:rPr>
          <w:t>Failure effect</w:t>
        </w:r>
        <w:bookmarkEnd w:id="899"/>
        <w:del w:id="901" w:author="Chiarelo, Hugo" w:date="2025-10-13T15:16:00Z" w16du:dateUtc="2025-10-13T18:16:00Z">
          <w:r w:rsidRPr="001F0A69" w:rsidDel="00B401D1">
            <w:rPr>
              <w:rFonts w:cs="Arial"/>
            </w:rPr>
            <w:delText xml:space="preserve"> severity</w:delText>
          </w:r>
        </w:del>
      </w:ins>
    </w:p>
    <w:p w14:paraId="3B6010A9" w14:textId="56F0BE41" w:rsidR="00720DF1" w:rsidRPr="001F0A69" w:rsidRDefault="00B401D1">
      <w:pPr>
        <w:pStyle w:val="NormalIndent"/>
        <w:ind w:left="0"/>
        <w:rPr>
          <w:ins w:id="902" w:author="Alvarenga, Agatha" w:date="2025-05-13T21:22:00Z" w16du:dateUtc="2025-05-14T00:22:00Z"/>
          <w:rFonts w:cs="Arial"/>
        </w:rPr>
        <w:pPrChange w:id="903" w:author="Chiarelo, Hugo" w:date="2025-10-13T15:17:00Z" w16du:dateUtc="2025-10-13T18:17:00Z">
          <w:pPr>
            <w:pStyle w:val="Heading1"/>
            <w:numPr>
              <w:numId w:val="50"/>
            </w:numPr>
            <w:tabs>
              <w:tab w:val="clear" w:pos="1134"/>
            </w:tabs>
            <w:spacing w:line="276" w:lineRule="auto"/>
            <w:ind w:left="720" w:hanging="360"/>
          </w:pPr>
        </w:pPrChange>
      </w:pPr>
      <w:ins w:id="904" w:author="Chiarelo, Hugo" w:date="2025-10-13T15:16:00Z">
        <w:r w:rsidRPr="001F0A69">
          <w:rPr>
            <w:rFonts w:cs="Arial"/>
          </w:rPr>
          <w:t>Failure effects describe what happens when each failure mode occurs.</w:t>
        </w:r>
        <w:r w:rsidRPr="001F0A69">
          <w:rPr>
            <w:rFonts w:cs="Arial"/>
          </w:rPr>
          <w:br/>
          <w:t>They should include all the information needed to support the evaluation of the consequences of that failure.</w:t>
        </w:r>
      </w:ins>
    </w:p>
    <w:p w14:paraId="4C1B3366" w14:textId="77777777" w:rsidR="00720DF1" w:rsidRPr="001F0A69" w:rsidRDefault="00720DF1">
      <w:pPr>
        <w:pStyle w:val="NormalIndent"/>
        <w:rPr>
          <w:ins w:id="905" w:author="Alvarenga, Agatha" w:date="2025-05-13T21:22:00Z" w16du:dateUtc="2025-05-14T00:22:00Z"/>
          <w:rFonts w:cs="Arial"/>
        </w:rPr>
        <w:pPrChange w:id="906" w:author="Alvarenga, Agatha" w:date="2025-05-13T21:22:00Z" w16du:dateUtc="2025-05-14T00:22:00Z">
          <w:pPr>
            <w:pStyle w:val="Heading1"/>
            <w:numPr>
              <w:numId w:val="50"/>
            </w:numPr>
            <w:tabs>
              <w:tab w:val="clear" w:pos="1134"/>
            </w:tabs>
            <w:spacing w:line="276" w:lineRule="auto"/>
            <w:ind w:left="720" w:hanging="360"/>
          </w:pPr>
        </w:pPrChange>
      </w:pPr>
    </w:p>
    <w:p w14:paraId="1B07B483" w14:textId="77777777" w:rsidR="00720DF1" w:rsidRPr="001F0A69" w:rsidRDefault="00720DF1">
      <w:pPr>
        <w:pStyle w:val="NormalIndent"/>
        <w:rPr>
          <w:ins w:id="907" w:author="Alvarenga, Agatha" w:date="2025-05-13T21:22:00Z" w16du:dateUtc="2025-05-14T00:22:00Z"/>
          <w:rFonts w:cs="Arial"/>
        </w:rPr>
        <w:pPrChange w:id="908" w:author="Alvarenga, Agatha" w:date="2025-05-13T21:22:00Z" w16du:dateUtc="2025-05-14T00:22:00Z">
          <w:pPr>
            <w:pStyle w:val="Heading1"/>
            <w:numPr>
              <w:numId w:val="50"/>
            </w:numPr>
            <w:tabs>
              <w:tab w:val="clear" w:pos="1134"/>
            </w:tabs>
            <w:spacing w:line="276" w:lineRule="auto"/>
            <w:ind w:left="720" w:hanging="360"/>
          </w:pPr>
        </w:pPrChange>
      </w:pPr>
    </w:p>
    <w:p w14:paraId="25964FDD" w14:textId="21C8ED09" w:rsidR="00720DF1" w:rsidRPr="001F0A69" w:rsidRDefault="00720DF1" w:rsidP="00720DF1">
      <w:pPr>
        <w:pStyle w:val="Heading1"/>
        <w:numPr>
          <w:ilvl w:val="0"/>
          <w:numId w:val="50"/>
        </w:numPr>
        <w:tabs>
          <w:tab w:val="num" w:pos="1134"/>
        </w:tabs>
        <w:spacing w:line="276" w:lineRule="auto"/>
        <w:ind w:left="1134" w:hanging="1134"/>
        <w:rPr>
          <w:ins w:id="909" w:author="Alvarenga, Agatha" w:date="2025-05-13T21:22:00Z" w16du:dateUtc="2025-05-14T00:22:00Z"/>
          <w:rFonts w:cs="Arial"/>
        </w:rPr>
      </w:pPr>
      <w:bookmarkStart w:id="910" w:name="_Toc212622449"/>
      <w:ins w:id="911" w:author="Alvarenga, Agatha" w:date="2025-05-13T21:22:00Z" w16du:dateUtc="2025-05-14T00:22:00Z">
        <w:r w:rsidRPr="001F0A69">
          <w:rPr>
            <w:rFonts w:cs="Arial"/>
          </w:rPr>
          <w:lastRenderedPageBreak/>
          <w:t>symptom</w:t>
        </w:r>
        <w:bookmarkEnd w:id="910"/>
      </w:ins>
    </w:p>
    <w:p w14:paraId="78508383" w14:textId="77777777" w:rsidR="00720DF1" w:rsidRPr="001F0A69" w:rsidRDefault="00720DF1" w:rsidP="00720DF1">
      <w:pPr>
        <w:pStyle w:val="NormalIndent"/>
        <w:ind w:left="0"/>
        <w:rPr>
          <w:ins w:id="912" w:author="Alvarenga, Agatha" w:date="2025-05-13T21:22:00Z" w16du:dateUtc="2025-05-14T00:22:00Z"/>
          <w:rFonts w:cs="Arial"/>
        </w:rPr>
      </w:pPr>
    </w:p>
    <w:p w14:paraId="4A1C6B45" w14:textId="77777777" w:rsidR="00A713B0" w:rsidRPr="001F0A69" w:rsidRDefault="00673A1B">
      <w:pPr>
        <w:pStyle w:val="NormalIndent"/>
        <w:ind w:left="0"/>
        <w:rPr>
          <w:ins w:id="913" w:author="Chiarelo, Hugo" w:date="2025-10-13T15:34:00Z" w16du:dateUtc="2025-10-13T18:34:00Z"/>
          <w:rFonts w:cs="Arial"/>
        </w:rPr>
      </w:pPr>
      <w:ins w:id="914" w:author="Alvarenga, Agatha" w:date="2025-05-13T21:23:00Z" w16du:dateUtc="2025-05-14T00:23:00Z">
        <w:r w:rsidRPr="001F0A69">
          <w:rPr>
            <w:rFonts w:cs="Arial"/>
          </w:rPr>
          <w:t>According to ISO14224, the symptom</w:t>
        </w:r>
      </w:ins>
      <w:ins w:id="915" w:author="Alvarenga, Agatha" w:date="2025-06-08T18:49:00Z" w16du:dateUtc="2025-06-08T21:49:00Z">
        <w:r w:rsidR="005313C6" w:rsidRPr="001F0A69">
          <w:rPr>
            <w:rFonts w:cs="Arial"/>
          </w:rPr>
          <w:t xml:space="preserve"> </w:t>
        </w:r>
      </w:ins>
      <w:ins w:id="916" w:author="Alvarenga, Agatha" w:date="2025-05-13T21:23:00Z" w16du:dateUtc="2025-05-14T00:23:00Z">
        <w:del w:id="917" w:author="Chiarelo, Hugo" w:date="2025-10-13T15:32:00Z" w16du:dateUtc="2025-10-13T18:32:00Z">
          <w:r w:rsidRPr="001F0A69" w:rsidDel="001A3FD6">
            <w:rPr>
              <w:rFonts w:cs="Arial"/>
            </w:rPr>
            <w:delText xml:space="preserve">(failure mode) </w:delText>
          </w:r>
        </w:del>
        <w:r w:rsidRPr="001F0A69">
          <w:rPr>
            <w:rFonts w:cs="Arial"/>
          </w:rPr>
          <w:t>is the</w:t>
        </w:r>
      </w:ins>
      <w:ins w:id="918" w:author="Chiarelo, Hugo" w:date="2025-10-13T15:32:00Z" w16du:dateUtc="2025-10-13T18:32:00Z">
        <w:r w:rsidR="001A3FD6" w:rsidRPr="001F0A69">
          <w:rPr>
            <w:rFonts w:cs="Arial"/>
          </w:rPr>
          <w:t xml:space="preserve"> visual</w:t>
        </w:r>
      </w:ins>
      <w:ins w:id="919" w:author="Alvarenga, Agatha" w:date="2025-05-13T21:23:00Z" w16du:dateUtc="2025-05-14T00:23:00Z">
        <w:r w:rsidRPr="001F0A69">
          <w:rPr>
            <w:rFonts w:cs="Arial"/>
          </w:rPr>
          <w:t xml:space="preserve"> effect by which a failure is observed on the failed item. </w:t>
        </w:r>
      </w:ins>
    </w:p>
    <w:p w14:paraId="6D871196" w14:textId="77777777" w:rsidR="00B7765D" w:rsidRPr="001F0A69" w:rsidRDefault="003650DA">
      <w:pPr>
        <w:pStyle w:val="NormalIndent"/>
        <w:ind w:left="0"/>
        <w:rPr>
          <w:ins w:id="920" w:author="Chiarelo, Hugo" w:date="2025-11-03T09:43:00Z" w16du:dateUtc="2025-11-03T12:43:00Z"/>
          <w:rFonts w:cs="Arial"/>
        </w:rPr>
      </w:pPr>
      <w:ins w:id="921" w:author="Chiarelo, Hugo" w:date="2025-10-13T15:32:00Z" w16du:dateUtc="2025-10-13T18:32:00Z">
        <w:r w:rsidRPr="001F0A69">
          <w:rPr>
            <w:rFonts w:cs="Arial"/>
          </w:rPr>
          <w:t xml:space="preserve">Example: </w:t>
        </w:r>
      </w:ins>
    </w:p>
    <w:p w14:paraId="3F3AB9C0" w14:textId="71E20CE0" w:rsidR="003650DA" w:rsidRPr="001F0A69" w:rsidRDefault="003650DA">
      <w:pPr>
        <w:pStyle w:val="NormalIndent"/>
        <w:ind w:left="0"/>
        <w:rPr>
          <w:ins w:id="922" w:author="Chiarelo, Hugo" w:date="2025-10-13T15:32:00Z" w16du:dateUtc="2025-10-13T18:32:00Z"/>
          <w:rFonts w:cs="Arial"/>
        </w:rPr>
      </w:pPr>
      <w:ins w:id="923" w:author="Chiarelo, Hugo" w:date="2025-10-13T15:32:00Z" w16du:dateUtc="2025-10-13T18:32:00Z">
        <w:r w:rsidRPr="001F0A69">
          <w:rPr>
            <w:rFonts w:cs="Arial"/>
          </w:rPr>
          <w:t xml:space="preserve">If it’s a bearing Failure caused by </w:t>
        </w:r>
        <w:proofErr w:type="gramStart"/>
        <w:r w:rsidRPr="001F0A69">
          <w:rPr>
            <w:rFonts w:cs="Arial"/>
          </w:rPr>
          <w:t>a</w:t>
        </w:r>
        <w:proofErr w:type="gramEnd"/>
        <w:r w:rsidRPr="001F0A69">
          <w:rPr>
            <w:rFonts w:cs="Arial"/>
          </w:rPr>
          <w:t xml:space="preserve"> </w:t>
        </w:r>
      </w:ins>
      <w:ins w:id="924" w:author="Chiarelo, Hugo" w:date="2025-11-03T09:43:00Z" w16du:dateUtc="2025-11-03T12:43:00Z">
        <w:r w:rsidR="00B7765D" w:rsidRPr="001F0A69">
          <w:rPr>
            <w:rFonts w:cs="Arial"/>
          </w:rPr>
          <w:t>Unbalance</w:t>
        </w:r>
      </w:ins>
      <w:ins w:id="925" w:author="Chiarelo, Hugo" w:date="2025-10-13T15:32:00Z" w16du:dateUtc="2025-10-13T18:32:00Z">
        <w:r w:rsidRPr="001F0A69">
          <w:rPr>
            <w:rFonts w:cs="Arial"/>
          </w:rPr>
          <w:t>, one of the symptoms observed is the Vi</w:t>
        </w:r>
      </w:ins>
      <w:ins w:id="926" w:author="Chiarelo, Hugo" w:date="2025-10-13T15:33:00Z" w16du:dateUtc="2025-10-13T18:33:00Z">
        <w:r w:rsidRPr="001F0A69">
          <w:rPr>
            <w:rFonts w:cs="Arial"/>
          </w:rPr>
          <w:t xml:space="preserve">bration --&gt; </w:t>
        </w:r>
      </w:ins>
      <w:ins w:id="927" w:author="Chiarelo, Hugo" w:date="2025-10-13T15:34:00Z" w16du:dateUtc="2025-10-13T18:34:00Z">
        <w:r w:rsidR="005B2A1C" w:rsidRPr="001F0A69">
          <w:rPr>
            <w:rFonts w:cs="Arial"/>
          </w:rPr>
          <w:t>The symptom in this case is the Vibration</w:t>
        </w:r>
      </w:ins>
    </w:p>
    <w:p w14:paraId="599C6AF7" w14:textId="016FF5F0" w:rsidR="00720DF1" w:rsidRPr="001F0A69" w:rsidRDefault="00720DF1">
      <w:pPr>
        <w:pStyle w:val="NormalIndent"/>
        <w:ind w:left="0"/>
        <w:rPr>
          <w:ins w:id="928" w:author="Chiarelo, Hugo" w:date="2025-11-03T09:43:00Z" w16du:dateUtc="2025-11-03T12:43:00Z"/>
          <w:rFonts w:cs="Arial"/>
        </w:rPr>
      </w:pPr>
      <w:ins w:id="929" w:author="Alvarenga, Agatha" w:date="2025-05-13T21:22:00Z" w16du:dateUtc="2025-05-14T00:22:00Z">
        <w:r w:rsidRPr="001F0A69">
          <w:rPr>
            <w:rFonts w:cs="Arial"/>
          </w:rPr>
          <w:t>If many failures with “other” are recorded, this can later create a basis for a new failure mode to come in these tables.</w:t>
        </w:r>
      </w:ins>
    </w:p>
    <w:p w14:paraId="3D7820DA" w14:textId="77777777" w:rsidR="00B7765D" w:rsidRPr="001F0A69" w:rsidRDefault="00B7765D">
      <w:pPr>
        <w:pStyle w:val="NormalIndent"/>
        <w:ind w:left="0"/>
        <w:rPr>
          <w:ins w:id="930" w:author="Alvarenga, Agatha" w:date="2025-05-13T21:22:00Z" w16du:dateUtc="2025-05-14T00:22:00Z"/>
          <w:rFonts w:cs="Arial"/>
        </w:rPr>
        <w:pPrChange w:id="931" w:author="Alvarenga, Agatha" w:date="2025-05-13T21:22:00Z" w16du:dateUtc="2025-05-14T00:22:00Z">
          <w:pPr>
            <w:pStyle w:val="NormalIndent"/>
          </w:pPr>
        </w:pPrChange>
      </w:pPr>
    </w:p>
    <w:p w14:paraId="60C07E97" w14:textId="2C2F41A7" w:rsidR="00720DF1" w:rsidRPr="001F0A69" w:rsidRDefault="00720DF1">
      <w:pPr>
        <w:pStyle w:val="NormalIndent"/>
        <w:ind w:left="0"/>
        <w:rPr>
          <w:ins w:id="932" w:author="Alvarenga, Agatha" w:date="2025-05-13T21:22:00Z" w16du:dateUtc="2025-05-14T00:22:00Z"/>
          <w:rFonts w:cs="Arial"/>
        </w:rPr>
        <w:pPrChange w:id="933" w:author="Chiarelo, Hugo" w:date="2025-10-13T15:17:00Z" w16du:dateUtc="2025-10-13T18:17:00Z">
          <w:pPr>
            <w:pStyle w:val="NormalIndent"/>
          </w:pPr>
        </w:pPrChange>
      </w:pPr>
      <w:ins w:id="934" w:author="Alvarenga, Agatha" w:date="2025-05-13T21:22:00Z" w16du:dateUtc="2025-05-14T00:22:00Z">
        <w:r w:rsidRPr="001F0A69">
          <w:rPr>
            <w:rFonts w:cs="Arial"/>
          </w:rPr>
          <w:t>The Failure Mode will be applied against the Maintainable Item.</w:t>
        </w:r>
      </w:ins>
    </w:p>
    <w:p w14:paraId="57DD2211" w14:textId="53C5402B" w:rsidR="00720DF1" w:rsidRPr="001F0A69" w:rsidRDefault="00720DF1" w:rsidP="00CE1AA9">
      <w:pPr>
        <w:pStyle w:val="NormalIndent"/>
        <w:ind w:left="0"/>
        <w:rPr>
          <w:ins w:id="935" w:author="Alvarenga, Agatha" w:date="2025-05-13T21:22:00Z" w16du:dateUtc="2025-05-14T00:22:00Z"/>
          <w:rFonts w:cs="Arial"/>
        </w:rPr>
      </w:pPr>
      <w:ins w:id="936" w:author="Alvarenga, Agatha" w:date="2025-05-13T21:22:00Z" w16du:dateUtc="2025-05-14T00:22:00Z">
        <w:r w:rsidRPr="001F0A69">
          <w:rPr>
            <w:rFonts w:cs="Arial"/>
          </w:rPr>
          <w:t>The list of values is available from table B.6 to B.15 in ISO 14224.</w:t>
        </w:r>
      </w:ins>
    </w:p>
    <w:p w14:paraId="49860765" w14:textId="1B583547" w:rsidR="003E3640" w:rsidRPr="001F0A69" w:rsidRDefault="003E3640" w:rsidP="00720DF1">
      <w:pPr>
        <w:pStyle w:val="NormalIndent"/>
        <w:ind w:left="0"/>
        <w:rPr>
          <w:ins w:id="937" w:author="Chiarelo, Hugo" w:date="2025-11-03T09:44:00Z" w16du:dateUtc="2025-11-03T12:44:00Z"/>
          <w:rFonts w:cs="Arial"/>
        </w:rPr>
      </w:pPr>
      <w:ins w:id="938" w:author="Chiarelo, Hugo" w:date="2025-09-03T17:58:00Z" w16du:dateUtc="2025-09-03T20:58:00Z">
        <w:r w:rsidRPr="001F0A69">
          <w:rPr>
            <w:rFonts w:cs="Arial"/>
          </w:rPr>
          <w:t xml:space="preserve">Here is the compilation of </w:t>
        </w:r>
      </w:ins>
      <w:ins w:id="939" w:author="Chiarelo, Hugo" w:date="2025-09-03T17:59:00Z" w16du:dateUtc="2025-09-03T20:59:00Z">
        <w:r w:rsidRPr="001F0A69">
          <w:rPr>
            <w:rFonts w:cs="Arial"/>
          </w:rPr>
          <w:t xml:space="preserve">all the Symptoms </w:t>
        </w:r>
        <w:r w:rsidR="0010390F" w:rsidRPr="001F0A69">
          <w:rPr>
            <w:rFonts w:cs="Arial"/>
          </w:rPr>
          <w:t>associated with t</w:t>
        </w:r>
      </w:ins>
      <w:ins w:id="940" w:author="Chiarelo, Hugo" w:date="2025-09-03T18:00:00Z" w16du:dateUtc="2025-09-03T21:00:00Z">
        <w:r w:rsidR="0010390F" w:rsidRPr="001F0A69">
          <w:rPr>
            <w:rFonts w:cs="Arial"/>
          </w:rPr>
          <w:t>he suggested Item Class as defined in ISO 14224.</w:t>
        </w:r>
      </w:ins>
    </w:p>
    <w:p w14:paraId="5301B91B" w14:textId="77777777" w:rsidR="00B7765D" w:rsidRPr="001F0A69" w:rsidRDefault="00B7765D" w:rsidP="00720DF1">
      <w:pPr>
        <w:pStyle w:val="NormalIndent"/>
        <w:ind w:left="0"/>
        <w:rPr>
          <w:ins w:id="941" w:author="Alvarenga, Agatha" w:date="2025-05-13T21:22:00Z" w16du:dateUtc="2025-05-14T00:22:00Z"/>
          <w:rFonts w:cs="Arial"/>
        </w:rPr>
      </w:pPr>
    </w:p>
    <w:p w14:paraId="2686E8A9" w14:textId="34D37601" w:rsidR="00720DF1" w:rsidRPr="001F0A69" w:rsidRDefault="00DA2A99">
      <w:pPr>
        <w:pStyle w:val="NormalIndent"/>
        <w:ind w:left="0"/>
        <w:rPr>
          <w:ins w:id="942" w:author="Chiarelo, Hugo" w:date="2025-09-03T19:17:00Z" w16du:dateUtc="2025-09-03T22:17:00Z"/>
          <w:rFonts w:cs="Arial"/>
        </w:rPr>
      </w:pPr>
      <w:ins w:id="943" w:author="Chiarelo, Hugo" w:date="2025-09-03T18:28:00Z" w16du:dateUtc="2025-09-03T21:28:00Z">
        <w:r w:rsidRPr="001F0A69">
          <w:rPr>
            <w:rFonts w:cs="Arial"/>
            <w:noProof/>
          </w:rPr>
          <w:drawing>
            <wp:inline distT="0" distB="0" distL="0" distR="0" wp14:anchorId="720B5ADB" wp14:editId="10C5BFA1">
              <wp:extent cx="6620186" cy="3708492"/>
              <wp:effectExtent l="19050" t="19050" r="28575" b="25400"/>
              <wp:docPr id="168566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36046" cy="3717376"/>
                      </a:xfrm>
                      <a:prstGeom prst="rect">
                        <a:avLst/>
                      </a:prstGeom>
                      <a:noFill/>
                      <a:ln>
                        <a:solidFill>
                          <a:schemeClr val="accent1"/>
                        </a:solidFill>
                      </a:ln>
                    </pic:spPr>
                  </pic:pic>
                </a:graphicData>
              </a:graphic>
            </wp:inline>
          </w:drawing>
        </w:r>
      </w:ins>
    </w:p>
    <w:p w14:paraId="5877AE86" w14:textId="77777777" w:rsidR="005A78FB" w:rsidRPr="001F0A69" w:rsidRDefault="005A78FB">
      <w:pPr>
        <w:pStyle w:val="NormalIndent"/>
        <w:ind w:left="0"/>
        <w:rPr>
          <w:ins w:id="944" w:author="Chiarelo, Hugo" w:date="2025-09-03T19:17:00Z" w16du:dateUtc="2025-09-03T22:17:00Z"/>
          <w:rFonts w:cs="Arial"/>
        </w:rPr>
      </w:pPr>
    </w:p>
    <w:p w14:paraId="752545EB" w14:textId="189B0B85" w:rsidR="0070682C" w:rsidRPr="001F0A69" w:rsidRDefault="00D361B8" w:rsidP="00141A4E">
      <w:pPr>
        <w:pStyle w:val="NormalIndent"/>
        <w:ind w:left="0"/>
        <w:jc w:val="left"/>
        <w:rPr>
          <w:ins w:id="945" w:author="Chiarelo, Hugo" w:date="2025-09-10T14:44:00Z" w16du:dateUtc="2025-09-10T17:44:00Z"/>
          <w:rFonts w:cs="Arial"/>
        </w:rPr>
      </w:pPr>
      <w:ins w:id="946" w:author="Chiarelo, Hugo" w:date="2025-09-03T19:17:00Z" w16du:dateUtc="2025-09-03T22:17:00Z">
        <w:r w:rsidRPr="001F0A69">
          <w:rPr>
            <w:rFonts w:cs="Arial"/>
          </w:rPr>
          <w:t xml:space="preserve">This </w:t>
        </w:r>
      </w:ins>
      <w:ins w:id="947" w:author="Chiarelo, Hugo" w:date="2025-09-03T19:18:00Z" w16du:dateUtc="2025-09-03T22:18:00Z">
        <w:r w:rsidRPr="001F0A69">
          <w:rPr>
            <w:rFonts w:cs="Arial"/>
          </w:rPr>
          <w:t xml:space="preserve">list </w:t>
        </w:r>
      </w:ins>
      <w:ins w:id="948" w:author="Chiarelo, Hugo" w:date="2025-09-10T10:17:00Z" w16du:dateUtc="2025-09-10T13:17:00Z">
        <w:r w:rsidR="00EB0DC8" w:rsidRPr="001F0A69">
          <w:rPr>
            <w:rFonts w:cs="Arial"/>
          </w:rPr>
          <w:t xml:space="preserve">of all the symptoms available in </w:t>
        </w:r>
      </w:ins>
      <w:ins w:id="949" w:author="Chiarelo, Hugo" w:date="2025-11-03T09:44:00Z" w16du:dateUtc="2025-11-03T12:44:00Z">
        <w:r w:rsidR="00B7765D" w:rsidRPr="001F0A69">
          <w:rPr>
            <w:rFonts w:cs="Arial"/>
          </w:rPr>
          <w:t>ISO</w:t>
        </w:r>
      </w:ins>
      <w:ins w:id="950" w:author="Chiarelo, Hugo" w:date="2025-09-10T10:17:00Z" w16du:dateUtc="2025-09-10T13:17:00Z">
        <w:r w:rsidR="00EB0DC8" w:rsidRPr="001F0A69">
          <w:rPr>
            <w:rFonts w:cs="Arial"/>
          </w:rPr>
          <w:t xml:space="preserve"> 14224, but not </w:t>
        </w:r>
        <w:r w:rsidR="00550EE0" w:rsidRPr="001F0A69">
          <w:rPr>
            <w:rFonts w:cs="Arial"/>
          </w:rPr>
          <w:t>connected to any Equipment Unit</w:t>
        </w:r>
      </w:ins>
      <w:ins w:id="951" w:author="Chiarelo, Hugo" w:date="2025-09-10T10:18:00Z" w16du:dateUtc="2025-09-10T13:18:00Z">
        <w:r w:rsidR="00550EE0" w:rsidRPr="001F0A69">
          <w:rPr>
            <w:rFonts w:cs="Arial"/>
          </w:rPr>
          <w:t>, only all the available</w:t>
        </w:r>
      </w:ins>
      <w:ins w:id="952" w:author="Chiarelo, Hugo" w:date="2025-09-10T10:27:00Z" w16du:dateUtc="2025-09-10T13:27:00Z">
        <w:r w:rsidR="00141A4E" w:rsidRPr="001F0A69">
          <w:rPr>
            <w:rFonts w:cs="Arial"/>
          </w:rPr>
          <w:t>:</w:t>
        </w:r>
      </w:ins>
    </w:p>
    <w:p w14:paraId="2578C5A2" w14:textId="77777777" w:rsidR="0070682C" w:rsidRPr="001F0A69" w:rsidRDefault="0070682C" w:rsidP="00141A4E">
      <w:pPr>
        <w:pStyle w:val="NormalIndent"/>
        <w:ind w:left="0"/>
        <w:jc w:val="left"/>
        <w:rPr>
          <w:ins w:id="953" w:author="Chiarelo, Hugo" w:date="2025-09-10T14:44:00Z" w16du:dateUtc="2025-09-10T17:44:00Z"/>
          <w:rFonts w:cs="Arial"/>
        </w:rPr>
      </w:pPr>
    </w:p>
    <w:p w14:paraId="02D0C687" w14:textId="4DDBF588" w:rsidR="00141A4E" w:rsidRPr="001F0A69" w:rsidRDefault="0070682C">
      <w:pPr>
        <w:pStyle w:val="NormalIndent"/>
        <w:ind w:left="0"/>
        <w:jc w:val="center"/>
        <w:rPr>
          <w:ins w:id="954" w:author="Chiarelo, Hugo" w:date="2025-09-10T10:27:00Z" w16du:dateUtc="2025-09-10T13:27:00Z"/>
          <w:rFonts w:cs="Arial"/>
        </w:rPr>
        <w:pPrChange w:id="955" w:author="Chiarelo, Hugo" w:date="2025-09-10T14:44:00Z" w16du:dateUtc="2025-09-10T17:44:00Z">
          <w:pPr>
            <w:pStyle w:val="NormalIndent"/>
            <w:ind w:left="0"/>
          </w:pPr>
        </w:pPrChange>
      </w:pPr>
      <w:ins w:id="956" w:author="Chiarelo, Hugo" w:date="2025-09-10T14:44:00Z" w16du:dateUtc="2025-09-10T17:44:00Z">
        <w:r w:rsidRPr="001F0A69">
          <w:rPr>
            <w:rFonts w:cs="Arial"/>
          </w:rPr>
          <w:t xml:space="preserve">Table </w:t>
        </w:r>
        <w:r w:rsidR="0009761E" w:rsidRPr="001F0A69">
          <w:rPr>
            <w:rFonts w:cs="Arial"/>
          </w:rPr>
          <w:t xml:space="preserve">– </w:t>
        </w:r>
      </w:ins>
      <w:ins w:id="957" w:author="Chiarelo, Hugo" w:date="2025-09-29T09:05:00Z" w16du:dateUtc="2025-09-29T12:05:00Z">
        <w:r w:rsidR="000A3C39" w:rsidRPr="001F0A69">
          <w:rPr>
            <w:rFonts w:cs="Arial"/>
          </w:rPr>
          <w:t>Failure Mode (Symptoms)</w:t>
        </w:r>
      </w:ins>
      <w:ins w:id="958" w:author="Chiarelo, Hugo" w:date="2025-09-10T10:27:00Z" w16du:dateUtc="2025-09-10T13:27:00Z">
        <w:r w:rsidR="00141A4E" w:rsidRPr="001F0A69">
          <w:rPr>
            <w:rFonts w:cs="Arial"/>
          </w:rPr>
          <w:br/>
        </w:r>
      </w:ins>
    </w:p>
    <w:tbl>
      <w:tblPr>
        <w:tblW w:w="5220" w:type="dxa"/>
        <w:tblLook w:val="04A0" w:firstRow="1" w:lastRow="0" w:firstColumn="1" w:lastColumn="0" w:noHBand="0" w:noVBand="1"/>
        <w:tblPrChange w:id="959" w:author="Chiarelo, Hugo" w:date="2025-09-10T10:27:00Z" w16du:dateUtc="2025-09-10T13:27:00Z">
          <w:tblPr>
            <w:tblW w:w="5220" w:type="dxa"/>
            <w:tblLook w:val="04A0" w:firstRow="1" w:lastRow="0" w:firstColumn="1" w:lastColumn="0" w:noHBand="0" w:noVBand="1"/>
          </w:tblPr>
        </w:tblPrChange>
      </w:tblPr>
      <w:tblGrid>
        <w:gridCol w:w="1860"/>
        <w:gridCol w:w="3360"/>
        <w:tblGridChange w:id="960">
          <w:tblGrid>
            <w:gridCol w:w="1860"/>
            <w:gridCol w:w="3360"/>
          </w:tblGrid>
        </w:tblGridChange>
      </w:tblGrid>
      <w:tr w:rsidR="00141A4E" w:rsidRPr="001F0A69" w14:paraId="5DCCFA79" w14:textId="77777777" w:rsidTr="00141A4E">
        <w:trPr>
          <w:trHeight w:val="20"/>
          <w:ins w:id="961" w:author="Chiarelo, Hugo" w:date="2025-09-10T10:27:00Z"/>
          <w:trPrChange w:id="962" w:author="Chiarelo, Hugo" w:date="2025-09-10T10:27:00Z" w16du:dateUtc="2025-09-10T13:27:00Z">
            <w:trPr>
              <w:trHeight w:val="972"/>
            </w:trPr>
          </w:trPrChange>
        </w:trPr>
        <w:tc>
          <w:tcPr>
            <w:tcW w:w="1860" w:type="dxa"/>
            <w:tcBorders>
              <w:top w:val="single" w:sz="8" w:space="0" w:color="231F20"/>
              <w:left w:val="single" w:sz="8" w:space="0" w:color="231F20"/>
              <w:bottom w:val="single" w:sz="8" w:space="0" w:color="231F20"/>
              <w:right w:val="single" w:sz="8" w:space="0" w:color="231F20"/>
            </w:tcBorders>
            <w:shd w:val="clear" w:color="000000" w:fill="C0E6F5"/>
            <w:vAlign w:val="center"/>
            <w:hideMark/>
            <w:tcPrChange w:id="963" w:author="Chiarelo, Hugo" w:date="2025-09-10T10:27:00Z" w16du:dateUtc="2025-09-10T13:27:00Z">
              <w:tcPr>
                <w:tcW w:w="1860" w:type="dxa"/>
                <w:tcBorders>
                  <w:top w:val="single" w:sz="8" w:space="0" w:color="231F20"/>
                  <w:left w:val="single" w:sz="8" w:space="0" w:color="231F20"/>
                  <w:bottom w:val="single" w:sz="8" w:space="0" w:color="231F20"/>
                  <w:right w:val="single" w:sz="8" w:space="0" w:color="231F20"/>
                </w:tcBorders>
                <w:shd w:val="clear" w:color="000000" w:fill="C0E6F5"/>
                <w:vAlign w:val="center"/>
                <w:hideMark/>
              </w:tcPr>
            </w:tcPrChange>
          </w:tcPr>
          <w:p w14:paraId="1E5CDA59" w14:textId="77777777" w:rsidR="00141A4E" w:rsidRPr="001F0A69" w:rsidRDefault="00141A4E" w:rsidP="00141A4E">
            <w:pPr>
              <w:widowControl/>
              <w:rPr>
                <w:ins w:id="964" w:author="Chiarelo, Hugo" w:date="2025-09-10T10:27:00Z" w16du:dateUtc="2025-09-10T13:27:00Z"/>
                <w:rFonts w:cs="Arial"/>
                <w:b/>
                <w:bCs/>
                <w:color w:val="231F20"/>
                <w:sz w:val="16"/>
                <w:szCs w:val="16"/>
                <w:rPrChange w:id="965" w:author="Chiarelo, Hugo" w:date="2025-11-03T10:58:00Z" w16du:dateUtc="2025-11-03T13:58:00Z">
                  <w:rPr>
                    <w:ins w:id="966" w:author="Chiarelo, Hugo" w:date="2025-09-10T10:27:00Z" w16du:dateUtc="2025-09-10T13:27:00Z"/>
                    <w:rFonts w:ascii="Cambria" w:hAnsi="Cambria" w:cs="Arial"/>
                    <w:b/>
                    <w:bCs/>
                    <w:color w:val="231F20"/>
                    <w:sz w:val="18"/>
                    <w:szCs w:val="18"/>
                  </w:rPr>
                </w:rPrChange>
              </w:rPr>
            </w:pPr>
            <w:ins w:id="967" w:author="Chiarelo, Hugo" w:date="2025-09-10T10:27:00Z" w16du:dateUtc="2025-09-10T13:27:00Z">
              <w:r w:rsidRPr="001F0A69">
                <w:rPr>
                  <w:rFonts w:cs="Arial"/>
                  <w:b/>
                  <w:bCs/>
                  <w:color w:val="231F20"/>
                  <w:sz w:val="16"/>
                  <w:szCs w:val="16"/>
                  <w:rPrChange w:id="968" w:author="Chiarelo, Hugo" w:date="2025-11-03T10:58:00Z" w16du:dateUtc="2025-11-03T13:58:00Z">
                    <w:rPr>
                      <w:rFonts w:ascii="Cambria" w:hAnsi="Cambria" w:cs="Arial"/>
                      <w:b/>
                      <w:bCs/>
                      <w:color w:val="231F20"/>
                      <w:sz w:val="18"/>
                      <w:szCs w:val="18"/>
                    </w:rPr>
                  </w:rPrChange>
                </w:rPr>
                <w:t>Failure mode code</w:t>
              </w:r>
            </w:ins>
          </w:p>
        </w:tc>
        <w:tc>
          <w:tcPr>
            <w:tcW w:w="3360" w:type="dxa"/>
            <w:tcBorders>
              <w:top w:val="single" w:sz="8" w:space="0" w:color="231F20"/>
              <w:left w:val="nil"/>
              <w:bottom w:val="single" w:sz="8" w:space="0" w:color="231F20"/>
              <w:right w:val="single" w:sz="8" w:space="0" w:color="231F20"/>
            </w:tcBorders>
            <w:shd w:val="clear" w:color="000000" w:fill="C0E6F5"/>
            <w:vAlign w:val="center"/>
            <w:hideMark/>
            <w:tcPrChange w:id="969" w:author="Chiarelo, Hugo" w:date="2025-09-10T10:27:00Z" w16du:dateUtc="2025-09-10T13:27:00Z">
              <w:tcPr>
                <w:tcW w:w="3360" w:type="dxa"/>
                <w:tcBorders>
                  <w:top w:val="single" w:sz="8" w:space="0" w:color="231F20"/>
                  <w:left w:val="nil"/>
                  <w:bottom w:val="single" w:sz="8" w:space="0" w:color="231F20"/>
                  <w:right w:val="single" w:sz="8" w:space="0" w:color="231F20"/>
                </w:tcBorders>
                <w:shd w:val="clear" w:color="000000" w:fill="C0E6F5"/>
                <w:vAlign w:val="center"/>
                <w:hideMark/>
              </w:tcPr>
            </w:tcPrChange>
          </w:tcPr>
          <w:p w14:paraId="6B314FBD" w14:textId="77777777" w:rsidR="00141A4E" w:rsidRPr="001F0A69" w:rsidRDefault="00141A4E" w:rsidP="00141A4E">
            <w:pPr>
              <w:widowControl/>
              <w:ind w:firstLineChars="400" w:firstLine="643"/>
              <w:rPr>
                <w:ins w:id="970" w:author="Chiarelo, Hugo" w:date="2025-09-10T10:27:00Z" w16du:dateUtc="2025-09-10T13:27:00Z"/>
                <w:rFonts w:cs="Arial"/>
                <w:b/>
                <w:bCs/>
                <w:color w:val="231F20"/>
                <w:sz w:val="16"/>
                <w:szCs w:val="16"/>
                <w:rPrChange w:id="971" w:author="Chiarelo, Hugo" w:date="2025-11-03T10:58:00Z" w16du:dateUtc="2025-11-03T13:58:00Z">
                  <w:rPr>
                    <w:ins w:id="972" w:author="Chiarelo, Hugo" w:date="2025-09-10T10:27:00Z" w16du:dateUtc="2025-09-10T13:27:00Z"/>
                    <w:rFonts w:ascii="Cambria" w:hAnsi="Cambria" w:cs="Arial"/>
                    <w:b/>
                    <w:bCs/>
                    <w:color w:val="231F20"/>
                    <w:sz w:val="18"/>
                    <w:szCs w:val="18"/>
                  </w:rPr>
                </w:rPrChange>
              </w:rPr>
            </w:pPr>
            <w:ins w:id="973" w:author="Chiarelo, Hugo" w:date="2025-09-10T10:27:00Z" w16du:dateUtc="2025-09-10T13:27:00Z">
              <w:r w:rsidRPr="001F0A69">
                <w:rPr>
                  <w:rFonts w:cs="Arial"/>
                  <w:b/>
                  <w:bCs/>
                  <w:color w:val="231F20"/>
                  <w:sz w:val="16"/>
                  <w:szCs w:val="16"/>
                  <w:rPrChange w:id="974" w:author="Chiarelo, Hugo" w:date="2025-11-03T10:58:00Z" w16du:dateUtc="2025-11-03T13:58:00Z">
                    <w:rPr>
                      <w:rFonts w:ascii="Cambria" w:hAnsi="Cambria" w:cs="Arial"/>
                      <w:b/>
                      <w:bCs/>
                      <w:color w:val="231F20"/>
                      <w:sz w:val="18"/>
                      <w:szCs w:val="18"/>
                    </w:rPr>
                  </w:rPrChange>
                </w:rPr>
                <w:t>Failure mode description</w:t>
              </w:r>
            </w:ins>
          </w:p>
        </w:tc>
      </w:tr>
      <w:tr w:rsidR="00141A4E" w:rsidRPr="001F0A69" w14:paraId="01E0CBFE" w14:textId="77777777" w:rsidTr="00141A4E">
        <w:trPr>
          <w:trHeight w:val="20"/>
          <w:ins w:id="975" w:author="Chiarelo, Hugo" w:date="2025-09-10T10:27:00Z"/>
          <w:trPrChange w:id="976"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977"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1BB1D4B1" w14:textId="77777777" w:rsidR="00141A4E" w:rsidRPr="001F0A69" w:rsidRDefault="00141A4E" w:rsidP="00141A4E">
            <w:pPr>
              <w:widowControl/>
              <w:rPr>
                <w:ins w:id="978" w:author="Chiarelo, Hugo" w:date="2025-09-10T10:27:00Z" w16du:dateUtc="2025-09-10T13:27:00Z"/>
                <w:rFonts w:cs="Arial"/>
                <w:color w:val="231F20"/>
                <w:sz w:val="16"/>
                <w:szCs w:val="16"/>
                <w:rPrChange w:id="979" w:author="Chiarelo, Hugo" w:date="2025-11-03T10:58:00Z" w16du:dateUtc="2025-11-03T13:58:00Z">
                  <w:rPr>
                    <w:ins w:id="980" w:author="Chiarelo, Hugo" w:date="2025-09-10T10:27:00Z" w16du:dateUtc="2025-09-10T13:27:00Z"/>
                    <w:rFonts w:ascii="Cambria" w:hAnsi="Cambria" w:cs="Arial"/>
                    <w:color w:val="231F20"/>
                    <w:sz w:val="20"/>
                  </w:rPr>
                </w:rPrChange>
              </w:rPr>
            </w:pPr>
            <w:ins w:id="981" w:author="Chiarelo, Hugo" w:date="2025-09-10T10:27:00Z" w16du:dateUtc="2025-09-10T13:27:00Z">
              <w:r w:rsidRPr="001F0A69">
                <w:rPr>
                  <w:rFonts w:cs="Arial"/>
                  <w:color w:val="231F20"/>
                  <w:sz w:val="16"/>
                  <w:szCs w:val="16"/>
                  <w:rPrChange w:id="982" w:author="Chiarelo, Hugo" w:date="2025-11-03T10:58:00Z" w16du:dateUtc="2025-11-03T13:58:00Z">
                    <w:rPr>
                      <w:rFonts w:ascii="Cambria" w:hAnsi="Cambria" w:cs="Arial"/>
                      <w:color w:val="231F20"/>
                      <w:sz w:val="20"/>
                    </w:rPr>
                  </w:rPrChange>
                </w:rPr>
                <w:t>AIR</w:t>
              </w:r>
            </w:ins>
          </w:p>
        </w:tc>
        <w:tc>
          <w:tcPr>
            <w:tcW w:w="3360" w:type="dxa"/>
            <w:tcBorders>
              <w:top w:val="nil"/>
              <w:left w:val="nil"/>
              <w:bottom w:val="single" w:sz="8" w:space="0" w:color="231F20"/>
              <w:right w:val="single" w:sz="8" w:space="0" w:color="231F20"/>
            </w:tcBorders>
            <w:vAlign w:val="center"/>
            <w:hideMark/>
            <w:tcPrChange w:id="983"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103950E3" w14:textId="77777777" w:rsidR="00141A4E" w:rsidRPr="001F0A69" w:rsidRDefault="00141A4E" w:rsidP="00141A4E">
            <w:pPr>
              <w:widowControl/>
              <w:rPr>
                <w:ins w:id="984" w:author="Chiarelo, Hugo" w:date="2025-09-10T10:27:00Z" w16du:dateUtc="2025-09-10T13:27:00Z"/>
                <w:rFonts w:cs="Arial"/>
                <w:color w:val="231F20"/>
                <w:sz w:val="16"/>
                <w:szCs w:val="16"/>
                <w:rPrChange w:id="985" w:author="Chiarelo, Hugo" w:date="2025-11-03T10:58:00Z" w16du:dateUtc="2025-11-03T13:58:00Z">
                  <w:rPr>
                    <w:ins w:id="986" w:author="Chiarelo, Hugo" w:date="2025-09-10T10:27:00Z" w16du:dateUtc="2025-09-10T13:27:00Z"/>
                    <w:rFonts w:ascii="Cambria" w:hAnsi="Cambria" w:cs="Arial"/>
                    <w:color w:val="231F20"/>
                    <w:sz w:val="20"/>
                  </w:rPr>
                </w:rPrChange>
              </w:rPr>
            </w:pPr>
            <w:ins w:id="987" w:author="Chiarelo, Hugo" w:date="2025-09-10T10:27:00Z" w16du:dateUtc="2025-09-10T13:27:00Z">
              <w:r w:rsidRPr="001F0A69">
                <w:rPr>
                  <w:rFonts w:cs="Arial"/>
                  <w:color w:val="231F20"/>
                  <w:sz w:val="16"/>
                  <w:szCs w:val="16"/>
                  <w:rPrChange w:id="988" w:author="Chiarelo, Hugo" w:date="2025-11-03T10:58:00Z" w16du:dateUtc="2025-11-03T13:58:00Z">
                    <w:rPr>
                      <w:rFonts w:ascii="Cambria" w:hAnsi="Cambria" w:cs="Arial"/>
                      <w:color w:val="231F20"/>
                      <w:sz w:val="20"/>
                    </w:rPr>
                  </w:rPrChange>
                </w:rPr>
                <w:t>Abnormal instrument reading</w:t>
              </w:r>
            </w:ins>
          </w:p>
        </w:tc>
      </w:tr>
      <w:tr w:rsidR="00141A4E" w:rsidRPr="001F0A69" w14:paraId="45816D42" w14:textId="77777777" w:rsidTr="00141A4E">
        <w:trPr>
          <w:trHeight w:val="20"/>
          <w:ins w:id="989" w:author="Chiarelo, Hugo" w:date="2025-09-10T10:27:00Z"/>
          <w:trPrChange w:id="990"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991"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27FE733E" w14:textId="77777777" w:rsidR="00141A4E" w:rsidRPr="001F0A69" w:rsidRDefault="00141A4E" w:rsidP="00141A4E">
            <w:pPr>
              <w:widowControl/>
              <w:rPr>
                <w:ins w:id="992" w:author="Chiarelo, Hugo" w:date="2025-09-10T10:27:00Z" w16du:dateUtc="2025-09-10T13:27:00Z"/>
                <w:rFonts w:cs="Arial"/>
                <w:color w:val="231F20"/>
                <w:sz w:val="16"/>
                <w:szCs w:val="16"/>
                <w:rPrChange w:id="993" w:author="Chiarelo, Hugo" w:date="2025-11-03T10:58:00Z" w16du:dateUtc="2025-11-03T13:58:00Z">
                  <w:rPr>
                    <w:ins w:id="994" w:author="Chiarelo, Hugo" w:date="2025-09-10T10:27:00Z" w16du:dateUtc="2025-09-10T13:27:00Z"/>
                    <w:rFonts w:ascii="Cambria" w:hAnsi="Cambria" w:cs="Arial"/>
                    <w:color w:val="231F20"/>
                    <w:sz w:val="20"/>
                  </w:rPr>
                </w:rPrChange>
              </w:rPr>
            </w:pPr>
            <w:ins w:id="995" w:author="Chiarelo, Hugo" w:date="2025-09-10T10:27:00Z" w16du:dateUtc="2025-09-10T13:27:00Z">
              <w:r w:rsidRPr="001F0A69">
                <w:rPr>
                  <w:rFonts w:cs="Arial"/>
                  <w:color w:val="231F20"/>
                  <w:sz w:val="16"/>
                  <w:szCs w:val="16"/>
                  <w:rPrChange w:id="996" w:author="Chiarelo, Hugo" w:date="2025-11-03T10:58:00Z" w16du:dateUtc="2025-11-03T13:58:00Z">
                    <w:rPr>
                      <w:rFonts w:ascii="Cambria" w:hAnsi="Cambria" w:cs="Arial"/>
                      <w:color w:val="231F20"/>
                      <w:sz w:val="20"/>
                    </w:rPr>
                  </w:rPrChange>
                </w:rPr>
                <w:t>BRD</w:t>
              </w:r>
            </w:ins>
          </w:p>
        </w:tc>
        <w:tc>
          <w:tcPr>
            <w:tcW w:w="3360" w:type="dxa"/>
            <w:tcBorders>
              <w:top w:val="nil"/>
              <w:left w:val="nil"/>
              <w:bottom w:val="single" w:sz="8" w:space="0" w:color="231F20"/>
              <w:right w:val="single" w:sz="8" w:space="0" w:color="231F20"/>
            </w:tcBorders>
            <w:vAlign w:val="center"/>
            <w:hideMark/>
            <w:tcPrChange w:id="997"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6797CC31" w14:textId="77777777" w:rsidR="00141A4E" w:rsidRPr="001F0A69" w:rsidRDefault="00141A4E" w:rsidP="00141A4E">
            <w:pPr>
              <w:widowControl/>
              <w:rPr>
                <w:ins w:id="998" w:author="Chiarelo, Hugo" w:date="2025-09-10T10:27:00Z" w16du:dateUtc="2025-09-10T13:27:00Z"/>
                <w:rFonts w:cs="Arial"/>
                <w:color w:val="231F20"/>
                <w:sz w:val="16"/>
                <w:szCs w:val="16"/>
                <w:rPrChange w:id="999" w:author="Chiarelo, Hugo" w:date="2025-11-03T10:58:00Z" w16du:dateUtc="2025-11-03T13:58:00Z">
                  <w:rPr>
                    <w:ins w:id="1000" w:author="Chiarelo, Hugo" w:date="2025-09-10T10:27:00Z" w16du:dateUtc="2025-09-10T13:27:00Z"/>
                    <w:rFonts w:ascii="Cambria" w:hAnsi="Cambria" w:cs="Arial"/>
                    <w:color w:val="231F20"/>
                    <w:sz w:val="20"/>
                  </w:rPr>
                </w:rPrChange>
              </w:rPr>
            </w:pPr>
            <w:ins w:id="1001" w:author="Chiarelo, Hugo" w:date="2025-09-10T10:27:00Z" w16du:dateUtc="2025-09-10T13:27:00Z">
              <w:r w:rsidRPr="001F0A69">
                <w:rPr>
                  <w:rFonts w:cs="Arial"/>
                  <w:color w:val="231F20"/>
                  <w:sz w:val="16"/>
                  <w:szCs w:val="16"/>
                  <w:rPrChange w:id="1002" w:author="Chiarelo, Hugo" w:date="2025-11-03T10:58:00Z" w16du:dateUtc="2025-11-03T13:58:00Z">
                    <w:rPr>
                      <w:rFonts w:ascii="Cambria" w:hAnsi="Cambria" w:cs="Arial"/>
                      <w:color w:val="231F20"/>
                      <w:sz w:val="20"/>
                    </w:rPr>
                  </w:rPrChange>
                </w:rPr>
                <w:t>Breakdown</w:t>
              </w:r>
            </w:ins>
          </w:p>
        </w:tc>
      </w:tr>
      <w:tr w:rsidR="00141A4E" w:rsidRPr="001F0A69" w14:paraId="5454155F" w14:textId="77777777" w:rsidTr="00141A4E">
        <w:trPr>
          <w:trHeight w:val="20"/>
          <w:ins w:id="1003" w:author="Chiarelo, Hugo" w:date="2025-09-10T10:27:00Z"/>
          <w:trPrChange w:id="1004"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005"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114967AD" w14:textId="77777777" w:rsidR="00141A4E" w:rsidRPr="001F0A69" w:rsidRDefault="00141A4E" w:rsidP="00141A4E">
            <w:pPr>
              <w:widowControl/>
              <w:rPr>
                <w:ins w:id="1006" w:author="Chiarelo, Hugo" w:date="2025-09-10T10:27:00Z" w16du:dateUtc="2025-09-10T13:27:00Z"/>
                <w:rFonts w:cs="Arial"/>
                <w:color w:val="231F20"/>
                <w:sz w:val="16"/>
                <w:szCs w:val="16"/>
                <w:rPrChange w:id="1007" w:author="Chiarelo, Hugo" w:date="2025-11-03T10:58:00Z" w16du:dateUtc="2025-11-03T13:58:00Z">
                  <w:rPr>
                    <w:ins w:id="1008" w:author="Chiarelo, Hugo" w:date="2025-09-10T10:27:00Z" w16du:dateUtc="2025-09-10T13:27:00Z"/>
                    <w:rFonts w:ascii="Cambria" w:hAnsi="Cambria" w:cs="Arial"/>
                    <w:color w:val="231F20"/>
                    <w:sz w:val="20"/>
                  </w:rPr>
                </w:rPrChange>
              </w:rPr>
            </w:pPr>
            <w:ins w:id="1009" w:author="Chiarelo, Hugo" w:date="2025-09-10T10:27:00Z" w16du:dateUtc="2025-09-10T13:27:00Z">
              <w:r w:rsidRPr="001F0A69">
                <w:rPr>
                  <w:rFonts w:cs="Arial"/>
                  <w:color w:val="231F20"/>
                  <w:sz w:val="16"/>
                  <w:szCs w:val="16"/>
                  <w:rPrChange w:id="1010" w:author="Chiarelo, Hugo" w:date="2025-11-03T10:58:00Z" w16du:dateUtc="2025-11-03T13:58:00Z">
                    <w:rPr>
                      <w:rFonts w:ascii="Cambria" w:hAnsi="Cambria" w:cs="Arial"/>
                      <w:color w:val="231F20"/>
                      <w:sz w:val="20"/>
                    </w:rPr>
                  </w:rPrChange>
                </w:rPr>
                <w:t>CLW</w:t>
              </w:r>
            </w:ins>
          </w:p>
        </w:tc>
        <w:tc>
          <w:tcPr>
            <w:tcW w:w="3360" w:type="dxa"/>
            <w:tcBorders>
              <w:top w:val="nil"/>
              <w:left w:val="nil"/>
              <w:bottom w:val="single" w:sz="8" w:space="0" w:color="231F20"/>
              <w:right w:val="single" w:sz="8" w:space="0" w:color="231F20"/>
            </w:tcBorders>
            <w:vAlign w:val="center"/>
            <w:hideMark/>
            <w:tcPrChange w:id="1011"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481B2480" w14:textId="77777777" w:rsidR="00141A4E" w:rsidRPr="001F0A69" w:rsidRDefault="00141A4E" w:rsidP="00141A4E">
            <w:pPr>
              <w:widowControl/>
              <w:rPr>
                <w:ins w:id="1012" w:author="Chiarelo, Hugo" w:date="2025-09-10T10:27:00Z" w16du:dateUtc="2025-09-10T13:27:00Z"/>
                <w:rFonts w:cs="Arial"/>
                <w:color w:val="231F20"/>
                <w:sz w:val="16"/>
                <w:szCs w:val="16"/>
                <w:rPrChange w:id="1013" w:author="Chiarelo, Hugo" w:date="2025-11-03T10:58:00Z" w16du:dateUtc="2025-11-03T13:58:00Z">
                  <w:rPr>
                    <w:ins w:id="1014" w:author="Chiarelo, Hugo" w:date="2025-09-10T10:27:00Z" w16du:dateUtc="2025-09-10T13:27:00Z"/>
                    <w:rFonts w:ascii="Cambria" w:hAnsi="Cambria" w:cs="Arial"/>
                    <w:color w:val="231F20"/>
                    <w:sz w:val="20"/>
                  </w:rPr>
                </w:rPrChange>
              </w:rPr>
            </w:pPr>
            <w:ins w:id="1015" w:author="Chiarelo, Hugo" w:date="2025-09-10T10:27:00Z" w16du:dateUtc="2025-09-10T13:27:00Z">
              <w:r w:rsidRPr="001F0A69">
                <w:rPr>
                  <w:rFonts w:cs="Arial"/>
                  <w:color w:val="231F20"/>
                  <w:sz w:val="16"/>
                  <w:szCs w:val="16"/>
                  <w:rPrChange w:id="1016" w:author="Chiarelo, Hugo" w:date="2025-11-03T10:58:00Z" w16du:dateUtc="2025-11-03T13:58:00Z">
                    <w:rPr>
                      <w:rFonts w:ascii="Cambria" w:hAnsi="Cambria" w:cs="Arial"/>
                      <w:color w:val="231F20"/>
                      <w:sz w:val="20"/>
                    </w:rPr>
                  </w:rPrChange>
                </w:rPr>
                <w:t>Control-line-to-well communication</w:t>
              </w:r>
            </w:ins>
          </w:p>
        </w:tc>
      </w:tr>
      <w:tr w:rsidR="00141A4E" w:rsidRPr="001F0A69" w14:paraId="6EF19E71" w14:textId="77777777" w:rsidTr="00141A4E">
        <w:trPr>
          <w:trHeight w:val="20"/>
          <w:ins w:id="1017" w:author="Chiarelo, Hugo" w:date="2025-09-10T10:27:00Z"/>
          <w:trPrChange w:id="1018"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019"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38C4B34E" w14:textId="77777777" w:rsidR="00141A4E" w:rsidRPr="001F0A69" w:rsidRDefault="00141A4E" w:rsidP="00141A4E">
            <w:pPr>
              <w:widowControl/>
              <w:rPr>
                <w:ins w:id="1020" w:author="Chiarelo, Hugo" w:date="2025-09-10T10:27:00Z" w16du:dateUtc="2025-09-10T13:27:00Z"/>
                <w:rFonts w:cs="Arial"/>
                <w:color w:val="231F20"/>
                <w:sz w:val="16"/>
                <w:szCs w:val="16"/>
                <w:rPrChange w:id="1021" w:author="Chiarelo, Hugo" w:date="2025-11-03T10:58:00Z" w16du:dateUtc="2025-11-03T13:58:00Z">
                  <w:rPr>
                    <w:ins w:id="1022" w:author="Chiarelo, Hugo" w:date="2025-09-10T10:27:00Z" w16du:dateUtc="2025-09-10T13:27:00Z"/>
                    <w:rFonts w:ascii="Cambria" w:hAnsi="Cambria" w:cs="Arial"/>
                    <w:color w:val="231F20"/>
                    <w:sz w:val="20"/>
                  </w:rPr>
                </w:rPrChange>
              </w:rPr>
            </w:pPr>
            <w:ins w:id="1023" w:author="Chiarelo, Hugo" w:date="2025-09-10T10:27:00Z" w16du:dateUtc="2025-09-10T13:27:00Z">
              <w:r w:rsidRPr="001F0A69">
                <w:rPr>
                  <w:rFonts w:cs="Arial"/>
                  <w:color w:val="231F20"/>
                  <w:sz w:val="16"/>
                  <w:szCs w:val="16"/>
                  <w:rPrChange w:id="1024" w:author="Chiarelo, Hugo" w:date="2025-11-03T10:58:00Z" w16du:dateUtc="2025-11-03T13:58:00Z">
                    <w:rPr>
                      <w:rFonts w:ascii="Cambria" w:hAnsi="Cambria" w:cs="Arial"/>
                      <w:color w:val="231F20"/>
                      <w:sz w:val="20"/>
                    </w:rPr>
                  </w:rPrChange>
                </w:rPr>
                <w:t>CSF</w:t>
              </w:r>
            </w:ins>
          </w:p>
        </w:tc>
        <w:tc>
          <w:tcPr>
            <w:tcW w:w="3360" w:type="dxa"/>
            <w:tcBorders>
              <w:top w:val="nil"/>
              <w:left w:val="nil"/>
              <w:bottom w:val="single" w:sz="8" w:space="0" w:color="231F20"/>
              <w:right w:val="single" w:sz="8" w:space="0" w:color="231F20"/>
            </w:tcBorders>
            <w:vAlign w:val="center"/>
            <w:hideMark/>
            <w:tcPrChange w:id="1025"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6D1F9059" w14:textId="77777777" w:rsidR="00141A4E" w:rsidRPr="001F0A69" w:rsidRDefault="00141A4E" w:rsidP="00141A4E">
            <w:pPr>
              <w:widowControl/>
              <w:rPr>
                <w:ins w:id="1026" w:author="Chiarelo, Hugo" w:date="2025-09-10T10:27:00Z" w16du:dateUtc="2025-09-10T13:27:00Z"/>
                <w:rFonts w:cs="Arial"/>
                <w:color w:val="231F20"/>
                <w:sz w:val="16"/>
                <w:szCs w:val="16"/>
                <w:rPrChange w:id="1027" w:author="Chiarelo, Hugo" w:date="2025-11-03T10:58:00Z" w16du:dateUtc="2025-11-03T13:58:00Z">
                  <w:rPr>
                    <w:ins w:id="1028" w:author="Chiarelo, Hugo" w:date="2025-09-10T10:27:00Z" w16du:dateUtc="2025-09-10T13:27:00Z"/>
                    <w:rFonts w:ascii="Cambria" w:hAnsi="Cambria" w:cs="Arial"/>
                    <w:color w:val="231F20"/>
                    <w:sz w:val="20"/>
                  </w:rPr>
                </w:rPrChange>
              </w:rPr>
            </w:pPr>
            <w:ins w:id="1029" w:author="Chiarelo, Hugo" w:date="2025-09-10T10:27:00Z" w16du:dateUtc="2025-09-10T13:27:00Z">
              <w:r w:rsidRPr="001F0A69">
                <w:rPr>
                  <w:rFonts w:cs="Arial"/>
                  <w:color w:val="231F20"/>
                  <w:sz w:val="16"/>
                  <w:szCs w:val="16"/>
                  <w:rPrChange w:id="1030" w:author="Chiarelo, Hugo" w:date="2025-11-03T10:58:00Z" w16du:dateUtc="2025-11-03T13:58:00Z">
                    <w:rPr>
                      <w:rFonts w:ascii="Cambria" w:hAnsi="Cambria" w:cs="Arial"/>
                      <w:color w:val="231F20"/>
                      <w:sz w:val="20"/>
                    </w:rPr>
                  </w:rPrChange>
                </w:rPr>
                <w:t>Control / signal failure</w:t>
              </w:r>
            </w:ins>
          </w:p>
        </w:tc>
      </w:tr>
      <w:tr w:rsidR="00141A4E" w:rsidRPr="001F0A69" w14:paraId="0402F824" w14:textId="77777777" w:rsidTr="00141A4E">
        <w:trPr>
          <w:trHeight w:val="20"/>
          <w:ins w:id="1031" w:author="Chiarelo, Hugo" w:date="2025-09-10T10:27:00Z"/>
          <w:trPrChange w:id="1032"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033"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4658357C" w14:textId="77777777" w:rsidR="00141A4E" w:rsidRPr="001F0A69" w:rsidRDefault="00141A4E" w:rsidP="00141A4E">
            <w:pPr>
              <w:widowControl/>
              <w:rPr>
                <w:ins w:id="1034" w:author="Chiarelo, Hugo" w:date="2025-09-10T10:27:00Z" w16du:dateUtc="2025-09-10T13:27:00Z"/>
                <w:rFonts w:cs="Arial"/>
                <w:color w:val="231F20"/>
                <w:sz w:val="16"/>
                <w:szCs w:val="16"/>
                <w:rPrChange w:id="1035" w:author="Chiarelo, Hugo" w:date="2025-11-03T10:58:00Z" w16du:dateUtc="2025-11-03T13:58:00Z">
                  <w:rPr>
                    <w:ins w:id="1036" w:author="Chiarelo, Hugo" w:date="2025-09-10T10:27:00Z" w16du:dateUtc="2025-09-10T13:27:00Z"/>
                    <w:rFonts w:ascii="Cambria" w:hAnsi="Cambria" w:cs="Arial"/>
                    <w:color w:val="231F20"/>
                    <w:sz w:val="20"/>
                  </w:rPr>
                </w:rPrChange>
              </w:rPr>
            </w:pPr>
            <w:ins w:id="1037" w:author="Chiarelo, Hugo" w:date="2025-09-10T10:27:00Z" w16du:dateUtc="2025-09-10T13:27:00Z">
              <w:r w:rsidRPr="001F0A69">
                <w:rPr>
                  <w:rFonts w:cs="Arial"/>
                  <w:color w:val="231F20"/>
                  <w:sz w:val="16"/>
                  <w:szCs w:val="16"/>
                  <w:rPrChange w:id="1038" w:author="Chiarelo, Hugo" w:date="2025-11-03T10:58:00Z" w16du:dateUtc="2025-11-03T13:58:00Z">
                    <w:rPr>
                      <w:rFonts w:ascii="Cambria" w:hAnsi="Cambria" w:cs="Arial"/>
                      <w:color w:val="231F20"/>
                      <w:sz w:val="20"/>
                    </w:rPr>
                  </w:rPrChange>
                </w:rPr>
                <w:t>DOP</w:t>
              </w:r>
            </w:ins>
          </w:p>
        </w:tc>
        <w:tc>
          <w:tcPr>
            <w:tcW w:w="3360" w:type="dxa"/>
            <w:tcBorders>
              <w:top w:val="nil"/>
              <w:left w:val="nil"/>
              <w:bottom w:val="single" w:sz="8" w:space="0" w:color="231F20"/>
              <w:right w:val="single" w:sz="8" w:space="0" w:color="231F20"/>
            </w:tcBorders>
            <w:vAlign w:val="center"/>
            <w:hideMark/>
            <w:tcPrChange w:id="1039"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4108A732" w14:textId="77777777" w:rsidR="00141A4E" w:rsidRPr="001F0A69" w:rsidRDefault="00141A4E" w:rsidP="00141A4E">
            <w:pPr>
              <w:widowControl/>
              <w:rPr>
                <w:ins w:id="1040" w:author="Chiarelo, Hugo" w:date="2025-09-10T10:27:00Z" w16du:dateUtc="2025-09-10T13:27:00Z"/>
                <w:rFonts w:cs="Arial"/>
                <w:color w:val="231F20"/>
                <w:sz w:val="16"/>
                <w:szCs w:val="16"/>
                <w:rPrChange w:id="1041" w:author="Chiarelo, Hugo" w:date="2025-11-03T10:58:00Z" w16du:dateUtc="2025-11-03T13:58:00Z">
                  <w:rPr>
                    <w:ins w:id="1042" w:author="Chiarelo, Hugo" w:date="2025-09-10T10:27:00Z" w16du:dateUtc="2025-09-10T13:27:00Z"/>
                    <w:rFonts w:ascii="Cambria" w:hAnsi="Cambria" w:cs="Arial"/>
                    <w:color w:val="231F20"/>
                    <w:sz w:val="20"/>
                  </w:rPr>
                </w:rPrChange>
              </w:rPr>
            </w:pPr>
            <w:ins w:id="1043" w:author="Chiarelo, Hugo" w:date="2025-09-10T10:27:00Z" w16du:dateUtc="2025-09-10T13:27:00Z">
              <w:r w:rsidRPr="001F0A69">
                <w:rPr>
                  <w:rFonts w:cs="Arial"/>
                  <w:color w:val="231F20"/>
                  <w:sz w:val="16"/>
                  <w:szCs w:val="16"/>
                  <w:rPrChange w:id="1044" w:author="Chiarelo, Hugo" w:date="2025-11-03T10:58:00Z" w16du:dateUtc="2025-11-03T13:58:00Z">
                    <w:rPr>
                      <w:rFonts w:ascii="Cambria" w:hAnsi="Cambria" w:cs="Arial"/>
                      <w:color w:val="231F20"/>
                      <w:sz w:val="20"/>
                    </w:rPr>
                  </w:rPrChange>
                </w:rPr>
                <w:t>Delayed operation</w:t>
              </w:r>
            </w:ins>
          </w:p>
        </w:tc>
      </w:tr>
      <w:tr w:rsidR="00141A4E" w:rsidRPr="001F0A69" w14:paraId="6C2EA538" w14:textId="77777777" w:rsidTr="00141A4E">
        <w:trPr>
          <w:trHeight w:val="20"/>
          <w:ins w:id="1045" w:author="Chiarelo, Hugo" w:date="2025-09-10T10:27:00Z"/>
          <w:trPrChange w:id="1046"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047"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00F641CB" w14:textId="77777777" w:rsidR="00141A4E" w:rsidRPr="001F0A69" w:rsidRDefault="00141A4E" w:rsidP="00141A4E">
            <w:pPr>
              <w:widowControl/>
              <w:rPr>
                <w:ins w:id="1048" w:author="Chiarelo, Hugo" w:date="2025-09-10T10:27:00Z" w16du:dateUtc="2025-09-10T13:27:00Z"/>
                <w:rFonts w:cs="Arial"/>
                <w:color w:val="231F20"/>
                <w:sz w:val="16"/>
                <w:szCs w:val="16"/>
                <w:rPrChange w:id="1049" w:author="Chiarelo, Hugo" w:date="2025-11-03T10:58:00Z" w16du:dateUtc="2025-11-03T13:58:00Z">
                  <w:rPr>
                    <w:ins w:id="1050" w:author="Chiarelo, Hugo" w:date="2025-09-10T10:27:00Z" w16du:dateUtc="2025-09-10T13:27:00Z"/>
                    <w:rFonts w:ascii="Cambria" w:hAnsi="Cambria" w:cs="Arial"/>
                    <w:color w:val="231F20"/>
                    <w:sz w:val="20"/>
                  </w:rPr>
                </w:rPrChange>
              </w:rPr>
            </w:pPr>
            <w:ins w:id="1051" w:author="Chiarelo, Hugo" w:date="2025-09-10T10:27:00Z" w16du:dateUtc="2025-09-10T13:27:00Z">
              <w:r w:rsidRPr="001F0A69">
                <w:rPr>
                  <w:rFonts w:cs="Arial"/>
                  <w:color w:val="231F20"/>
                  <w:sz w:val="16"/>
                  <w:szCs w:val="16"/>
                  <w:rPrChange w:id="1052" w:author="Chiarelo, Hugo" w:date="2025-11-03T10:58:00Z" w16du:dateUtc="2025-11-03T13:58:00Z">
                    <w:rPr>
                      <w:rFonts w:ascii="Cambria" w:hAnsi="Cambria" w:cs="Arial"/>
                      <w:color w:val="231F20"/>
                      <w:sz w:val="20"/>
                    </w:rPr>
                  </w:rPrChange>
                </w:rPr>
                <w:t>ELF</w:t>
              </w:r>
            </w:ins>
          </w:p>
        </w:tc>
        <w:tc>
          <w:tcPr>
            <w:tcW w:w="3360" w:type="dxa"/>
            <w:tcBorders>
              <w:top w:val="nil"/>
              <w:left w:val="nil"/>
              <w:bottom w:val="single" w:sz="8" w:space="0" w:color="231F20"/>
              <w:right w:val="single" w:sz="8" w:space="0" w:color="231F20"/>
            </w:tcBorders>
            <w:vAlign w:val="center"/>
            <w:hideMark/>
            <w:tcPrChange w:id="1053"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0246AB84" w14:textId="77777777" w:rsidR="00141A4E" w:rsidRPr="001F0A69" w:rsidRDefault="00141A4E" w:rsidP="00141A4E">
            <w:pPr>
              <w:widowControl/>
              <w:rPr>
                <w:ins w:id="1054" w:author="Chiarelo, Hugo" w:date="2025-09-10T10:27:00Z" w16du:dateUtc="2025-09-10T13:27:00Z"/>
                <w:rFonts w:cs="Arial"/>
                <w:color w:val="231F20"/>
                <w:sz w:val="16"/>
                <w:szCs w:val="16"/>
                <w:rPrChange w:id="1055" w:author="Chiarelo, Hugo" w:date="2025-11-03T10:58:00Z" w16du:dateUtc="2025-11-03T13:58:00Z">
                  <w:rPr>
                    <w:ins w:id="1056" w:author="Chiarelo, Hugo" w:date="2025-09-10T10:27:00Z" w16du:dateUtc="2025-09-10T13:27:00Z"/>
                    <w:rFonts w:ascii="Cambria" w:hAnsi="Cambria" w:cs="Arial"/>
                    <w:color w:val="231F20"/>
                    <w:sz w:val="20"/>
                  </w:rPr>
                </w:rPrChange>
              </w:rPr>
            </w:pPr>
            <w:ins w:id="1057" w:author="Chiarelo, Hugo" w:date="2025-09-10T10:27:00Z" w16du:dateUtc="2025-09-10T13:27:00Z">
              <w:r w:rsidRPr="001F0A69">
                <w:rPr>
                  <w:rFonts w:cs="Arial"/>
                  <w:color w:val="231F20"/>
                  <w:sz w:val="16"/>
                  <w:szCs w:val="16"/>
                  <w:rPrChange w:id="1058" w:author="Chiarelo, Hugo" w:date="2025-11-03T10:58:00Z" w16du:dateUtc="2025-11-03T13:58:00Z">
                    <w:rPr>
                      <w:rFonts w:ascii="Cambria" w:hAnsi="Cambria" w:cs="Arial"/>
                      <w:color w:val="231F20"/>
                      <w:sz w:val="20"/>
                    </w:rPr>
                  </w:rPrChange>
                </w:rPr>
                <w:t>External leakage - fuel</w:t>
              </w:r>
            </w:ins>
          </w:p>
        </w:tc>
      </w:tr>
      <w:tr w:rsidR="00141A4E" w:rsidRPr="001F0A69" w14:paraId="431DA2AC" w14:textId="77777777" w:rsidTr="00141A4E">
        <w:trPr>
          <w:trHeight w:val="20"/>
          <w:ins w:id="1059" w:author="Chiarelo, Hugo" w:date="2025-09-10T10:27:00Z"/>
          <w:trPrChange w:id="1060"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061"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54853882" w14:textId="77777777" w:rsidR="00141A4E" w:rsidRPr="001F0A69" w:rsidRDefault="00141A4E" w:rsidP="00141A4E">
            <w:pPr>
              <w:widowControl/>
              <w:rPr>
                <w:ins w:id="1062" w:author="Chiarelo, Hugo" w:date="2025-09-10T10:27:00Z" w16du:dateUtc="2025-09-10T13:27:00Z"/>
                <w:rFonts w:cs="Arial"/>
                <w:color w:val="231F20"/>
                <w:sz w:val="16"/>
                <w:szCs w:val="16"/>
                <w:rPrChange w:id="1063" w:author="Chiarelo, Hugo" w:date="2025-11-03T10:58:00Z" w16du:dateUtc="2025-11-03T13:58:00Z">
                  <w:rPr>
                    <w:ins w:id="1064" w:author="Chiarelo, Hugo" w:date="2025-09-10T10:27:00Z" w16du:dateUtc="2025-09-10T13:27:00Z"/>
                    <w:rFonts w:ascii="Cambria" w:hAnsi="Cambria" w:cs="Arial"/>
                    <w:color w:val="231F20"/>
                    <w:sz w:val="20"/>
                  </w:rPr>
                </w:rPrChange>
              </w:rPr>
            </w:pPr>
            <w:ins w:id="1065" w:author="Chiarelo, Hugo" w:date="2025-09-10T10:27:00Z" w16du:dateUtc="2025-09-10T13:27:00Z">
              <w:r w:rsidRPr="001F0A69">
                <w:rPr>
                  <w:rFonts w:cs="Arial"/>
                  <w:color w:val="231F20"/>
                  <w:sz w:val="16"/>
                  <w:szCs w:val="16"/>
                  <w:rPrChange w:id="1066" w:author="Chiarelo, Hugo" w:date="2025-11-03T10:58:00Z" w16du:dateUtc="2025-11-03T13:58:00Z">
                    <w:rPr>
                      <w:rFonts w:ascii="Cambria" w:hAnsi="Cambria" w:cs="Arial"/>
                      <w:color w:val="231F20"/>
                      <w:sz w:val="20"/>
                    </w:rPr>
                  </w:rPrChange>
                </w:rPr>
                <w:t>ELP</w:t>
              </w:r>
            </w:ins>
          </w:p>
        </w:tc>
        <w:tc>
          <w:tcPr>
            <w:tcW w:w="3360" w:type="dxa"/>
            <w:tcBorders>
              <w:top w:val="nil"/>
              <w:left w:val="nil"/>
              <w:bottom w:val="single" w:sz="8" w:space="0" w:color="231F20"/>
              <w:right w:val="single" w:sz="8" w:space="0" w:color="231F20"/>
            </w:tcBorders>
            <w:vAlign w:val="center"/>
            <w:hideMark/>
            <w:tcPrChange w:id="1067"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15D5B8C2" w14:textId="77777777" w:rsidR="00141A4E" w:rsidRPr="001F0A69" w:rsidRDefault="00141A4E" w:rsidP="00141A4E">
            <w:pPr>
              <w:widowControl/>
              <w:rPr>
                <w:ins w:id="1068" w:author="Chiarelo, Hugo" w:date="2025-09-10T10:27:00Z" w16du:dateUtc="2025-09-10T13:27:00Z"/>
                <w:rFonts w:cs="Arial"/>
                <w:color w:val="231F20"/>
                <w:sz w:val="16"/>
                <w:szCs w:val="16"/>
                <w:rPrChange w:id="1069" w:author="Chiarelo, Hugo" w:date="2025-11-03T10:58:00Z" w16du:dateUtc="2025-11-03T13:58:00Z">
                  <w:rPr>
                    <w:ins w:id="1070" w:author="Chiarelo, Hugo" w:date="2025-09-10T10:27:00Z" w16du:dateUtc="2025-09-10T13:27:00Z"/>
                    <w:rFonts w:ascii="Cambria" w:hAnsi="Cambria" w:cs="Arial"/>
                    <w:color w:val="231F20"/>
                    <w:sz w:val="20"/>
                  </w:rPr>
                </w:rPrChange>
              </w:rPr>
            </w:pPr>
            <w:ins w:id="1071" w:author="Chiarelo, Hugo" w:date="2025-09-10T10:27:00Z" w16du:dateUtc="2025-09-10T13:27:00Z">
              <w:r w:rsidRPr="001F0A69">
                <w:rPr>
                  <w:rFonts w:cs="Arial"/>
                  <w:color w:val="231F20"/>
                  <w:sz w:val="16"/>
                  <w:szCs w:val="16"/>
                  <w:rPrChange w:id="1072" w:author="Chiarelo, Hugo" w:date="2025-11-03T10:58:00Z" w16du:dateUtc="2025-11-03T13:58:00Z">
                    <w:rPr>
                      <w:rFonts w:ascii="Cambria" w:hAnsi="Cambria" w:cs="Arial"/>
                      <w:color w:val="231F20"/>
                      <w:sz w:val="20"/>
                    </w:rPr>
                  </w:rPrChange>
                </w:rPr>
                <w:t>External leakage - process medium</w:t>
              </w:r>
            </w:ins>
          </w:p>
        </w:tc>
      </w:tr>
      <w:tr w:rsidR="00141A4E" w:rsidRPr="001F0A69" w14:paraId="390BAE24" w14:textId="77777777" w:rsidTr="00141A4E">
        <w:trPr>
          <w:trHeight w:val="20"/>
          <w:ins w:id="1073" w:author="Chiarelo, Hugo" w:date="2025-09-10T10:27:00Z"/>
          <w:trPrChange w:id="1074"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075"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62F6832A" w14:textId="77777777" w:rsidR="00141A4E" w:rsidRPr="001F0A69" w:rsidRDefault="00141A4E" w:rsidP="00141A4E">
            <w:pPr>
              <w:widowControl/>
              <w:rPr>
                <w:ins w:id="1076" w:author="Chiarelo, Hugo" w:date="2025-09-10T10:27:00Z" w16du:dateUtc="2025-09-10T13:27:00Z"/>
                <w:rFonts w:cs="Arial"/>
                <w:color w:val="231F20"/>
                <w:sz w:val="16"/>
                <w:szCs w:val="16"/>
                <w:rPrChange w:id="1077" w:author="Chiarelo, Hugo" w:date="2025-11-03T10:58:00Z" w16du:dateUtc="2025-11-03T13:58:00Z">
                  <w:rPr>
                    <w:ins w:id="1078" w:author="Chiarelo, Hugo" w:date="2025-09-10T10:27:00Z" w16du:dateUtc="2025-09-10T13:27:00Z"/>
                    <w:rFonts w:ascii="Cambria" w:hAnsi="Cambria" w:cs="Arial"/>
                    <w:color w:val="231F20"/>
                    <w:sz w:val="20"/>
                  </w:rPr>
                </w:rPrChange>
              </w:rPr>
            </w:pPr>
            <w:ins w:id="1079" w:author="Chiarelo, Hugo" w:date="2025-09-10T10:27:00Z" w16du:dateUtc="2025-09-10T13:27:00Z">
              <w:r w:rsidRPr="001F0A69">
                <w:rPr>
                  <w:rFonts w:cs="Arial"/>
                  <w:color w:val="231F20"/>
                  <w:sz w:val="16"/>
                  <w:szCs w:val="16"/>
                  <w:rPrChange w:id="1080" w:author="Chiarelo, Hugo" w:date="2025-11-03T10:58:00Z" w16du:dateUtc="2025-11-03T13:58:00Z">
                    <w:rPr>
                      <w:rFonts w:ascii="Cambria" w:hAnsi="Cambria" w:cs="Arial"/>
                      <w:color w:val="231F20"/>
                      <w:sz w:val="20"/>
                    </w:rPr>
                  </w:rPrChange>
                </w:rPr>
                <w:t>ELU</w:t>
              </w:r>
            </w:ins>
          </w:p>
        </w:tc>
        <w:tc>
          <w:tcPr>
            <w:tcW w:w="3360" w:type="dxa"/>
            <w:tcBorders>
              <w:top w:val="nil"/>
              <w:left w:val="nil"/>
              <w:bottom w:val="single" w:sz="8" w:space="0" w:color="231F20"/>
              <w:right w:val="single" w:sz="8" w:space="0" w:color="231F20"/>
            </w:tcBorders>
            <w:vAlign w:val="center"/>
            <w:hideMark/>
            <w:tcPrChange w:id="1081"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2612C491" w14:textId="77777777" w:rsidR="00141A4E" w:rsidRPr="001F0A69" w:rsidRDefault="00141A4E" w:rsidP="00141A4E">
            <w:pPr>
              <w:widowControl/>
              <w:rPr>
                <w:ins w:id="1082" w:author="Chiarelo, Hugo" w:date="2025-09-10T10:27:00Z" w16du:dateUtc="2025-09-10T13:27:00Z"/>
                <w:rFonts w:cs="Arial"/>
                <w:color w:val="231F20"/>
                <w:sz w:val="16"/>
                <w:szCs w:val="16"/>
                <w:rPrChange w:id="1083" w:author="Chiarelo, Hugo" w:date="2025-11-03T10:58:00Z" w16du:dateUtc="2025-11-03T13:58:00Z">
                  <w:rPr>
                    <w:ins w:id="1084" w:author="Chiarelo, Hugo" w:date="2025-09-10T10:27:00Z" w16du:dateUtc="2025-09-10T13:27:00Z"/>
                    <w:rFonts w:ascii="Cambria" w:hAnsi="Cambria" w:cs="Arial"/>
                    <w:color w:val="231F20"/>
                    <w:sz w:val="20"/>
                  </w:rPr>
                </w:rPrChange>
              </w:rPr>
            </w:pPr>
            <w:ins w:id="1085" w:author="Chiarelo, Hugo" w:date="2025-09-10T10:27:00Z" w16du:dateUtc="2025-09-10T13:27:00Z">
              <w:r w:rsidRPr="001F0A69">
                <w:rPr>
                  <w:rFonts w:cs="Arial"/>
                  <w:color w:val="231F20"/>
                  <w:sz w:val="16"/>
                  <w:szCs w:val="16"/>
                  <w:rPrChange w:id="1086" w:author="Chiarelo, Hugo" w:date="2025-11-03T10:58:00Z" w16du:dateUtc="2025-11-03T13:58:00Z">
                    <w:rPr>
                      <w:rFonts w:ascii="Cambria" w:hAnsi="Cambria" w:cs="Arial"/>
                      <w:color w:val="231F20"/>
                      <w:sz w:val="20"/>
                    </w:rPr>
                  </w:rPrChange>
                </w:rPr>
                <w:t>External leakage - utility medium</w:t>
              </w:r>
            </w:ins>
          </w:p>
        </w:tc>
      </w:tr>
      <w:tr w:rsidR="00141A4E" w:rsidRPr="001F0A69" w14:paraId="13ECFECF" w14:textId="77777777" w:rsidTr="00141A4E">
        <w:trPr>
          <w:trHeight w:val="20"/>
          <w:ins w:id="1087" w:author="Chiarelo, Hugo" w:date="2025-09-10T10:27:00Z"/>
          <w:trPrChange w:id="1088"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089"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10246F27" w14:textId="77777777" w:rsidR="00141A4E" w:rsidRPr="001F0A69" w:rsidRDefault="00141A4E" w:rsidP="00141A4E">
            <w:pPr>
              <w:widowControl/>
              <w:rPr>
                <w:ins w:id="1090" w:author="Chiarelo, Hugo" w:date="2025-09-10T10:27:00Z" w16du:dateUtc="2025-09-10T13:27:00Z"/>
                <w:rFonts w:cs="Arial"/>
                <w:color w:val="231F20"/>
                <w:sz w:val="16"/>
                <w:szCs w:val="16"/>
                <w:rPrChange w:id="1091" w:author="Chiarelo, Hugo" w:date="2025-11-03T10:58:00Z" w16du:dateUtc="2025-11-03T13:58:00Z">
                  <w:rPr>
                    <w:ins w:id="1092" w:author="Chiarelo, Hugo" w:date="2025-09-10T10:27:00Z" w16du:dateUtc="2025-09-10T13:27:00Z"/>
                    <w:rFonts w:ascii="Cambria" w:hAnsi="Cambria" w:cs="Arial"/>
                    <w:color w:val="231F20"/>
                    <w:sz w:val="20"/>
                  </w:rPr>
                </w:rPrChange>
              </w:rPr>
            </w:pPr>
            <w:ins w:id="1093" w:author="Chiarelo, Hugo" w:date="2025-09-10T10:27:00Z" w16du:dateUtc="2025-09-10T13:27:00Z">
              <w:r w:rsidRPr="001F0A69">
                <w:rPr>
                  <w:rFonts w:cs="Arial"/>
                  <w:color w:val="231F20"/>
                  <w:sz w:val="16"/>
                  <w:szCs w:val="16"/>
                  <w:rPrChange w:id="1094" w:author="Chiarelo, Hugo" w:date="2025-11-03T10:58:00Z" w16du:dateUtc="2025-11-03T13:58:00Z">
                    <w:rPr>
                      <w:rFonts w:ascii="Cambria" w:hAnsi="Cambria" w:cs="Arial"/>
                      <w:color w:val="231F20"/>
                      <w:sz w:val="20"/>
                    </w:rPr>
                  </w:rPrChange>
                </w:rPr>
                <w:lastRenderedPageBreak/>
                <w:t>ERO</w:t>
              </w:r>
            </w:ins>
          </w:p>
        </w:tc>
        <w:tc>
          <w:tcPr>
            <w:tcW w:w="3360" w:type="dxa"/>
            <w:tcBorders>
              <w:top w:val="nil"/>
              <w:left w:val="nil"/>
              <w:bottom w:val="single" w:sz="8" w:space="0" w:color="231F20"/>
              <w:right w:val="single" w:sz="8" w:space="0" w:color="231F20"/>
            </w:tcBorders>
            <w:vAlign w:val="center"/>
            <w:hideMark/>
            <w:tcPrChange w:id="1095"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60C8D700" w14:textId="77777777" w:rsidR="00141A4E" w:rsidRPr="001F0A69" w:rsidRDefault="00141A4E" w:rsidP="00141A4E">
            <w:pPr>
              <w:widowControl/>
              <w:rPr>
                <w:ins w:id="1096" w:author="Chiarelo, Hugo" w:date="2025-09-10T10:27:00Z" w16du:dateUtc="2025-09-10T13:27:00Z"/>
                <w:rFonts w:cs="Arial"/>
                <w:color w:val="231F20"/>
                <w:sz w:val="16"/>
                <w:szCs w:val="16"/>
                <w:rPrChange w:id="1097" w:author="Chiarelo, Hugo" w:date="2025-11-03T10:58:00Z" w16du:dateUtc="2025-11-03T13:58:00Z">
                  <w:rPr>
                    <w:ins w:id="1098" w:author="Chiarelo, Hugo" w:date="2025-09-10T10:27:00Z" w16du:dateUtc="2025-09-10T13:27:00Z"/>
                    <w:rFonts w:ascii="Cambria" w:hAnsi="Cambria" w:cs="Arial"/>
                    <w:color w:val="231F20"/>
                    <w:sz w:val="20"/>
                  </w:rPr>
                </w:rPrChange>
              </w:rPr>
            </w:pPr>
            <w:ins w:id="1099" w:author="Chiarelo, Hugo" w:date="2025-09-10T10:27:00Z" w16du:dateUtc="2025-09-10T13:27:00Z">
              <w:r w:rsidRPr="001F0A69">
                <w:rPr>
                  <w:rFonts w:cs="Arial"/>
                  <w:color w:val="231F20"/>
                  <w:sz w:val="16"/>
                  <w:szCs w:val="16"/>
                  <w:rPrChange w:id="1100" w:author="Chiarelo, Hugo" w:date="2025-11-03T10:58:00Z" w16du:dateUtc="2025-11-03T13:58:00Z">
                    <w:rPr>
                      <w:rFonts w:ascii="Cambria" w:hAnsi="Cambria" w:cs="Arial"/>
                      <w:color w:val="231F20"/>
                      <w:sz w:val="20"/>
                    </w:rPr>
                  </w:rPrChange>
                </w:rPr>
                <w:t>Erratic output</w:t>
              </w:r>
            </w:ins>
          </w:p>
        </w:tc>
      </w:tr>
      <w:tr w:rsidR="00141A4E" w:rsidRPr="001F0A69" w14:paraId="70F0A6C4" w14:textId="77777777" w:rsidTr="00141A4E">
        <w:trPr>
          <w:trHeight w:val="20"/>
          <w:ins w:id="1101" w:author="Chiarelo, Hugo" w:date="2025-09-10T10:27:00Z"/>
          <w:trPrChange w:id="1102"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103"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05F7FC95" w14:textId="77777777" w:rsidR="00141A4E" w:rsidRPr="001F0A69" w:rsidRDefault="00141A4E" w:rsidP="00141A4E">
            <w:pPr>
              <w:widowControl/>
              <w:rPr>
                <w:ins w:id="1104" w:author="Chiarelo, Hugo" w:date="2025-09-10T10:27:00Z" w16du:dateUtc="2025-09-10T13:27:00Z"/>
                <w:rFonts w:cs="Arial"/>
                <w:color w:val="231F20"/>
                <w:sz w:val="16"/>
                <w:szCs w:val="16"/>
                <w:rPrChange w:id="1105" w:author="Chiarelo, Hugo" w:date="2025-11-03T10:58:00Z" w16du:dateUtc="2025-11-03T13:58:00Z">
                  <w:rPr>
                    <w:ins w:id="1106" w:author="Chiarelo, Hugo" w:date="2025-09-10T10:27:00Z" w16du:dateUtc="2025-09-10T13:27:00Z"/>
                    <w:rFonts w:ascii="Cambria" w:hAnsi="Cambria" w:cs="Arial"/>
                    <w:color w:val="231F20"/>
                    <w:sz w:val="20"/>
                  </w:rPr>
                </w:rPrChange>
              </w:rPr>
            </w:pPr>
            <w:ins w:id="1107" w:author="Chiarelo, Hugo" w:date="2025-09-10T10:27:00Z" w16du:dateUtc="2025-09-10T13:27:00Z">
              <w:r w:rsidRPr="001F0A69">
                <w:rPr>
                  <w:rFonts w:cs="Arial"/>
                  <w:color w:val="231F20"/>
                  <w:sz w:val="16"/>
                  <w:szCs w:val="16"/>
                  <w:rPrChange w:id="1108" w:author="Chiarelo, Hugo" w:date="2025-11-03T10:58:00Z" w16du:dateUtc="2025-11-03T13:58:00Z">
                    <w:rPr>
                      <w:rFonts w:ascii="Cambria" w:hAnsi="Cambria" w:cs="Arial"/>
                      <w:color w:val="231F20"/>
                      <w:sz w:val="20"/>
                    </w:rPr>
                  </w:rPrChange>
                </w:rPr>
                <w:t>FCO</w:t>
              </w:r>
            </w:ins>
          </w:p>
        </w:tc>
        <w:tc>
          <w:tcPr>
            <w:tcW w:w="3360" w:type="dxa"/>
            <w:tcBorders>
              <w:top w:val="nil"/>
              <w:left w:val="nil"/>
              <w:bottom w:val="single" w:sz="8" w:space="0" w:color="231F20"/>
              <w:right w:val="single" w:sz="8" w:space="0" w:color="231F20"/>
            </w:tcBorders>
            <w:vAlign w:val="center"/>
            <w:hideMark/>
            <w:tcPrChange w:id="1109"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15A18825" w14:textId="77777777" w:rsidR="00141A4E" w:rsidRPr="001F0A69" w:rsidRDefault="00141A4E" w:rsidP="00141A4E">
            <w:pPr>
              <w:widowControl/>
              <w:rPr>
                <w:ins w:id="1110" w:author="Chiarelo, Hugo" w:date="2025-09-10T10:27:00Z" w16du:dateUtc="2025-09-10T13:27:00Z"/>
                <w:rFonts w:cs="Arial"/>
                <w:color w:val="231F20"/>
                <w:sz w:val="16"/>
                <w:szCs w:val="16"/>
                <w:rPrChange w:id="1111" w:author="Chiarelo, Hugo" w:date="2025-11-03T10:58:00Z" w16du:dateUtc="2025-11-03T13:58:00Z">
                  <w:rPr>
                    <w:ins w:id="1112" w:author="Chiarelo, Hugo" w:date="2025-09-10T10:27:00Z" w16du:dateUtc="2025-09-10T13:27:00Z"/>
                    <w:rFonts w:ascii="Cambria" w:hAnsi="Cambria" w:cs="Arial"/>
                    <w:color w:val="231F20"/>
                    <w:sz w:val="20"/>
                  </w:rPr>
                </w:rPrChange>
              </w:rPr>
            </w:pPr>
            <w:ins w:id="1113" w:author="Chiarelo, Hugo" w:date="2025-09-10T10:27:00Z" w16du:dateUtc="2025-09-10T13:27:00Z">
              <w:r w:rsidRPr="001F0A69">
                <w:rPr>
                  <w:rFonts w:cs="Arial"/>
                  <w:color w:val="231F20"/>
                  <w:sz w:val="16"/>
                  <w:szCs w:val="16"/>
                  <w:rPrChange w:id="1114" w:author="Chiarelo, Hugo" w:date="2025-11-03T10:58:00Z" w16du:dateUtc="2025-11-03T13:58:00Z">
                    <w:rPr>
                      <w:rFonts w:ascii="Cambria" w:hAnsi="Cambria" w:cs="Arial"/>
                      <w:color w:val="231F20"/>
                      <w:sz w:val="20"/>
                    </w:rPr>
                  </w:rPrChange>
                </w:rPr>
                <w:t>Failure to connect</w:t>
              </w:r>
            </w:ins>
          </w:p>
        </w:tc>
      </w:tr>
      <w:tr w:rsidR="00141A4E" w:rsidRPr="001F0A69" w14:paraId="1E6075C9" w14:textId="77777777" w:rsidTr="00141A4E">
        <w:trPr>
          <w:trHeight w:val="20"/>
          <w:ins w:id="1115" w:author="Chiarelo, Hugo" w:date="2025-09-10T10:27:00Z"/>
          <w:trPrChange w:id="1116"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117"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5B3A974D" w14:textId="77777777" w:rsidR="00141A4E" w:rsidRPr="001F0A69" w:rsidRDefault="00141A4E" w:rsidP="00141A4E">
            <w:pPr>
              <w:widowControl/>
              <w:rPr>
                <w:ins w:id="1118" w:author="Chiarelo, Hugo" w:date="2025-09-10T10:27:00Z" w16du:dateUtc="2025-09-10T13:27:00Z"/>
                <w:rFonts w:cs="Arial"/>
                <w:color w:val="231F20"/>
                <w:sz w:val="16"/>
                <w:szCs w:val="16"/>
                <w:rPrChange w:id="1119" w:author="Chiarelo, Hugo" w:date="2025-11-03T10:58:00Z" w16du:dateUtc="2025-11-03T13:58:00Z">
                  <w:rPr>
                    <w:ins w:id="1120" w:author="Chiarelo, Hugo" w:date="2025-09-10T10:27:00Z" w16du:dateUtc="2025-09-10T13:27:00Z"/>
                    <w:rFonts w:ascii="Cambria" w:hAnsi="Cambria" w:cs="Arial"/>
                    <w:color w:val="231F20"/>
                    <w:sz w:val="20"/>
                  </w:rPr>
                </w:rPrChange>
              </w:rPr>
            </w:pPr>
            <w:ins w:id="1121" w:author="Chiarelo, Hugo" w:date="2025-09-10T10:27:00Z" w16du:dateUtc="2025-09-10T13:27:00Z">
              <w:r w:rsidRPr="001F0A69">
                <w:rPr>
                  <w:rFonts w:cs="Arial"/>
                  <w:color w:val="231F20"/>
                  <w:sz w:val="16"/>
                  <w:szCs w:val="16"/>
                  <w:rPrChange w:id="1122" w:author="Chiarelo, Hugo" w:date="2025-11-03T10:58:00Z" w16du:dateUtc="2025-11-03T13:58:00Z">
                    <w:rPr>
                      <w:rFonts w:ascii="Cambria" w:hAnsi="Cambria" w:cs="Arial"/>
                      <w:color w:val="231F20"/>
                      <w:sz w:val="20"/>
                    </w:rPr>
                  </w:rPrChange>
                </w:rPr>
                <w:t>FCU</w:t>
              </w:r>
            </w:ins>
          </w:p>
        </w:tc>
        <w:tc>
          <w:tcPr>
            <w:tcW w:w="3360" w:type="dxa"/>
            <w:tcBorders>
              <w:top w:val="nil"/>
              <w:left w:val="nil"/>
              <w:bottom w:val="single" w:sz="8" w:space="0" w:color="231F20"/>
              <w:right w:val="single" w:sz="8" w:space="0" w:color="231F20"/>
            </w:tcBorders>
            <w:vAlign w:val="center"/>
            <w:hideMark/>
            <w:tcPrChange w:id="1123"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71CB469A" w14:textId="77777777" w:rsidR="00141A4E" w:rsidRPr="001F0A69" w:rsidRDefault="00141A4E" w:rsidP="00141A4E">
            <w:pPr>
              <w:widowControl/>
              <w:rPr>
                <w:ins w:id="1124" w:author="Chiarelo, Hugo" w:date="2025-09-10T10:27:00Z" w16du:dateUtc="2025-09-10T13:27:00Z"/>
                <w:rFonts w:cs="Arial"/>
                <w:color w:val="231F20"/>
                <w:sz w:val="16"/>
                <w:szCs w:val="16"/>
                <w:rPrChange w:id="1125" w:author="Chiarelo, Hugo" w:date="2025-11-03T10:58:00Z" w16du:dateUtc="2025-11-03T13:58:00Z">
                  <w:rPr>
                    <w:ins w:id="1126" w:author="Chiarelo, Hugo" w:date="2025-09-10T10:27:00Z" w16du:dateUtc="2025-09-10T13:27:00Z"/>
                    <w:rFonts w:ascii="Cambria" w:hAnsi="Cambria" w:cs="Arial"/>
                    <w:color w:val="231F20"/>
                    <w:sz w:val="20"/>
                  </w:rPr>
                </w:rPrChange>
              </w:rPr>
            </w:pPr>
            <w:ins w:id="1127" w:author="Chiarelo, Hugo" w:date="2025-09-10T10:27:00Z" w16du:dateUtc="2025-09-10T13:27:00Z">
              <w:r w:rsidRPr="001F0A69">
                <w:rPr>
                  <w:rFonts w:cs="Arial"/>
                  <w:color w:val="231F20"/>
                  <w:sz w:val="16"/>
                  <w:szCs w:val="16"/>
                  <w:rPrChange w:id="1128" w:author="Chiarelo, Hugo" w:date="2025-11-03T10:58:00Z" w16du:dateUtc="2025-11-03T13:58:00Z">
                    <w:rPr>
                      <w:rFonts w:ascii="Cambria" w:hAnsi="Cambria" w:cs="Arial"/>
                      <w:color w:val="231F20"/>
                      <w:sz w:val="20"/>
                    </w:rPr>
                  </w:rPrChange>
                </w:rPr>
                <w:t>Failure to cut</w:t>
              </w:r>
            </w:ins>
          </w:p>
        </w:tc>
      </w:tr>
      <w:tr w:rsidR="00141A4E" w:rsidRPr="001F0A69" w14:paraId="1D6C98D2" w14:textId="77777777" w:rsidTr="00141A4E">
        <w:trPr>
          <w:trHeight w:val="20"/>
          <w:ins w:id="1129" w:author="Chiarelo, Hugo" w:date="2025-09-10T10:27:00Z"/>
          <w:trPrChange w:id="1130"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131"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759372F6" w14:textId="77777777" w:rsidR="00141A4E" w:rsidRPr="001F0A69" w:rsidRDefault="00141A4E" w:rsidP="00141A4E">
            <w:pPr>
              <w:widowControl/>
              <w:rPr>
                <w:ins w:id="1132" w:author="Chiarelo, Hugo" w:date="2025-09-10T10:27:00Z" w16du:dateUtc="2025-09-10T13:27:00Z"/>
                <w:rFonts w:cs="Arial"/>
                <w:color w:val="231F20"/>
                <w:sz w:val="16"/>
                <w:szCs w:val="16"/>
                <w:rPrChange w:id="1133" w:author="Chiarelo, Hugo" w:date="2025-11-03T10:58:00Z" w16du:dateUtc="2025-11-03T13:58:00Z">
                  <w:rPr>
                    <w:ins w:id="1134" w:author="Chiarelo, Hugo" w:date="2025-09-10T10:27:00Z" w16du:dateUtc="2025-09-10T13:27:00Z"/>
                    <w:rFonts w:ascii="Cambria" w:hAnsi="Cambria" w:cs="Arial"/>
                    <w:color w:val="231F20"/>
                    <w:sz w:val="20"/>
                  </w:rPr>
                </w:rPrChange>
              </w:rPr>
            </w:pPr>
            <w:ins w:id="1135" w:author="Chiarelo, Hugo" w:date="2025-09-10T10:27:00Z" w16du:dateUtc="2025-09-10T13:27:00Z">
              <w:r w:rsidRPr="001F0A69">
                <w:rPr>
                  <w:rFonts w:cs="Arial"/>
                  <w:color w:val="231F20"/>
                  <w:sz w:val="16"/>
                  <w:szCs w:val="16"/>
                  <w:rPrChange w:id="1136" w:author="Chiarelo, Hugo" w:date="2025-11-03T10:58:00Z" w16du:dateUtc="2025-11-03T13:58:00Z">
                    <w:rPr>
                      <w:rFonts w:ascii="Cambria" w:hAnsi="Cambria" w:cs="Arial"/>
                      <w:color w:val="231F20"/>
                      <w:sz w:val="20"/>
                    </w:rPr>
                  </w:rPrChange>
                </w:rPr>
                <w:t>FLP</w:t>
              </w:r>
            </w:ins>
          </w:p>
        </w:tc>
        <w:tc>
          <w:tcPr>
            <w:tcW w:w="3360" w:type="dxa"/>
            <w:tcBorders>
              <w:top w:val="nil"/>
              <w:left w:val="nil"/>
              <w:bottom w:val="single" w:sz="8" w:space="0" w:color="231F20"/>
              <w:right w:val="single" w:sz="8" w:space="0" w:color="231F20"/>
            </w:tcBorders>
            <w:vAlign w:val="center"/>
            <w:hideMark/>
            <w:tcPrChange w:id="1137"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34AE4A7E" w14:textId="77777777" w:rsidR="00141A4E" w:rsidRPr="001F0A69" w:rsidRDefault="00141A4E" w:rsidP="00141A4E">
            <w:pPr>
              <w:widowControl/>
              <w:rPr>
                <w:ins w:id="1138" w:author="Chiarelo, Hugo" w:date="2025-09-10T10:27:00Z" w16du:dateUtc="2025-09-10T13:27:00Z"/>
                <w:rFonts w:cs="Arial"/>
                <w:color w:val="231F20"/>
                <w:sz w:val="16"/>
                <w:szCs w:val="16"/>
                <w:rPrChange w:id="1139" w:author="Chiarelo, Hugo" w:date="2025-11-03T10:58:00Z" w16du:dateUtc="2025-11-03T13:58:00Z">
                  <w:rPr>
                    <w:ins w:id="1140" w:author="Chiarelo, Hugo" w:date="2025-09-10T10:27:00Z" w16du:dateUtc="2025-09-10T13:27:00Z"/>
                    <w:rFonts w:ascii="Cambria" w:hAnsi="Cambria" w:cs="Arial"/>
                    <w:color w:val="231F20"/>
                    <w:sz w:val="20"/>
                  </w:rPr>
                </w:rPrChange>
              </w:rPr>
            </w:pPr>
            <w:ins w:id="1141" w:author="Chiarelo, Hugo" w:date="2025-09-10T10:27:00Z" w16du:dateUtc="2025-09-10T13:27:00Z">
              <w:r w:rsidRPr="001F0A69">
                <w:rPr>
                  <w:rFonts w:cs="Arial"/>
                  <w:color w:val="231F20"/>
                  <w:sz w:val="16"/>
                  <w:szCs w:val="16"/>
                  <w:rPrChange w:id="1142" w:author="Chiarelo, Hugo" w:date="2025-11-03T10:58:00Z" w16du:dateUtc="2025-11-03T13:58:00Z">
                    <w:rPr>
                      <w:rFonts w:ascii="Cambria" w:hAnsi="Cambria" w:cs="Arial"/>
                      <w:color w:val="231F20"/>
                      <w:sz w:val="20"/>
                    </w:rPr>
                  </w:rPrChange>
                </w:rPr>
                <w:t>Failure in lightning protection system</w:t>
              </w:r>
            </w:ins>
          </w:p>
        </w:tc>
      </w:tr>
      <w:tr w:rsidR="00141A4E" w:rsidRPr="001F0A69" w14:paraId="35C1EAB1" w14:textId="77777777" w:rsidTr="00141A4E">
        <w:trPr>
          <w:trHeight w:val="20"/>
          <w:ins w:id="1143" w:author="Chiarelo, Hugo" w:date="2025-09-10T10:27:00Z"/>
          <w:trPrChange w:id="1144"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145"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6A2F69FB" w14:textId="77777777" w:rsidR="00141A4E" w:rsidRPr="001F0A69" w:rsidRDefault="00141A4E" w:rsidP="00141A4E">
            <w:pPr>
              <w:widowControl/>
              <w:rPr>
                <w:ins w:id="1146" w:author="Chiarelo, Hugo" w:date="2025-09-10T10:27:00Z" w16du:dateUtc="2025-09-10T13:27:00Z"/>
                <w:rFonts w:cs="Arial"/>
                <w:color w:val="231F20"/>
                <w:sz w:val="16"/>
                <w:szCs w:val="16"/>
                <w:rPrChange w:id="1147" w:author="Chiarelo, Hugo" w:date="2025-11-03T10:58:00Z" w16du:dateUtc="2025-11-03T13:58:00Z">
                  <w:rPr>
                    <w:ins w:id="1148" w:author="Chiarelo, Hugo" w:date="2025-09-10T10:27:00Z" w16du:dateUtc="2025-09-10T13:27:00Z"/>
                    <w:rFonts w:ascii="Cambria" w:hAnsi="Cambria" w:cs="Arial"/>
                    <w:color w:val="231F20"/>
                    <w:sz w:val="20"/>
                  </w:rPr>
                </w:rPrChange>
              </w:rPr>
            </w:pPr>
            <w:ins w:id="1149" w:author="Chiarelo, Hugo" w:date="2025-09-10T10:27:00Z" w16du:dateUtc="2025-09-10T13:27:00Z">
              <w:r w:rsidRPr="001F0A69">
                <w:rPr>
                  <w:rFonts w:cs="Arial"/>
                  <w:color w:val="231F20"/>
                  <w:sz w:val="16"/>
                  <w:szCs w:val="16"/>
                  <w:rPrChange w:id="1150" w:author="Chiarelo, Hugo" w:date="2025-11-03T10:58:00Z" w16du:dateUtc="2025-11-03T13:58:00Z">
                    <w:rPr>
                      <w:rFonts w:ascii="Cambria" w:hAnsi="Cambria" w:cs="Arial"/>
                      <w:color w:val="231F20"/>
                      <w:sz w:val="20"/>
                    </w:rPr>
                  </w:rPrChange>
                </w:rPr>
                <w:t>FOF</w:t>
              </w:r>
            </w:ins>
          </w:p>
        </w:tc>
        <w:tc>
          <w:tcPr>
            <w:tcW w:w="3360" w:type="dxa"/>
            <w:tcBorders>
              <w:top w:val="nil"/>
              <w:left w:val="nil"/>
              <w:bottom w:val="single" w:sz="8" w:space="0" w:color="231F20"/>
              <w:right w:val="single" w:sz="8" w:space="0" w:color="231F20"/>
            </w:tcBorders>
            <w:vAlign w:val="center"/>
            <w:hideMark/>
            <w:tcPrChange w:id="1151"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3801BD24" w14:textId="77777777" w:rsidR="00141A4E" w:rsidRPr="001F0A69" w:rsidRDefault="00141A4E" w:rsidP="00141A4E">
            <w:pPr>
              <w:widowControl/>
              <w:rPr>
                <w:ins w:id="1152" w:author="Chiarelo, Hugo" w:date="2025-09-10T10:27:00Z" w16du:dateUtc="2025-09-10T13:27:00Z"/>
                <w:rFonts w:cs="Arial"/>
                <w:color w:val="231F20"/>
                <w:sz w:val="16"/>
                <w:szCs w:val="16"/>
                <w:rPrChange w:id="1153" w:author="Chiarelo, Hugo" w:date="2025-11-03T10:58:00Z" w16du:dateUtc="2025-11-03T13:58:00Z">
                  <w:rPr>
                    <w:ins w:id="1154" w:author="Chiarelo, Hugo" w:date="2025-09-10T10:27:00Z" w16du:dateUtc="2025-09-10T13:27:00Z"/>
                    <w:rFonts w:ascii="Cambria" w:hAnsi="Cambria" w:cs="Arial"/>
                    <w:color w:val="231F20"/>
                    <w:sz w:val="20"/>
                  </w:rPr>
                </w:rPrChange>
              </w:rPr>
            </w:pPr>
            <w:ins w:id="1155" w:author="Chiarelo, Hugo" w:date="2025-09-10T10:27:00Z" w16du:dateUtc="2025-09-10T13:27:00Z">
              <w:r w:rsidRPr="001F0A69">
                <w:rPr>
                  <w:rFonts w:cs="Arial"/>
                  <w:color w:val="231F20"/>
                  <w:sz w:val="16"/>
                  <w:szCs w:val="16"/>
                  <w:rPrChange w:id="1156" w:author="Chiarelo, Hugo" w:date="2025-11-03T10:58:00Z" w16du:dateUtc="2025-11-03T13:58:00Z">
                    <w:rPr>
                      <w:rFonts w:ascii="Cambria" w:hAnsi="Cambria" w:cs="Arial"/>
                      <w:color w:val="231F20"/>
                      <w:sz w:val="20"/>
                    </w:rPr>
                  </w:rPrChange>
                </w:rPr>
                <w:t>Faulty output frequency</w:t>
              </w:r>
            </w:ins>
          </w:p>
        </w:tc>
      </w:tr>
      <w:tr w:rsidR="00141A4E" w:rsidRPr="001F0A69" w14:paraId="04DEF2D9" w14:textId="77777777" w:rsidTr="00141A4E">
        <w:trPr>
          <w:trHeight w:val="20"/>
          <w:ins w:id="1157" w:author="Chiarelo, Hugo" w:date="2025-09-10T10:27:00Z"/>
          <w:trPrChange w:id="1158"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159"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6B554F41" w14:textId="77777777" w:rsidR="00141A4E" w:rsidRPr="001F0A69" w:rsidRDefault="00141A4E" w:rsidP="00141A4E">
            <w:pPr>
              <w:widowControl/>
              <w:rPr>
                <w:ins w:id="1160" w:author="Chiarelo, Hugo" w:date="2025-09-10T10:27:00Z" w16du:dateUtc="2025-09-10T13:27:00Z"/>
                <w:rFonts w:cs="Arial"/>
                <w:color w:val="231F20"/>
                <w:sz w:val="16"/>
                <w:szCs w:val="16"/>
                <w:rPrChange w:id="1161" w:author="Chiarelo, Hugo" w:date="2025-11-03T10:58:00Z" w16du:dateUtc="2025-11-03T13:58:00Z">
                  <w:rPr>
                    <w:ins w:id="1162" w:author="Chiarelo, Hugo" w:date="2025-09-10T10:27:00Z" w16du:dateUtc="2025-09-10T13:27:00Z"/>
                    <w:rFonts w:ascii="Cambria" w:hAnsi="Cambria" w:cs="Arial"/>
                    <w:color w:val="231F20"/>
                    <w:sz w:val="20"/>
                  </w:rPr>
                </w:rPrChange>
              </w:rPr>
            </w:pPr>
            <w:ins w:id="1163" w:author="Chiarelo, Hugo" w:date="2025-09-10T10:27:00Z" w16du:dateUtc="2025-09-10T13:27:00Z">
              <w:r w:rsidRPr="001F0A69">
                <w:rPr>
                  <w:rFonts w:cs="Arial"/>
                  <w:color w:val="231F20"/>
                  <w:sz w:val="16"/>
                  <w:szCs w:val="16"/>
                  <w:rPrChange w:id="1164" w:author="Chiarelo, Hugo" w:date="2025-11-03T10:58:00Z" w16du:dateUtc="2025-11-03T13:58:00Z">
                    <w:rPr>
                      <w:rFonts w:ascii="Cambria" w:hAnsi="Cambria" w:cs="Arial"/>
                      <w:color w:val="231F20"/>
                      <w:sz w:val="20"/>
                    </w:rPr>
                  </w:rPrChange>
                </w:rPr>
                <w:t>FOV</w:t>
              </w:r>
            </w:ins>
          </w:p>
        </w:tc>
        <w:tc>
          <w:tcPr>
            <w:tcW w:w="3360" w:type="dxa"/>
            <w:tcBorders>
              <w:top w:val="nil"/>
              <w:left w:val="nil"/>
              <w:bottom w:val="single" w:sz="8" w:space="0" w:color="231F20"/>
              <w:right w:val="single" w:sz="8" w:space="0" w:color="231F20"/>
            </w:tcBorders>
            <w:vAlign w:val="center"/>
            <w:hideMark/>
            <w:tcPrChange w:id="1165"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42CE7157" w14:textId="77777777" w:rsidR="00141A4E" w:rsidRPr="001F0A69" w:rsidRDefault="00141A4E" w:rsidP="00141A4E">
            <w:pPr>
              <w:widowControl/>
              <w:rPr>
                <w:ins w:id="1166" w:author="Chiarelo, Hugo" w:date="2025-09-10T10:27:00Z" w16du:dateUtc="2025-09-10T13:27:00Z"/>
                <w:rFonts w:cs="Arial"/>
                <w:color w:val="231F20"/>
                <w:sz w:val="16"/>
                <w:szCs w:val="16"/>
                <w:rPrChange w:id="1167" w:author="Chiarelo, Hugo" w:date="2025-11-03T10:58:00Z" w16du:dateUtc="2025-11-03T13:58:00Z">
                  <w:rPr>
                    <w:ins w:id="1168" w:author="Chiarelo, Hugo" w:date="2025-09-10T10:27:00Z" w16du:dateUtc="2025-09-10T13:27:00Z"/>
                    <w:rFonts w:ascii="Cambria" w:hAnsi="Cambria" w:cs="Arial"/>
                    <w:color w:val="231F20"/>
                    <w:sz w:val="20"/>
                  </w:rPr>
                </w:rPrChange>
              </w:rPr>
            </w:pPr>
            <w:ins w:id="1169" w:author="Chiarelo, Hugo" w:date="2025-09-10T10:27:00Z" w16du:dateUtc="2025-09-10T13:27:00Z">
              <w:r w:rsidRPr="001F0A69">
                <w:rPr>
                  <w:rFonts w:cs="Arial"/>
                  <w:color w:val="231F20"/>
                  <w:sz w:val="16"/>
                  <w:szCs w:val="16"/>
                  <w:rPrChange w:id="1170" w:author="Chiarelo, Hugo" w:date="2025-11-03T10:58:00Z" w16du:dateUtc="2025-11-03T13:58:00Z">
                    <w:rPr>
                      <w:rFonts w:ascii="Cambria" w:hAnsi="Cambria" w:cs="Arial"/>
                      <w:color w:val="231F20"/>
                      <w:sz w:val="20"/>
                    </w:rPr>
                  </w:rPrChange>
                </w:rPr>
                <w:t>Faulty output voltage</w:t>
              </w:r>
            </w:ins>
          </w:p>
        </w:tc>
      </w:tr>
      <w:tr w:rsidR="00141A4E" w:rsidRPr="001F0A69" w14:paraId="09E10465" w14:textId="77777777" w:rsidTr="00141A4E">
        <w:trPr>
          <w:trHeight w:val="20"/>
          <w:ins w:id="1171" w:author="Chiarelo, Hugo" w:date="2025-09-10T10:27:00Z"/>
          <w:trPrChange w:id="1172"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173"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781712F2" w14:textId="77777777" w:rsidR="00141A4E" w:rsidRPr="001F0A69" w:rsidRDefault="00141A4E" w:rsidP="00141A4E">
            <w:pPr>
              <w:widowControl/>
              <w:rPr>
                <w:ins w:id="1174" w:author="Chiarelo, Hugo" w:date="2025-09-10T10:27:00Z" w16du:dateUtc="2025-09-10T13:27:00Z"/>
                <w:rFonts w:cs="Arial"/>
                <w:color w:val="231F20"/>
                <w:sz w:val="16"/>
                <w:szCs w:val="16"/>
                <w:rPrChange w:id="1175" w:author="Chiarelo, Hugo" w:date="2025-11-03T10:58:00Z" w16du:dateUtc="2025-11-03T13:58:00Z">
                  <w:rPr>
                    <w:ins w:id="1176" w:author="Chiarelo, Hugo" w:date="2025-09-10T10:27:00Z" w16du:dateUtc="2025-09-10T13:27:00Z"/>
                    <w:rFonts w:ascii="Cambria" w:hAnsi="Cambria" w:cs="Arial"/>
                    <w:color w:val="231F20"/>
                    <w:sz w:val="20"/>
                  </w:rPr>
                </w:rPrChange>
              </w:rPr>
            </w:pPr>
            <w:ins w:id="1177" w:author="Chiarelo, Hugo" w:date="2025-09-10T10:27:00Z" w16du:dateUtc="2025-09-10T13:27:00Z">
              <w:r w:rsidRPr="001F0A69">
                <w:rPr>
                  <w:rFonts w:cs="Arial"/>
                  <w:color w:val="231F20"/>
                  <w:sz w:val="16"/>
                  <w:szCs w:val="16"/>
                  <w:rPrChange w:id="1178" w:author="Chiarelo, Hugo" w:date="2025-11-03T10:58:00Z" w16du:dateUtc="2025-11-03T13:58:00Z">
                    <w:rPr>
                      <w:rFonts w:ascii="Cambria" w:hAnsi="Cambria" w:cs="Arial"/>
                      <w:color w:val="231F20"/>
                      <w:sz w:val="20"/>
                    </w:rPr>
                  </w:rPrChange>
                </w:rPr>
                <w:t>FRO</w:t>
              </w:r>
            </w:ins>
          </w:p>
        </w:tc>
        <w:tc>
          <w:tcPr>
            <w:tcW w:w="3360" w:type="dxa"/>
            <w:tcBorders>
              <w:top w:val="nil"/>
              <w:left w:val="nil"/>
              <w:bottom w:val="single" w:sz="8" w:space="0" w:color="231F20"/>
              <w:right w:val="single" w:sz="8" w:space="0" w:color="231F20"/>
            </w:tcBorders>
            <w:vAlign w:val="center"/>
            <w:hideMark/>
            <w:tcPrChange w:id="1179"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283EBCE2" w14:textId="77777777" w:rsidR="00141A4E" w:rsidRPr="001F0A69" w:rsidRDefault="00141A4E" w:rsidP="00141A4E">
            <w:pPr>
              <w:widowControl/>
              <w:rPr>
                <w:ins w:id="1180" w:author="Chiarelo, Hugo" w:date="2025-09-10T10:27:00Z" w16du:dateUtc="2025-09-10T13:27:00Z"/>
                <w:rFonts w:cs="Arial"/>
                <w:color w:val="231F20"/>
                <w:sz w:val="16"/>
                <w:szCs w:val="16"/>
                <w:rPrChange w:id="1181" w:author="Chiarelo, Hugo" w:date="2025-11-03T10:58:00Z" w16du:dateUtc="2025-11-03T13:58:00Z">
                  <w:rPr>
                    <w:ins w:id="1182" w:author="Chiarelo, Hugo" w:date="2025-09-10T10:27:00Z" w16du:dateUtc="2025-09-10T13:27:00Z"/>
                    <w:rFonts w:ascii="Cambria" w:hAnsi="Cambria" w:cs="Arial"/>
                    <w:color w:val="231F20"/>
                    <w:sz w:val="20"/>
                  </w:rPr>
                </w:rPrChange>
              </w:rPr>
            </w:pPr>
            <w:ins w:id="1183" w:author="Chiarelo, Hugo" w:date="2025-09-10T10:27:00Z" w16du:dateUtc="2025-09-10T13:27:00Z">
              <w:r w:rsidRPr="001F0A69">
                <w:rPr>
                  <w:rFonts w:cs="Arial"/>
                  <w:color w:val="231F20"/>
                  <w:sz w:val="16"/>
                  <w:szCs w:val="16"/>
                  <w:rPrChange w:id="1184" w:author="Chiarelo, Hugo" w:date="2025-11-03T10:58:00Z" w16du:dateUtc="2025-11-03T13:58:00Z">
                    <w:rPr>
                      <w:rFonts w:ascii="Cambria" w:hAnsi="Cambria" w:cs="Arial"/>
                      <w:color w:val="231F20"/>
                      <w:sz w:val="20"/>
                    </w:rPr>
                  </w:rPrChange>
                </w:rPr>
                <w:t>Failure to rotate</w:t>
              </w:r>
            </w:ins>
          </w:p>
        </w:tc>
      </w:tr>
      <w:tr w:rsidR="00141A4E" w:rsidRPr="001F0A69" w14:paraId="72137885" w14:textId="77777777" w:rsidTr="00141A4E">
        <w:trPr>
          <w:trHeight w:val="20"/>
          <w:ins w:id="1185" w:author="Chiarelo, Hugo" w:date="2025-09-10T10:27:00Z"/>
          <w:trPrChange w:id="1186"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187"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18724573" w14:textId="77777777" w:rsidR="00141A4E" w:rsidRPr="001F0A69" w:rsidRDefault="00141A4E" w:rsidP="00141A4E">
            <w:pPr>
              <w:widowControl/>
              <w:rPr>
                <w:ins w:id="1188" w:author="Chiarelo, Hugo" w:date="2025-09-10T10:27:00Z" w16du:dateUtc="2025-09-10T13:27:00Z"/>
                <w:rFonts w:cs="Arial"/>
                <w:color w:val="231F20"/>
                <w:sz w:val="16"/>
                <w:szCs w:val="16"/>
                <w:rPrChange w:id="1189" w:author="Chiarelo, Hugo" w:date="2025-11-03T10:58:00Z" w16du:dateUtc="2025-11-03T13:58:00Z">
                  <w:rPr>
                    <w:ins w:id="1190" w:author="Chiarelo, Hugo" w:date="2025-09-10T10:27:00Z" w16du:dateUtc="2025-09-10T13:27:00Z"/>
                    <w:rFonts w:ascii="Cambria" w:hAnsi="Cambria" w:cs="Arial"/>
                    <w:color w:val="231F20"/>
                    <w:sz w:val="20"/>
                  </w:rPr>
                </w:rPrChange>
              </w:rPr>
            </w:pPr>
            <w:ins w:id="1191" w:author="Chiarelo, Hugo" w:date="2025-09-10T10:27:00Z" w16du:dateUtc="2025-09-10T13:27:00Z">
              <w:r w:rsidRPr="001F0A69">
                <w:rPr>
                  <w:rFonts w:cs="Arial"/>
                  <w:color w:val="231F20"/>
                  <w:sz w:val="16"/>
                  <w:szCs w:val="16"/>
                  <w:rPrChange w:id="1192" w:author="Chiarelo, Hugo" w:date="2025-11-03T10:58:00Z" w16du:dateUtc="2025-11-03T13:58:00Z">
                    <w:rPr>
                      <w:rFonts w:ascii="Cambria" w:hAnsi="Cambria" w:cs="Arial"/>
                      <w:color w:val="231F20"/>
                      <w:sz w:val="20"/>
                    </w:rPr>
                  </w:rPrChange>
                </w:rPr>
                <w:t>FTC</w:t>
              </w:r>
            </w:ins>
          </w:p>
        </w:tc>
        <w:tc>
          <w:tcPr>
            <w:tcW w:w="3360" w:type="dxa"/>
            <w:tcBorders>
              <w:top w:val="nil"/>
              <w:left w:val="nil"/>
              <w:bottom w:val="single" w:sz="8" w:space="0" w:color="231F20"/>
              <w:right w:val="single" w:sz="8" w:space="0" w:color="231F20"/>
            </w:tcBorders>
            <w:vAlign w:val="center"/>
            <w:hideMark/>
            <w:tcPrChange w:id="1193"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72DF0D70" w14:textId="77777777" w:rsidR="00141A4E" w:rsidRPr="001F0A69" w:rsidRDefault="00141A4E" w:rsidP="00141A4E">
            <w:pPr>
              <w:widowControl/>
              <w:rPr>
                <w:ins w:id="1194" w:author="Chiarelo, Hugo" w:date="2025-09-10T10:27:00Z" w16du:dateUtc="2025-09-10T13:27:00Z"/>
                <w:rFonts w:cs="Arial"/>
                <w:color w:val="231F20"/>
                <w:sz w:val="16"/>
                <w:szCs w:val="16"/>
                <w:rPrChange w:id="1195" w:author="Chiarelo, Hugo" w:date="2025-11-03T10:58:00Z" w16du:dateUtc="2025-11-03T13:58:00Z">
                  <w:rPr>
                    <w:ins w:id="1196" w:author="Chiarelo, Hugo" w:date="2025-09-10T10:27:00Z" w16du:dateUtc="2025-09-10T13:27:00Z"/>
                    <w:rFonts w:ascii="Cambria" w:hAnsi="Cambria" w:cs="Arial"/>
                    <w:color w:val="231F20"/>
                    <w:sz w:val="20"/>
                  </w:rPr>
                </w:rPrChange>
              </w:rPr>
            </w:pPr>
            <w:ins w:id="1197" w:author="Chiarelo, Hugo" w:date="2025-09-10T10:27:00Z" w16du:dateUtc="2025-09-10T13:27:00Z">
              <w:r w:rsidRPr="001F0A69">
                <w:rPr>
                  <w:rFonts w:cs="Arial"/>
                  <w:color w:val="231F20"/>
                  <w:sz w:val="16"/>
                  <w:szCs w:val="16"/>
                  <w:rPrChange w:id="1198" w:author="Chiarelo, Hugo" w:date="2025-11-03T10:58:00Z" w16du:dateUtc="2025-11-03T13:58:00Z">
                    <w:rPr>
                      <w:rFonts w:ascii="Cambria" w:hAnsi="Cambria" w:cs="Arial"/>
                      <w:color w:val="231F20"/>
                      <w:sz w:val="20"/>
                    </w:rPr>
                  </w:rPrChange>
                </w:rPr>
                <w:t>Failure to close on demand</w:t>
              </w:r>
            </w:ins>
          </w:p>
        </w:tc>
      </w:tr>
      <w:tr w:rsidR="00141A4E" w:rsidRPr="001F0A69" w14:paraId="4D416F6F" w14:textId="77777777" w:rsidTr="00141A4E">
        <w:trPr>
          <w:trHeight w:val="20"/>
          <w:ins w:id="1199" w:author="Chiarelo, Hugo" w:date="2025-09-10T10:27:00Z"/>
          <w:trPrChange w:id="1200"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201"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700389D0" w14:textId="77777777" w:rsidR="00141A4E" w:rsidRPr="001F0A69" w:rsidRDefault="00141A4E" w:rsidP="00141A4E">
            <w:pPr>
              <w:widowControl/>
              <w:rPr>
                <w:ins w:id="1202" w:author="Chiarelo, Hugo" w:date="2025-09-10T10:27:00Z" w16du:dateUtc="2025-09-10T13:27:00Z"/>
                <w:rFonts w:cs="Arial"/>
                <w:color w:val="231F20"/>
                <w:sz w:val="16"/>
                <w:szCs w:val="16"/>
                <w:rPrChange w:id="1203" w:author="Chiarelo, Hugo" w:date="2025-11-03T10:58:00Z" w16du:dateUtc="2025-11-03T13:58:00Z">
                  <w:rPr>
                    <w:ins w:id="1204" w:author="Chiarelo, Hugo" w:date="2025-09-10T10:27:00Z" w16du:dateUtc="2025-09-10T13:27:00Z"/>
                    <w:rFonts w:ascii="Cambria" w:hAnsi="Cambria" w:cs="Arial"/>
                    <w:color w:val="231F20"/>
                    <w:sz w:val="20"/>
                  </w:rPr>
                </w:rPrChange>
              </w:rPr>
            </w:pPr>
            <w:ins w:id="1205" w:author="Chiarelo, Hugo" w:date="2025-09-10T10:27:00Z" w16du:dateUtc="2025-09-10T13:27:00Z">
              <w:r w:rsidRPr="001F0A69">
                <w:rPr>
                  <w:rFonts w:cs="Arial"/>
                  <w:color w:val="231F20"/>
                  <w:sz w:val="16"/>
                  <w:szCs w:val="16"/>
                  <w:rPrChange w:id="1206" w:author="Chiarelo, Hugo" w:date="2025-11-03T10:58:00Z" w16du:dateUtc="2025-11-03T13:58:00Z">
                    <w:rPr>
                      <w:rFonts w:ascii="Cambria" w:hAnsi="Cambria" w:cs="Arial"/>
                      <w:color w:val="231F20"/>
                      <w:sz w:val="20"/>
                    </w:rPr>
                  </w:rPrChange>
                </w:rPr>
                <w:t>FTD</w:t>
              </w:r>
            </w:ins>
          </w:p>
        </w:tc>
        <w:tc>
          <w:tcPr>
            <w:tcW w:w="3360" w:type="dxa"/>
            <w:tcBorders>
              <w:top w:val="nil"/>
              <w:left w:val="nil"/>
              <w:bottom w:val="single" w:sz="8" w:space="0" w:color="231F20"/>
              <w:right w:val="single" w:sz="8" w:space="0" w:color="231F20"/>
            </w:tcBorders>
            <w:vAlign w:val="center"/>
            <w:hideMark/>
            <w:tcPrChange w:id="1207"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52CAE85F" w14:textId="77777777" w:rsidR="00141A4E" w:rsidRPr="001F0A69" w:rsidRDefault="00141A4E" w:rsidP="00141A4E">
            <w:pPr>
              <w:widowControl/>
              <w:rPr>
                <w:ins w:id="1208" w:author="Chiarelo, Hugo" w:date="2025-09-10T10:27:00Z" w16du:dateUtc="2025-09-10T13:27:00Z"/>
                <w:rFonts w:cs="Arial"/>
                <w:color w:val="231F20"/>
                <w:sz w:val="16"/>
                <w:szCs w:val="16"/>
                <w:rPrChange w:id="1209" w:author="Chiarelo, Hugo" w:date="2025-11-03T10:58:00Z" w16du:dateUtc="2025-11-03T13:58:00Z">
                  <w:rPr>
                    <w:ins w:id="1210" w:author="Chiarelo, Hugo" w:date="2025-09-10T10:27:00Z" w16du:dateUtc="2025-09-10T13:27:00Z"/>
                    <w:rFonts w:ascii="Cambria" w:hAnsi="Cambria" w:cs="Arial"/>
                    <w:color w:val="231F20"/>
                    <w:sz w:val="20"/>
                  </w:rPr>
                </w:rPrChange>
              </w:rPr>
            </w:pPr>
            <w:ins w:id="1211" w:author="Chiarelo, Hugo" w:date="2025-09-10T10:27:00Z" w16du:dateUtc="2025-09-10T13:27:00Z">
              <w:r w:rsidRPr="001F0A69">
                <w:rPr>
                  <w:rFonts w:cs="Arial"/>
                  <w:color w:val="231F20"/>
                  <w:sz w:val="16"/>
                  <w:szCs w:val="16"/>
                  <w:rPrChange w:id="1212" w:author="Chiarelo, Hugo" w:date="2025-11-03T10:58:00Z" w16du:dateUtc="2025-11-03T13:58:00Z">
                    <w:rPr>
                      <w:rFonts w:ascii="Cambria" w:hAnsi="Cambria" w:cs="Arial"/>
                      <w:color w:val="231F20"/>
                      <w:sz w:val="20"/>
                    </w:rPr>
                  </w:rPrChange>
                </w:rPr>
                <w:t>Failure to disconnect</w:t>
              </w:r>
            </w:ins>
          </w:p>
        </w:tc>
      </w:tr>
      <w:tr w:rsidR="00141A4E" w:rsidRPr="001F0A69" w14:paraId="564FD196" w14:textId="77777777" w:rsidTr="00141A4E">
        <w:trPr>
          <w:trHeight w:val="20"/>
          <w:ins w:id="1213" w:author="Chiarelo, Hugo" w:date="2025-09-10T10:27:00Z"/>
          <w:trPrChange w:id="1214"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215"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625CD6E1" w14:textId="77777777" w:rsidR="00141A4E" w:rsidRPr="001F0A69" w:rsidRDefault="00141A4E" w:rsidP="00141A4E">
            <w:pPr>
              <w:widowControl/>
              <w:rPr>
                <w:ins w:id="1216" w:author="Chiarelo, Hugo" w:date="2025-09-10T10:27:00Z" w16du:dateUtc="2025-09-10T13:27:00Z"/>
                <w:rFonts w:cs="Arial"/>
                <w:color w:val="231F20"/>
                <w:sz w:val="16"/>
                <w:szCs w:val="16"/>
                <w:rPrChange w:id="1217" w:author="Chiarelo, Hugo" w:date="2025-11-03T10:58:00Z" w16du:dateUtc="2025-11-03T13:58:00Z">
                  <w:rPr>
                    <w:ins w:id="1218" w:author="Chiarelo, Hugo" w:date="2025-09-10T10:27:00Z" w16du:dateUtc="2025-09-10T13:27:00Z"/>
                    <w:rFonts w:ascii="Cambria" w:hAnsi="Cambria" w:cs="Arial"/>
                    <w:color w:val="231F20"/>
                    <w:sz w:val="20"/>
                  </w:rPr>
                </w:rPrChange>
              </w:rPr>
            </w:pPr>
            <w:ins w:id="1219" w:author="Chiarelo, Hugo" w:date="2025-09-10T10:27:00Z" w16du:dateUtc="2025-09-10T13:27:00Z">
              <w:r w:rsidRPr="001F0A69">
                <w:rPr>
                  <w:rFonts w:cs="Arial"/>
                  <w:color w:val="231F20"/>
                  <w:sz w:val="16"/>
                  <w:szCs w:val="16"/>
                  <w:rPrChange w:id="1220" w:author="Chiarelo, Hugo" w:date="2025-11-03T10:58:00Z" w16du:dateUtc="2025-11-03T13:58:00Z">
                    <w:rPr>
                      <w:rFonts w:ascii="Cambria" w:hAnsi="Cambria" w:cs="Arial"/>
                      <w:color w:val="231F20"/>
                      <w:sz w:val="20"/>
                    </w:rPr>
                  </w:rPrChange>
                </w:rPr>
                <w:t>FTF</w:t>
              </w:r>
            </w:ins>
          </w:p>
        </w:tc>
        <w:tc>
          <w:tcPr>
            <w:tcW w:w="3360" w:type="dxa"/>
            <w:tcBorders>
              <w:top w:val="nil"/>
              <w:left w:val="nil"/>
              <w:bottom w:val="single" w:sz="8" w:space="0" w:color="231F20"/>
              <w:right w:val="single" w:sz="8" w:space="0" w:color="231F20"/>
            </w:tcBorders>
            <w:vAlign w:val="center"/>
            <w:hideMark/>
            <w:tcPrChange w:id="1221"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1EAC629D" w14:textId="77777777" w:rsidR="00141A4E" w:rsidRPr="001F0A69" w:rsidRDefault="00141A4E" w:rsidP="00141A4E">
            <w:pPr>
              <w:widowControl/>
              <w:rPr>
                <w:ins w:id="1222" w:author="Chiarelo, Hugo" w:date="2025-09-10T10:27:00Z" w16du:dateUtc="2025-09-10T13:27:00Z"/>
                <w:rFonts w:cs="Arial"/>
                <w:color w:val="231F20"/>
                <w:sz w:val="16"/>
                <w:szCs w:val="16"/>
                <w:rPrChange w:id="1223" w:author="Chiarelo, Hugo" w:date="2025-11-03T10:58:00Z" w16du:dateUtc="2025-11-03T13:58:00Z">
                  <w:rPr>
                    <w:ins w:id="1224" w:author="Chiarelo, Hugo" w:date="2025-09-10T10:27:00Z" w16du:dateUtc="2025-09-10T13:27:00Z"/>
                    <w:rFonts w:ascii="Cambria" w:hAnsi="Cambria" w:cs="Arial"/>
                    <w:color w:val="231F20"/>
                    <w:sz w:val="20"/>
                  </w:rPr>
                </w:rPrChange>
              </w:rPr>
            </w:pPr>
            <w:ins w:id="1225" w:author="Chiarelo, Hugo" w:date="2025-09-10T10:27:00Z" w16du:dateUtc="2025-09-10T13:27:00Z">
              <w:r w:rsidRPr="001F0A69">
                <w:rPr>
                  <w:rFonts w:cs="Arial"/>
                  <w:color w:val="231F20"/>
                  <w:sz w:val="16"/>
                  <w:szCs w:val="16"/>
                  <w:rPrChange w:id="1226" w:author="Chiarelo, Hugo" w:date="2025-11-03T10:58:00Z" w16du:dateUtc="2025-11-03T13:58:00Z">
                    <w:rPr>
                      <w:rFonts w:ascii="Cambria" w:hAnsi="Cambria" w:cs="Arial"/>
                      <w:color w:val="231F20"/>
                      <w:sz w:val="20"/>
                    </w:rPr>
                  </w:rPrChange>
                </w:rPr>
                <w:t>Failure to function on demand</w:t>
              </w:r>
            </w:ins>
          </w:p>
        </w:tc>
      </w:tr>
      <w:tr w:rsidR="00141A4E" w:rsidRPr="001F0A69" w14:paraId="2F1B8241" w14:textId="77777777" w:rsidTr="00141A4E">
        <w:trPr>
          <w:trHeight w:val="20"/>
          <w:ins w:id="1227" w:author="Chiarelo, Hugo" w:date="2025-09-10T10:27:00Z"/>
          <w:trPrChange w:id="1228"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229"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4F285C4E" w14:textId="77777777" w:rsidR="00141A4E" w:rsidRPr="001F0A69" w:rsidRDefault="00141A4E" w:rsidP="00141A4E">
            <w:pPr>
              <w:widowControl/>
              <w:rPr>
                <w:ins w:id="1230" w:author="Chiarelo, Hugo" w:date="2025-09-10T10:27:00Z" w16du:dateUtc="2025-09-10T13:27:00Z"/>
                <w:rFonts w:cs="Arial"/>
                <w:color w:val="231F20"/>
                <w:sz w:val="16"/>
                <w:szCs w:val="16"/>
                <w:rPrChange w:id="1231" w:author="Chiarelo, Hugo" w:date="2025-11-03T10:58:00Z" w16du:dateUtc="2025-11-03T13:58:00Z">
                  <w:rPr>
                    <w:ins w:id="1232" w:author="Chiarelo, Hugo" w:date="2025-09-10T10:27:00Z" w16du:dateUtc="2025-09-10T13:27:00Z"/>
                    <w:rFonts w:ascii="Cambria" w:hAnsi="Cambria" w:cs="Arial"/>
                    <w:color w:val="231F20"/>
                    <w:sz w:val="20"/>
                  </w:rPr>
                </w:rPrChange>
              </w:rPr>
            </w:pPr>
            <w:ins w:id="1233" w:author="Chiarelo, Hugo" w:date="2025-09-10T10:27:00Z" w16du:dateUtc="2025-09-10T13:27:00Z">
              <w:r w:rsidRPr="001F0A69">
                <w:rPr>
                  <w:rFonts w:cs="Arial"/>
                  <w:color w:val="231F20"/>
                  <w:sz w:val="16"/>
                  <w:szCs w:val="16"/>
                  <w:rPrChange w:id="1234" w:author="Chiarelo, Hugo" w:date="2025-11-03T10:58:00Z" w16du:dateUtc="2025-11-03T13:58:00Z">
                    <w:rPr>
                      <w:rFonts w:ascii="Cambria" w:hAnsi="Cambria" w:cs="Arial"/>
                      <w:color w:val="231F20"/>
                      <w:sz w:val="20"/>
                    </w:rPr>
                  </w:rPrChange>
                </w:rPr>
                <w:t>FTI</w:t>
              </w:r>
            </w:ins>
          </w:p>
        </w:tc>
        <w:tc>
          <w:tcPr>
            <w:tcW w:w="3360" w:type="dxa"/>
            <w:tcBorders>
              <w:top w:val="nil"/>
              <w:left w:val="nil"/>
              <w:bottom w:val="single" w:sz="8" w:space="0" w:color="231F20"/>
              <w:right w:val="single" w:sz="8" w:space="0" w:color="231F20"/>
            </w:tcBorders>
            <w:vAlign w:val="center"/>
            <w:hideMark/>
            <w:tcPrChange w:id="1235"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5A69FCFE" w14:textId="77777777" w:rsidR="00141A4E" w:rsidRPr="001F0A69" w:rsidRDefault="00141A4E" w:rsidP="00141A4E">
            <w:pPr>
              <w:widowControl/>
              <w:rPr>
                <w:ins w:id="1236" w:author="Chiarelo, Hugo" w:date="2025-09-10T10:27:00Z" w16du:dateUtc="2025-09-10T13:27:00Z"/>
                <w:rFonts w:cs="Arial"/>
                <w:color w:val="231F20"/>
                <w:sz w:val="16"/>
                <w:szCs w:val="16"/>
                <w:rPrChange w:id="1237" w:author="Chiarelo, Hugo" w:date="2025-11-03T10:58:00Z" w16du:dateUtc="2025-11-03T13:58:00Z">
                  <w:rPr>
                    <w:ins w:id="1238" w:author="Chiarelo, Hugo" w:date="2025-09-10T10:27:00Z" w16du:dateUtc="2025-09-10T13:27:00Z"/>
                    <w:rFonts w:ascii="Cambria" w:hAnsi="Cambria" w:cs="Arial"/>
                    <w:color w:val="231F20"/>
                    <w:sz w:val="20"/>
                  </w:rPr>
                </w:rPrChange>
              </w:rPr>
            </w:pPr>
            <w:ins w:id="1239" w:author="Chiarelo, Hugo" w:date="2025-09-10T10:27:00Z" w16du:dateUtc="2025-09-10T13:27:00Z">
              <w:r w:rsidRPr="001F0A69">
                <w:rPr>
                  <w:rFonts w:cs="Arial"/>
                  <w:color w:val="231F20"/>
                  <w:sz w:val="16"/>
                  <w:szCs w:val="16"/>
                  <w:rPrChange w:id="1240" w:author="Chiarelo, Hugo" w:date="2025-11-03T10:58:00Z" w16du:dateUtc="2025-11-03T13:58:00Z">
                    <w:rPr>
                      <w:rFonts w:ascii="Cambria" w:hAnsi="Cambria" w:cs="Arial"/>
                      <w:color w:val="231F20"/>
                      <w:sz w:val="20"/>
                    </w:rPr>
                  </w:rPrChange>
                </w:rPr>
                <w:t>Failure to function as intended</w:t>
              </w:r>
            </w:ins>
          </w:p>
        </w:tc>
      </w:tr>
      <w:tr w:rsidR="00141A4E" w:rsidRPr="001F0A69" w14:paraId="022EF305" w14:textId="77777777" w:rsidTr="00141A4E">
        <w:trPr>
          <w:trHeight w:val="20"/>
          <w:ins w:id="1241" w:author="Chiarelo, Hugo" w:date="2025-09-10T10:27:00Z"/>
          <w:trPrChange w:id="1242"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243"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4D60B341" w14:textId="77777777" w:rsidR="00141A4E" w:rsidRPr="001F0A69" w:rsidRDefault="00141A4E" w:rsidP="00141A4E">
            <w:pPr>
              <w:widowControl/>
              <w:rPr>
                <w:ins w:id="1244" w:author="Chiarelo, Hugo" w:date="2025-09-10T10:27:00Z" w16du:dateUtc="2025-09-10T13:27:00Z"/>
                <w:rFonts w:cs="Arial"/>
                <w:color w:val="231F20"/>
                <w:sz w:val="16"/>
                <w:szCs w:val="16"/>
                <w:rPrChange w:id="1245" w:author="Chiarelo, Hugo" w:date="2025-11-03T10:58:00Z" w16du:dateUtc="2025-11-03T13:58:00Z">
                  <w:rPr>
                    <w:ins w:id="1246" w:author="Chiarelo, Hugo" w:date="2025-09-10T10:27:00Z" w16du:dateUtc="2025-09-10T13:27:00Z"/>
                    <w:rFonts w:ascii="Cambria" w:hAnsi="Cambria" w:cs="Arial"/>
                    <w:color w:val="231F20"/>
                    <w:sz w:val="20"/>
                  </w:rPr>
                </w:rPrChange>
              </w:rPr>
            </w:pPr>
            <w:ins w:id="1247" w:author="Chiarelo, Hugo" w:date="2025-09-10T10:27:00Z" w16du:dateUtc="2025-09-10T13:27:00Z">
              <w:r w:rsidRPr="001F0A69">
                <w:rPr>
                  <w:rFonts w:cs="Arial"/>
                  <w:color w:val="231F20"/>
                  <w:sz w:val="16"/>
                  <w:szCs w:val="16"/>
                  <w:rPrChange w:id="1248" w:author="Chiarelo, Hugo" w:date="2025-11-03T10:58:00Z" w16du:dateUtc="2025-11-03T13:58:00Z">
                    <w:rPr>
                      <w:rFonts w:ascii="Cambria" w:hAnsi="Cambria" w:cs="Arial"/>
                      <w:color w:val="231F20"/>
                      <w:sz w:val="20"/>
                    </w:rPr>
                  </w:rPrChange>
                </w:rPr>
                <w:t>FTL</w:t>
              </w:r>
            </w:ins>
          </w:p>
        </w:tc>
        <w:tc>
          <w:tcPr>
            <w:tcW w:w="3360" w:type="dxa"/>
            <w:tcBorders>
              <w:top w:val="nil"/>
              <w:left w:val="nil"/>
              <w:bottom w:val="single" w:sz="8" w:space="0" w:color="231F20"/>
              <w:right w:val="single" w:sz="8" w:space="0" w:color="231F20"/>
            </w:tcBorders>
            <w:vAlign w:val="center"/>
            <w:hideMark/>
            <w:tcPrChange w:id="1249"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11C9B4EF" w14:textId="77777777" w:rsidR="00141A4E" w:rsidRPr="001F0A69" w:rsidRDefault="00141A4E" w:rsidP="00141A4E">
            <w:pPr>
              <w:widowControl/>
              <w:rPr>
                <w:ins w:id="1250" w:author="Chiarelo, Hugo" w:date="2025-09-10T10:27:00Z" w16du:dateUtc="2025-09-10T13:27:00Z"/>
                <w:rFonts w:cs="Arial"/>
                <w:color w:val="231F20"/>
                <w:sz w:val="16"/>
                <w:szCs w:val="16"/>
                <w:rPrChange w:id="1251" w:author="Chiarelo, Hugo" w:date="2025-11-03T10:58:00Z" w16du:dateUtc="2025-11-03T13:58:00Z">
                  <w:rPr>
                    <w:ins w:id="1252" w:author="Chiarelo, Hugo" w:date="2025-09-10T10:27:00Z" w16du:dateUtc="2025-09-10T13:27:00Z"/>
                    <w:rFonts w:ascii="Cambria" w:hAnsi="Cambria" w:cs="Arial"/>
                    <w:color w:val="231F20"/>
                    <w:sz w:val="20"/>
                  </w:rPr>
                </w:rPrChange>
              </w:rPr>
            </w:pPr>
            <w:ins w:id="1253" w:author="Chiarelo, Hugo" w:date="2025-09-10T10:27:00Z" w16du:dateUtc="2025-09-10T13:27:00Z">
              <w:r w:rsidRPr="001F0A69">
                <w:rPr>
                  <w:rFonts w:cs="Arial"/>
                  <w:color w:val="231F20"/>
                  <w:sz w:val="16"/>
                  <w:szCs w:val="16"/>
                  <w:rPrChange w:id="1254" w:author="Chiarelo, Hugo" w:date="2025-11-03T10:58:00Z" w16du:dateUtc="2025-11-03T13:58:00Z">
                    <w:rPr>
                      <w:rFonts w:ascii="Cambria" w:hAnsi="Cambria" w:cs="Arial"/>
                      <w:color w:val="231F20"/>
                      <w:sz w:val="20"/>
                    </w:rPr>
                  </w:rPrChange>
                </w:rPr>
                <w:t>Failure to lock/unlock</w:t>
              </w:r>
            </w:ins>
          </w:p>
        </w:tc>
      </w:tr>
      <w:tr w:rsidR="00141A4E" w:rsidRPr="001F0A69" w14:paraId="71ABD11A" w14:textId="77777777" w:rsidTr="00141A4E">
        <w:trPr>
          <w:trHeight w:val="20"/>
          <w:ins w:id="1255" w:author="Chiarelo, Hugo" w:date="2025-09-10T10:27:00Z"/>
          <w:trPrChange w:id="1256"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257"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5E2DB126" w14:textId="77777777" w:rsidR="00141A4E" w:rsidRPr="001F0A69" w:rsidRDefault="00141A4E" w:rsidP="00141A4E">
            <w:pPr>
              <w:widowControl/>
              <w:rPr>
                <w:ins w:id="1258" w:author="Chiarelo, Hugo" w:date="2025-09-10T10:27:00Z" w16du:dateUtc="2025-09-10T13:27:00Z"/>
                <w:rFonts w:cs="Arial"/>
                <w:color w:val="231F20"/>
                <w:sz w:val="16"/>
                <w:szCs w:val="16"/>
                <w:rPrChange w:id="1259" w:author="Chiarelo, Hugo" w:date="2025-11-03T10:58:00Z" w16du:dateUtc="2025-11-03T13:58:00Z">
                  <w:rPr>
                    <w:ins w:id="1260" w:author="Chiarelo, Hugo" w:date="2025-09-10T10:27:00Z" w16du:dateUtc="2025-09-10T13:27:00Z"/>
                    <w:rFonts w:ascii="Cambria" w:hAnsi="Cambria" w:cs="Arial"/>
                    <w:color w:val="231F20"/>
                    <w:sz w:val="20"/>
                  </w:rPr>
                </w:rPrChange>
              </w:rPr>
            </w:pPr>
            <w:ins w:id="1261" w:author="Chiarelo, Hugo" w:date="2025-09-10T10:27:00Z" w16du:dateUtc="2025-09-10T13:27:00Z">
              <w:r w:rsidRPr="001F0A69">
                <w:rPr>
                  <w:rFonts w:cs="Arial"/>
                  <w:color w:val="231F20"/>
                  <w:sz w:val="16"/>
                  <w:szCs w:val="16"/>
                  <w:rPrChange w:id="1262" w:author="Chiarelo, Hugo" w:date="2025-11-03T10:58:00Z" w16du:dateUtc="2025-11-03T13:58:00Z">
                    <w:rPr>
                      <w:rFonts w:ascii="Cambria" w:hAnsi="Cambria" w:cs="Arial"/>
                      <w:color w:val="231F20"/>
                      <w:sz w:val="20"/>
                    </w:rPr>
                  </w:rPrChange>
                </w:rPr>
                <w:t>FTO</w:t>
              </w:r>
            </w:ins>
          </w:p>
        </w:tc>
        <w:tc>
          <w:tcPr>
            <w:tcW w:w="3360" w:type="dxa"/>
            <w:tcBorders>
              <w:top w:val="nil"/>
              <w:left w:val="nil"/>
              <w:bottom w:val="single" w:sz="8" w:space="0" w:color="231F20"/>
              <w:right w:val="single" w:sz="8" w:space="0" w:color="231F20"/>
            </w:tcBorders>
            <w:vAlign w:val="center"/>
            <w:hideMark/>
            <w:tcPrChange w:id="1263"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19F1F0B3" w14:textId="77777777" w:rsidR="00141A4E" w:rsidRPr="001F0A69" w:rsidRDefault="00141A4E" w:rsidP="00141A4E">
            <w:pPr>
              <w:widowControl/>
              <w:rPr>
                <w:ins w:id="1264" w:author="Chiarelo, Hugo" w:date="2025-09-10T10:27:00Z" w16du:dateUtc="2025-09-10T13:27:00Z"/>
                <w:rFonts w:cs="Arial"/>
                <w:color w:val="231F20"/>
                <w:sz w:val="16"/>
                <w:szCs w:val="16"/>
                <w:rPrChange w:id="1265" w:author="Chiarelo, Hugo" w:date="2025-11-03T10:58:00Z" w16du:dateUtc="2025-11-03T13:58:00Z">
                  <w:rPr>
                    <w:ins w:id="1266" w:author="Chiarelo, Hugo" w:date="2025-09-10T10:27:00Z" w16du:dateUtc="2025-09-10T13:27:00Z"/>
                    <w:rFonts w:ascii="Cambria" w:hAnsi="Cambria" w:cs="Arial"/>
                    <w:color w:val="231F20"/>
                    <w:sz w:val="20"/>
                  </w:rPr>
                </w:rPrChange>
              </w:rPr>
            </w:pPr>
            <w:ins w:id="1267" w:author="Chiarelo, Hugo" w:date="2025-09-10T10:27:00Z" w16du:dateUtc="2025-09-10T13:27:00Z">
              <w:r w:rsidRPr="001F0A69">
                <w:rPr>
                  <w:rFonts w:cs="Arial"/>
                  <w:color w:val="231F20"/>
                  <w:sz w:val="16"/>
                  <w:szCs w:val="16"/>
                  <w:rPrChange w:id="1268" w:author="Chiarelo, Hugo" w:date="2025-11-03T10:58:00Z" w16du:dateUtc="2025-11-03T13:58:00Z">
                    <w:rPr>
                      <w:rFonts w:ascii="Cambria" w:hAnsi="Cambria" w:cs="Arial"/>
                      <w:color w:val="231F20"/>
                      <w:sz w:val="20"/>
                    </w:rPr>
                  </w:rPrChange>
                </w:rPr>
                <w:t>Failure to open on demand</w:t>
              </w:r>
            </w:ins>
          </w:p>
        </w:tc>
      </w:tr>
      <w:tr w:rsidR="00141A4E" w:rsidRPr="001F0A69" w14:paraId="4045ABF9" w14:textId="77777777" w:rsidTr="00141A4E">
        <w:trPr>
          <w:trHeight w:val="20"/>
          <w:ins w:id="1269" w:author="Chiarelo, Hugo" w:date="2025-09-10T10:27:00Z"/>
          <w:trPrChange w:id="1270"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271"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6781B69F" w14:textId="77777777" w:rsidR="00141A4E" w:rsidRPr="001F0A69" w:rsidRDefault="00141A4E" w:rsidP="00141A4E">
            <w:pPr>
              <w:widowControl/>
              <w:rPr>
                <w:ins w:id="1272" w:author="Chiarelo, Hugo" w:date="2025-09-10T10:27:00Z" w16du:dateUtc="2025-09-10T13:27:00Z"/>
                <w:rFonts w:cs="Arial"/>
                <w:color w:val="231F20"/>
                <w:sz w:val="16"/>
                <w:szCs w:val="16"/>
                <w:rPrChange w:id="1273" w:author="Chiarelo, Hugo" w:date="2025-11-03T10:58:00Z" w16du:dateUtc="2025-11-03T13:58:00Z">
                  <w:rPr>
                    <w:ins w:id="1274" w:author="Chiarelo, Hugo" w:date="2025-09-10T10:27:00Z" w16du:dateUtc="2025-09-10T13:27:00Z"/>
                    <w:rFonts w:ascii="Cambria" w:hAnsi="Cambria" w:cs="Arial"/>
                    <w:color w:val="231F20"/>
                    <w:sz w:val="20"/>
                  </w:rPr>
                </w:rPrChange>
              </w:rPr>
            </w:pPr>
            <w:ins w:id="1275" w:author="Chiarelo, Hugo" w:date="2025-09-10T10:27:00Z" w16du:dateUtc="2025-09-10T13:27:00Z">
              <w:r w:rsidRPr="001F0A69">
                <w:rPr>
                  <w:rFonts w:cs="Arial"/>
                  <w:color w:val="231F20"/>
                  <w:sz w:val="16"/>
                  <w:szCs w:val="16"/>
                  <w:rPrChange w:id="1276" w:author="Chiarelo, Hugo" w:date="2025-11-03T10:58:00Z" w16du:dateUtc="2025-11-03T13:58:00Z">
                    <w:rPr>
                      <w:rFonts w:ascii="Cambria" w:hAnsi="Cambria" w:cs="Arial"/>
                      <w:color w:val="231F20"/>
                      <w:sz w:val="20"/>
                    </w:rPr>
                  </w:rPrChange>
                </w:rPr>
                <w:t>FTR</w:t>
              </w:r>
            </w:ins>
          </w:p>
        </w:tc>
        <w:tc>
          <w:tcPr>
            <w:tcW w:w="3360" w:type="dxa"/>
            <w:tcBorders>
              <w:top w:val="nil"/>
              <w:left w:val="nil"/>
              <w:bottom w:val="single" w:sz="8" w:space="0" w:color="231F20"/>
              <w:right w:val="single" w:sz="8" w:space="0" w:color="231F20"/>
            </w:tcBorders>
            <w:vAlign w:val="center"/>
            <w:hideMark/>
            <w:tcPrChange w:id="1277"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7647EC6B" w14:textId="77777777" w:rsidR="00141A4E" w:rsidRPr="001F0A69" w:rsidRDefault="00141A4E" w:rsidP="00141A4E">
            <w:pPr>
              <w:widowControl/>
              <w:rPr>
                <w:ins w:id="1278" w:author="Chiarelo, Hugo" w:date="2025-09-10T10:27:00Z" w16du:dateUtc="2025-09-10T13:27:00Z"/>
                <w:rFonts w:cs="Arial"/>
                <w:color w:val="231F20"/>
                <w:sz w:val="16"/>
                <w:szCs w:val="16"/>
                <w:rPrChange w:id="1279" w:author="Chiarelo, Hugo" w:date="2025-11-03T10:58:00Z" w16du:dateUtc="2025-11-03T13:58:00Z">
                  <w:rPr>
                    <w:ins w:id="1280" w:author="Chiarelo, Hugo" w:date="2025-09-10T10:27:00Z" w16du:dateUtc="2025-09-10T13:27:00Z"/>
                    <w:rFonts w:ascii="Cambria" w:hAnsi="Cambria" w:cs="Arial"/>
                    <w:color w:val="231F20"/>
                    <w:sz w:val="20"/>
                  </w:rPr>
                </w:rPrChange>
              </w:rPr>
            </w:pPr>
            <w:ins w:id="1281" w:author="Chiarelo, Hugo" w:date="2025-09-10T10:27:00Z" w16du:dateUtc="2025-09-10T13:27:00Z">
              <w:r w:rsidRPr="001F0A69">
                <w:rPr>
                  <w:rFonts w:cs="Arial"/>
                  <w:color w:val="231F20"/>
                  <w:sz w:val="16"/>
                  <w:szCs w:val="16"/>
                  <w:rPrChange w:id="1282" w:author="Chiarelo, Hugo" w:date="2025-11-03T10:58:00Z" w16du:dateUtc="2025-11-03T13:58:00Z">
                    <w:rPr>
                      <w:rFonts w:ascii="Cambria" w:hAnsi="Cambria" w:cs="Arial"/>
                      <w:color w:val="231F20"/>
                      <w:sz w:val="20"/>
                    </w:rPr>
                  </w:rPrChange>
                </w:rPr>
                <w:t>Failure to regulate</w:t>
              </w:r>
            </w:ins>
          </w:p>
        </w:tc>
      </w:tr>
      <w:tr w:rsidR="00141A4E" w:rsidRPr="001F0A69" w14:paraId="1B4CF90C" w14:textId="77777777" w:rsidTr="00141A4E">
        <w:trPr>
          <w:trHeight w:val="20"/>
          <w:ins w:id="1283" w:author="Chiarelo, Hugo" w:date="2025-09-10T10:27:00Z"/>
          <w:trPrChange w:id="1284"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285"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4BE346E6" w14:textId="77777777" w:rsidR="00141A4E" w:rsidRPr="001F0A69" w:rsidRDefault="00141A4E" w:rsidP="00141A4E">
            <w:pPr>
              <w:widowControl/>
              <w:rPr>
                <w:ins w:id="1286" w:author="Chiarelo, Hugo" w:date="2025-09-10T10:27:00Z" w16du:dateUtc="2025-09-10T13:27:00Z"/>
                <w:rFonts w:cs="Arial"/>
                <w:color w:val="231F20"/>
                <w:sz w:val="16"/>
                <w:szCs w:val="16"/>
                <w:rPrChange w:id="1287" w:author="Chiarelo, Hugo" w:date="2025-11-03T10:58:00Z" w16du:dateUtc="2025-11-03T13:58:00Z">
                  <w:rPr>
                    <w:ins w:id="1288" w:author="Chiarelo, Hugo" w:date="2025-09-10T10:27:00Z" w16du:dateUtc="2025-09-10T13:27:00Z"/>
                    <w:rFonts w:ascii="Cambria" w:hAnsi="Cambria" w:cs="Arial"/>
                    <w:color w:val="231F20"/>
                    <w:sz w:val="20"/>
                  </w:rPr>
                </w:rPrChange>
              </w:rPr>
            </w:pPr>
            <w:ins w:id="1289" w:author="Chiarelo, Hugo" w:date="2025-09-10T10:27:00Z" w16du:dateUtc="2025-09-10T13:27:00Z">
              <w:r w:rsidRPr="001F0A69">
                <w:rPr>
                  <w:rFonts w:cs="Arial"/>
                  <w:color w:val="231F20"/>
                  <w:sz w:val="16"/>
                  <w:szCs w:val="16"/>
                  <w:rPrChange w:id="1290" w:author="Chiarelo, Hugo" w:date="2025-11-03T10:58:00Z" w16du:dateUtc="2025-11-03T13:58:00Z">
                    <w:rPr>
                      <w:rFonts w:ascii="Cambria" w:hAnsi="Cambria" w:cs="Arial"/>
                      <w:color w:val="231F20"/>
                      <w:sz w:val="20"/>
                    </w:rPr>
                  </w:rPrChange>
                </w:rPr>
                <w:t>FTS</w:t>
              </w:r>
            </w:ins>
          </w:p>
        </w:tc>
        <w:tc>
          <w:tcPr>
            <w:tcW w:w="3360" w:type="dxa"/>
            <w:tcBorders>
              <w:top w:val="nil"/>
              <w:left w:val="nil"/>
              <w:bottom w:val="single" w:sz="8" w:space="0" w:color="231F20"/>
              <w:right w:val="single" w:sz="8" w:space="0" w:color="231F20"/>
            </w:tcBorders>
            <w:vAlign w:val="center"/>
            <w:hideMark/>
            <w:tcPrChange w:id="1291"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6923BE6B" w14:textId="77777777" w:rsidR="00141A4E" w:rsidRPr="001F0A69" w:rsidRDefault="00141A4E" w:rsidP="00141A4E">
            <w:pPr>
              <w:widowControl/>
              <w:rPr>
                <w:ins w:id="1292" w:author="Chiarelo, Hugo" w:date="2025-09-10T10:27:00Z" w16du:dateUtc="2025-09-10T13:27:00Z"/>
                <w:rFonts w:cs="Arial"/>
                <w:color w:val="231F20"/>
                <w:sz w:val="16"/>
                <w:szCs w:val="16"/>
                <w:rPrChange w:id="1293" w:author="Chiarelo, Hugo" w:date="2025-11-03T10:58:00Z" w16du:dateUtc="2025-11-03T13:58:00Z">
                  <w:rPr>
                    <w:ins w:id="1294" w:author="Chiarelo, Hugo" w:date="2025-09-10T10:27:00Z" w16du:dateUtc="2025-09-10T13:27:00Z"/>
                    <w:rFonts w:ascii="Cambria" w:hAnsi="Cambria" w:cs="Arial"/>
                    <w:color w:val="231F20"/>
                    <w:sz w:val="20"/>
                  </w:rPr>
                </w:rPrChange>
              </w:rPr>
            </w:pPr>
            <w:ins w:id="1295" w:author="Chiarelo, Hugo" w:date="2025-09-10T10:27:00Z" w16du:dateUtc="2025-09-10T13:27:00Z">
              <w:r w:rsidRPr="001F0A69">
                <w:rPr>
                  <w:rFonts w:cs="Arial"/>
                  <w:color w:val="231F20"/>
                  <w:sz w:val="16"/>
                  <w:szCs w:val="16"/>
                  <w:rPrChange w:id="1296" w:author="Chiarelo, Hugo" w:date="2025-11-03T10:58:00Z" w16du:dateUtc="2025-11-03T13:58:00Z">
                    <w:rPr>
                      <w:rFonts w:ascii="Cambria" w:hAnsi="Cambria" w:cs="Arial"/>
                      <w:color w:val="231F20"/>
                      <w:sz w:val="20"/>
                    </w:rPr>
                  </w:rPrChange>
                </w:rPr>
                <w:t>Failure to start on demand</w:t>
              </w:r>
            </w:ins>
          </w:p>
        </w:tc>
      </w:tr>
      <w:tr w:rsidR="00141A4E" w:rsidRPr="001F0A69" w14:paraId="197A436F" w14:textId="77777777" w:rsidTr="00141A4E">
        <w:trPr>
          <w:trHeight w:val="20"/>
          <w:ins w:id="1297" w:author="Chiarelo, Hugo" w:date="2025-09-10T10:27:00Z"/>
          <w:trPrChange w:id="1298"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299"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72FB0398" w14:textId="77777777" w:rsidR="00141A4E" w:rsidRPr="001F0A69" w:rsidRDefault="00141A4E" w:rsidP="00141A4E">
            <w:pPr>
              <w:widowControl/>
              <w:rPr>
                <w:ins w:id="1300" w:author="Chiarelo, Hugo" w:date="2025-09-10T10:27:00Z" w16du:dateUtc="2025-09-10T13:27:00Z"/>
                <w:rFonts w:cs="Arial"/>
                <w:color w:val="231F20"/>
                <w:sz w:val="16"/>
                <w:szCs w:val="16"/>
                <w:rPrChange w:id="1301" w:author="Chiarelo, Hugo" w:date="2025-11-03T10:58:00Z" w16du:dateUtc="2025-11-03T13:58:00Z">
                  <w:rPr>
                    <w:ins w:id="1302" w:author="Chiarelo, Hugo" w:date="2025-09-10T10:27:00Z" w16du:dateUtc="2025-09-10T13:27:00Z"/>
                    <w:rFonts w:ascii="Cambria" w:hAnsi="Cambria" w:cs="Arial"/>
                    <w:color w:val="231F20"/>
                    <w:sz w:val="20"/>
                  </w:rPr>
                </w:rPrChange>
              </w:rPr>
            </w:pPr>
            <w:ins w:id="1303" w:author="Chiarelo, Hugo" w:date="2025-09-10T10:27:00Z" w16du:dateUtc="2025-09-10T13:27:00Z">
              <w:r w:rsidRPr="001F0A69">
                <w:rPr>
                  <w:rFonts w:cs="Arial"/>
                  <w:color w:val="231F20"/>
                  <w:sz w:val="16"/>
                  <w:szCs w:val="16"/>
                  <w:rPrChange w:id="1304" w:author="Chiarelo, Hugo" w:date="2025-11-03T10:58:00Z" w16du:dateUtc="2025-11-03T13:58:00Z">
                    <w:rPr>
                      <w:rFonts w:ascii="Cambria" w:hAnsi="Cambria" w:cs="Arial"/>
                      <w:color w:val="231F20"/>
                      <w:sz w:val="20"/>
                    </w:rPr>
                  </w:rPrChange>
                </w:rPr>
                <w:t>FWR</w:t>
              </w:r>
            </w:ins>
          </w:p>
        </w:tc>
        <w:tc>
          <w:tcPr>
            <w:tcW w:w="3360" w:type="dxa"/>
            <w:tcBorders>
              <w:top w:val="nil"/>
              <w:left w:val="nil"/>
              <w:bottom w:val="single" w:sz="8" w:space="0" w:color="231F20"/>
              <w:right w:val="single" w:sz="8" w:space="0" w:color="231F20"/>
            </w:tcBorders>
            <w:vAlign w:val="center"/>
            <w:hideMark/>
            <w:tcPrChange w:id="1305"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22C5CDF0" w14:textId="77777777" w:rsidR="00141A4E" w:rsidRPr="001F0A69" w:rsidRDefault="00141A4E" w:rsidP="00141A4E">
            <w:pPr>
              <w:widowControl/>
              <w:rPr>
                <w:ins w:id="1306" w:author="Chiarelo, Hugo" w:date="2025-09-10T10:27:00Z" w16du:dateUtc="2025-09-10T13:27:00Z"/>
                <w:rFonts w:cs="Arial"/>
                <w:color w:val="231F20"/>
                <w:sz w:val="16"/>
                <w:szCs w:val="16"/>
                <w:rPrChange w:id="1307" w:author="Chiarelo, Hugo" w:date="2025-11-03T10:58:00Z" w16du:dateUtc="2025-11-03T13:58:00Z">
                  <w:rPr>
                    <w:ins w:id="1308" w:author="Chiarelo, Hugo" w:date="2025-09-10T10:27:00Z" w16du:dateUtc="2025-09-10T13:27:00Z"/>
                    <w:rFonts w:ascii="Cambria" w:hAnsi="Cambria" w:cs="Arial"/>
                    <w:color w:val="231F20"/>
                    <w:sz w:val="20"/>
                  </w:rPr>
                </w:rPrChange>
              </w:rPr>
            </w:pPr>
            <w:ins w:id="1309" w:author="Chiarelo, Hugo" w:date="2025-09-10T10:27:00Z" w16du:dateUtc="2025-09-10T13:27:00Z">
              <w:r w:rsidRPr="001F0A69">
                <w:rPr>
                  <w:rFonts w:cs="Arial"/>
                  <w:color w:val="231F20"/>
                  <w:sz w:val="16"/>
                  <w:szCs w:val="16"/>
                  <w:rPrChange w:id="1310" w:author="Chiarelo, Hugo" w:date="2025-11-03T10:58:00Z" w16du:dateUtc="2025-11-03T13:58:00Z">
                    <w:rPr>
                      <w:rFonts w:ascii="Cambria" w:hAnsi="Cambria" w:cs="Arial"/>
                      <w:color w:val="231F20"/>
                      <w:sz w:val="20"/>
                    </w:rPr>
                  </w:rPrChange>
                </w:rPr>
                <w:t>Failure while running</w:t>
              </w:r>
            </w:ins>
          </w:p>
        </w:tc>
      </w:tr>
      <w:tr w:rsidR="00141A4E" w:rsidRPr="001F0A69" w14:paraId="14EF93E6" w14:textId="77777777" w:rsidTr="00141A4E">
        <w:trPr>
          <w:trHeight w:val="20"/>
          <w:ins w:id="1311" w:author="Chiarelo, Hugo" w:date="2025-09-10T10:27:00Z"/>
          <w:trPrChange w:id="1312"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313"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0279CB99" w14:textId="77777777" w:rsidR="00141A4E" w:rsidRPr="001F0A69" w:rsidRDefault="00141A4E" w:rsidP="00141A4E">
            <w:pPr>
              <w:widowControl/>
              <w:rPr>
                <w:ins w:id="1314" w:author="Chiarelo, Hugo" w:date="2025-09-10T10:27:00Z" w16du:dateUtc="2025-09-10T13:27:00Z"/>
                <w:rFonts w:cs="Arial"/>
                <w:color w:val="231F20"/>
                <w:sz w:val="16"/>
                <w:szCs w:val="16"/>
                <w:rPrChange w:id="1315" w:author="Chiarelo, Hugo" w:date="2025-11-03T10:58:00Z" w16du:dateUtc="2025-11-03T13:58:00Z">
                  <w:rPr>
                    <w:ins w:id="1316" w:author="Chiarelo, Hugo" w:date="2025-09-10T10:27:00Z" w16du:dateUtc="2025-09-10T13:27:00Z"/>
                    <w:rFonts w:ascii="Cambria" w:hAnsi="Cambria" w:cs="Arial"/>
                    <w:color w:val="231F20"/>
                    <w:sz w:val="20"/>
                  </w:rPr>
                </w:rPrChange>
              </w:rPr>
            </w:pPr>
            <w:ins w:id="1317" w:author="Chiarelo, Hugo" w:date="2025-09-10T10:27:00Z" w16du:dateUtc="2025-09-10T13:27:00Z">
              <w:r w:rsidRPr="001F0A69">
                <w:rPr>
                  <w:rFonts w:cs="Arial"/>
                  <w:color w:val="231F20"/>
                  <w:sz w:val="16"/>
                  <w:szCs w:val="16"/>
                  <w:rPrChange w:id="1318" w:author="Chiarelo, Hugo" w:date="2025-11-03T10:58:00Z" w16du:dateUtc="2025-11-03T13:58:00Z">
                    <w:rPr>
                      <w:rFonts w:ascii="Cambria" w:hAnsi="Cambria" w:cs="Arial"/>
                      <w:color w:val="231F20"/>
                      <w:sz w:val="20"/>
                    </w:rPr>
                  </w:rPrChange>
                </w:rPr>
                <w:t>HIO</w:t>
              </w:r>
            </w:ins>
          </w:p>
        </w:tc>
        <w:tc>
          <w:tcPr>
            <w:tcW w:w="3360" w:type="dxa"/>
            <w:tcBorders>
              <w:top w:val="nil"/>
              <w:left w:val="nil"/>
              <w:bottom w:val="single" w:sz="8" w:space="0" w:color="231F20"/>
              <w:right w:val="single" w:sz="8" w:space="0" w:color="231F20"/>
            </w:tcBorders>
            <w:vAlign w:val="center"/>
            <w:hideMark/>
            <w:tcPrChange w:id="1319"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158470FF" w14:textId="77777777" w:rsidR="00141A4E" w:rsidRPr="001F0A69" w:rsidRDefault="00141A4E" w:rsidP="00141A4E">
            <w:pPr>
              <w:widowControl/>
              <w:rPr>
                <w:ins w:id="1320" w:author="Chiarelo, Hugo" w:date="2025-09-10T10:27:00Z" w16du:dateUtc="2025-09-10T13:27:00Z"/>
                <w:rFonts w:cs="Arial"/>
                <w:color w:val="231F20"/>
                <w:sz w:val="16"/>
                <w:szCs w:val="16"/>
                <w:rPrChange w:id="1321" w:author="Chiarelo, Hugo" w:date="2025-11-03T10:58:00Z" w16du:dateUtc="2025-11-03T13:58:00Z">
                  <w:rPr>
                    <w:ins w:id="1322" w:author="Chiarelo, Hugo" w:date="2025-09-10T10:27:00Z" w16du:dateUtc="2025-09-10T13:27:00Z"/>
                    <w:rFonts w:ascii="Cambria" w:hAnsi="Cambria" w:cs="Arial"/>
                    <w:color w:val="231F20"/>
                    <w:sz w:val="20"/>
                  </w:rPr>
                </w:rPrChange>
              </w:rPr>
            </w:pPr>
            <w:ins w:id="1323" w:author="Chiarelo, Hugo" w:date="2025-09-10T10:27:00Z" w16du:dateUtc="2025-09-10T13:27:00Z">
              <w:r w:rsidRPr="001F0A69">
                <w:rPr>
                  <w:rFonts w:cs="Arial"/>
                  <w:color w:val="231F20"/>
                  <w:sz w:val="16"/>
                  <w:szCs w:val="16"/>
                  <w:rPrChange w:id="1324" w:author="Chiarelo, Hugo" w:date="2025-11-03T10:58:00Z" w16du:dateUtc="2025-11-03T13:58:00Z">
                    <w:rPr>
                      <w:rFonts w:ascii="Cambria" w:hAnsi="Cambria" w:cs="Arial"/>
                      <w:color w:val="231F20"/>
                      <w:sz w:val="20"/>
                    </w:rPr>
                  </w:rPrChange>
                </w:rPr>
                <w:t>High output</w:t>
              </w:r>
            </w:ins>
          </w:p>
        </w:tc>
      </w:tr>
      <w:tr w:rsidR="00141A4E" w:rsidRPr="001F0A69" w14:paraId="7DDBE1C4" w14:textId="77777777" w:rsidTr="00141A4E">
        <w:trPr>
          <w:trHeight w:val="20"/>
          <w:ins w:id="1325" w:author="Chiarelo, Hugo" w:date="2025-09-10T10:27:00Z"/>
          <w:trPrChange w:id="1326"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327"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46099DF2" w14:textId="77777777" w:rsidR="00141A4E" w:rsidRPr="001F0A69" w:rsidRDefault="00141A4E" w:rsidP="00141A4E">
            <w:pPr>
              <w:widowControl/>
              <w:rPr>
                <w:ins w:id="1328" w:author="Chiarelo, Hugo" w:date="2025-09-10T10:27:00Z" w16du:dateUtc="2025-09-10T13:27:00Z"/>
                <w:rFonts w:cs="Arial"/>
                <w:color w:val="231F20"/>
                <w:sz w:val="16"/>
                <w:szCs w:val="16"/>
                <w:rPrChange w:id="1329" w:author="Chiarelo, Hugo" w:date="2025-11-03T10:58:00Z" w16du:dateUtc="2025-11-03T13:58:00Z">
                  <w:rPr>
                    <w:ins w:id="1330" w:author="Chiarelo, Hugo" w:date="2025-09-10T10:27:00Z" w16du:dateUtc="2025-09-10T13:27:00Z"/>
                    <w:rFonts w:ascii="Cambria" w:hAnsi="Cambria" w:cs="Arial"/>
                    <w:color w:val="231F20"/>
                    <w:sz w:val="20"/>
                  </w:rPr>
                </w:rPrChange>
              </w:rPr>
            </w:pPr>
            <w:ins w:id="1331" w:author="Chiarelo, Hugo" w:date="2025-09-10T10:27:00Z" w16du:dateUtc="2025-09-10T13:27:00Z">
              <w:r w:rsidRPr="001F0A69">
                <w:rPr>
                  <w:rFonts w:cs="Arial"/>
                  <w:color w:val="231F20"/>
                  <w:sz w:val="16"/>
                  <w:szCs w:val="16"/>
                  <w:rPrChange w:id="1332" w:author="Chiarelo, Hugo" w:date="2025-11-03T10:58:00Z" w16du:dateUtc="2025-11-03T13:58:00Z">
                    <w:rPr>
                      <w:rFonts w:ascii="Cambria" w:hAnsi="Cambria" w:cs="Arial"/>
                      <w:color w:val="231F20"/>
                      <w:sz w:val="20"/>
                    </w:rPr>
                  </w:rPrChange>
                </w:rPr>
                <w:t>HTF</w:t>
              </w:r>
            </w:ins>
          </w:p>
        </w:tc>
        <w:tc>
          <w:tcPr>
            <w:tcW w:w="3360" w:type="dxa"/>
            <w:tcBorders>
              <w:top w:val="nil"/>
              <w:left w:val="nil"/>
              <w:bottom w:val="single" w:sz="8" w:space="0" w:color="231F20"/>
              <w:right w:val="single" w:sz="8" w:space="0" w:color="231F20"/>
            </w:tcBorders>
            <w:vAlign w:val="center"/>
            <w:hideMark/>
            <w:tcPrChange w:id="1333"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79FD1A03" w14:textId="77777777" w:rsidR="00141A4E" w:rsidRPr="001F0A69" w:rsidRDefault="00141A4E" w:rsidP="00141A4E">
            <w:pPr>
              <w:widowControl/>
              <w:rPr>
                <w:ins w:id="1334" w:author="Chiarelo, Hugo" w:date="2025-09-10T10:27:00Z" w16du:dateUtc="2025-09-10T13:27:00Z"/>
                <w:rFonts w:cs="Arial"/>
                <w:color w:val="231F20"/>
                <w:sz w:val="16"/>
                <w:szCs w:val="16"/>
                <w:rPrChange w:id="1335" w:author="Chiarelo, Hugo" w:date="2025-11-03T10:58:00Z" w16du:dateUtc="2025-11-03T13:58:00Z">
                  <w:rPr>
                    <w:ins w:id="1336" w:author="Chiarelo, Hugo" w:date="2025-09-10T10:27:00Z" w16du:dateUtc="2025-09-10T13:27:00Z"/>
                    <w:rFonts w:ascii="Cambria" w:hAnsi="Cambria" w:cs="Arial"/>
                    <w:color w:val="231F20"/>
                    <w:sz w:val="20"/>
                  </w:rPr>
                </w:rPrChange>
              </w:rPr>
            </w:pPr>
            <w:ins w:id="1337" w:author="Chiarelo, Hugo" w:date="2025-09-10T10:27:00Z" w16du:dateUtc="2025-09-10T13:27:00Z">
              <w:r w:rsidRPr="001F0A69">
                <w:rPr>
                  <w:rFonts w:cs="Arial"/>
                  <w:color w:val="231F20"/>
                  <w:sz w:val="16"/>
                  <w:szCs w:val="16"/>
                  <w:rPrChange w:id="1338" w:author="Chiarelo, Hugo" w:date="2025-11-03T10:58:00Z" w16du:dateUtc="2025-11-03T13:58:00Z">
                    <w:rPr>
                      <w:rFonts w:ascii="Cambria" w:hAnsi="Cambria" w:cs="Arial"/>
                      <w:color w:val="231F20"/>
                      <w:sz w:val="20"/>
                    </w:rPr>
                  </w:rPrChange>
                </w:rPr>
                <w:t>Heating failure</w:t>
              </w:r>
            </w:ins>
          </w:p>
        </w:tc>
      </w:tr>
      <w:tr w:rsidR="00141A4E" w:rsidRPr="001F0A69" w14:paraId="7C6C747A" w14:textId="77777777" w:rsidTr="00141A4E">
        <w:trPr>
          <w:trHeight w:val="20"/>
          <w:ins w:id="1339" w:author="Chiarelo, Hugo" w:date="2025-09-10T10:27:00Z"/>
          <w:trPrChange w:id="1340"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341"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777125FE" w14:textId="77777777" w:rsidR="00141A4E" w:rsidRPr="001F0A69" w:rsidRDefault="00141A4E" w:rsidP="00141A4E">
            <w:pPr>
              <w:widowControl/>
              <w:rPr>
                <w:ins w:id="1342" w:author="Chiarelo, Hugo" w:date="2025-09-10T10:27:00Z" w16du:dateUtc="2025-09-10T13:27:00Z"/>
                <w:rFonts w:cs="Arial"/>
                <w:color w:val="231F20"/>
                <w:sz w:val="16"/>
                <w:szCs w:val="16"/>
                <w:rPrChange w:id="1343" w:author="Chiarelo, Hugo" w:date="2025-11-03T10:58:00Z" w16du:dateUtc="2025-11-03T13:58:00Z">
                  <w:rPr>
                    <w:ins w:id="1344" w:author="Chiarelo, Hugo" w:date="2025-09-10T10:27:00Z" w16du:dateUtc="2025-09-10T13:27:00Z"/>
                    <w:rFonts w:ascii="Cambria" w:hAnsi="Cambria" w:cs="Arial"/>
                    <w:color w:val="231F20"/>
                    <w:sz w:val="20"/>
                  </w:rPr>
                </w:rPrChange>
              </w:rPr>
            </w:pPr>
            <w:ins w:id="1345" w:author="Chiarelo, Hugo" w:date="2025-09-10T10:27:00Z" w16du:dateUtc="2025-09-10T13:27:00Z">
              <w:r w:rsidRPr="001F0A69">
                <w:rPr>
                  <w:rFonts w:cs="Arial"/>
                  <w:color w:val="231F20"/>
                  <w:sz w:val="16"/>
                  <w:szCs w:val="16"/>
                  <w:rPrChange w:id="1346" w:author="Chiarelo, Hugo" w:date="2025-11-03T10:58:00Z" w16du:dateUtc="2025-11-03T13:58:00Z">
                    <w:rPr>
                      <w:rFonts w:ascii="Cambria" w:hAnsi="Cambria" w:cs="Arial"/>
                      <w:color w:val="231F20"/>
                      <w:sz w:val="20"/>
                    </w:rPr>
                  </w:rPrChange>
                </w:rPr>
                <w:t>IHT</w:t>
              </w:r>
            </w:ins>
          </w:p>
        </w:tc>
        <w:tc>
          <w:tcPr>
            <w:tcW w:w="3360" w:type="dxa"/>
            <w:tcBorders>
              <w:top w:val="nil"/>
              <w:left w:val="nil"/>
              <w:bottom w:val="single" w:sz="8" w:space="0" w:color="231F20"/>
              <w:right w:val="single" w:sz="8" w:space="0" w:color="231F20"/>
            </w:tcBorders>
            <w:vAlign w:val="center"/>
            <w:hideMark/>
            <w:tcPrChange w:id="1347"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4ACB82F9" w14:textId="77777777" w:rsidR="00141A4E" w:rsidRPr="001F0A69" w:rsidRDefault="00141A4E" w:rsidP="00141A4E">
            <w:pPr>
              <w:widowControl/>
              <w:rPr>
                <w:ins w:id="1348" w:author="Chiarelo, Hugo" w:date="2025-09-10T10:27:00Z" w16du:dateUtc="2025-09-10T13:27:00Z"/>
                <w:rFonts w:cs="Arial"/>
                <w:color w:val="231F20"/>
                <w:sz w:val="16"/>
                <w:szCs w:val="16"/>
                <w:rPrChange w:id="1349" w:author="Chiarelo, Hugo" w:date="2025-11-03T10:58:00Z" w16du:dateUtc="2025-11-03T13:58:00Z">
                  <w:rPr>
                    <w:ins w:id="1350" w:author="Chiarelo, Hugo" w:date="2025-09-10T10:27:00Z" w16du:dateUtc="2025-09-10T13:27:00Z"/>
                    <w:rFonts w:ascii="Cambria" w:hAnsi="Cambria" w:cs="Arial"/>
                    <w:color w:val="231F20"/>
                    <w:sz w:val="20"/>
                  </w:rPr>
                </w:rPrChange>
              </w:rPr>
            </w:pPr>
            <w:ins w:id="1351" w:author="Chiarelo, Hugo" w:date="2025-09-10T10:27:00Z" w16du:dateUtc="2025-09-10T13:27:00Z">
              <w:r w:rsidRPr="001F0A69">
                <w:rPr>
                  <w:rFonts w:cs="Arial"/>
                  <w:color w:val="231F20"/>
                  <w:sz w:val="16"/>
                  <w:szCs w:val="16"/>
                  <w:rPrChange w:id="1352" w:author="Chiarelo, Hugo" w:date="2025-11-03T10:58:00Z" w16du:dateUtc="2025-11-03T13:58:00Z">
                    <w:rPr>
                      <w:rFonts w:ascii="Cambria" w:hAnsi="Cambria" w:cs="Arial"/>
                      <w:color w:val="231F20"/>
                      <w:sz w:val="20"/>
                    </w:rPr>
                  </w:rPrChange>
                </w:rPr>
                <w:t>Insufficient heat transfer</w:t>
              </w:r>
            </w:ins>
          </w:p>
        </w:tc>
      </w:tr>
      <w:tr w:rsidR="00141A4E" w:rsidRPr="001F0A69" w14:paraId="75B3FC9F" w14:textId="77777777" w:rsidTr="00141A4E">
        <w:trPr>
          <w:trHeight w:val="20"/>
          <w:ins w:id="1353" w:author="Chiarelo, Hugo" w:date="2025-09-10T10:27:00Z"/>
          <w:trPrChange w:id="1354"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355"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67BD6D58" w14:textId="77777777" w:rsidR="00141A4E" w:rsidRPr="001F0A69" w:rsidRDefault="00141A4E" w:rsidP="00141A4E">
            <w:pPr>
              <w:widowControl/>
              <w:rPr>
                <w:ins w:id="1356" w:author="Chiarelo, Hugo" w:date="2025-09-10T10:27:00Z" w16du:dateUtc="2025-09-10T13:27:00Z"/>
                <w:rFonts w:cs="Arial"/>
                <w:color w:val="231F20"/>
                <w:sz w:val="16"/>
                <w:szCs w:val="16"/>
                <w:rPrChange w:id="1357" w:author="Chiarelo, Hugo" w:date="2025-11-03T10:58:00Z" w16du:dateUtc="2025-11-03T13:58:00Z">
                  <w:rPr>
                    <w:ins w:id="1358" w:author="Chiarelo, Hugo" w:date="2025-09-10T10:27:00Z" w16du:dateUtc="2025-09-10T13:27:00Z"/>
                    <w:rFonts w:ascii="Cambria" w:hAnsi="Cambria" w:cs="Arial"/>
                    <w:color w:val="231F20"/>
                    <w:sz w:val="20"/>
                  </w:rPr>
                </w:rPrChange>
              </w:rPr>
            </w:pPr>
            <w:ins w:id="1359" w:author="Chiarelo, Hugo" w:date="2025-09-10T10:27:00Z" w16du:dateUtc="2025-09-10T13:27:00Z">
              <w:r w:rsidRPr="001F0A69">
                <w:rPr>
                  <w:rFonts w:cs="Arial"/>
                  <w:color w:val="231F20"/>
                  <w:sz w:val="16"/>
                  <w:szCs w:val="16"/>
                  <w:rPrChange w:id="1360" w:author="Chiarelo, Hugo" w:date="2025-11-03T10:58:00Z" w16du:dateUtc="2025-11-03T13:58:00Z">
                    <w:rPr>
                      <w:rFonts w:ascii="Cambria" w:hAnsi="Cambria" w:cs="Arial"/>
                      <w:color w:val="231F20"/>
                      <w:sz w:val="20"/>
                    </w:rPr>
                  </w:rPrChange>
                </w:rPr>
                <w:t>ILP</w:t>
              </w:r>
            </w:ins>
          </w:p>
        </w:tc>
        <w:tc>
          <w:tcPr>
            <w:tcW w:w="3360" w:type="dxa"/>
            <w:tcBorders>
              <w:top w:val="nil"/>
              <w:left w:val="nil"/>
              <w:bottom w:val="single" w:sz="8" w:space="0" w:color="231F20"/>
              <w:right w:val="single" w:sz="8" w:space="0" w:color="231F20"/>
            </w:tcBorders>
            <w:vAlign w:val="center"/>
            <w:hideMark/>
            <w:tcPrChange w:id="1361"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6918C114" w14:textId="77777777" w:rsidR="00141A4E" w:rsidRPr="001F0A69" w:rsidRDefault="00141A4E" w:rsidP="00141A4E">
            <w:pPr>
              <w:widowControl/>
              <w:rPr>
                <w:ins w:id="1362" w:author="Chiarelo, Hugo" w:date="2025-09-10T10:27:00Z" w16du:dateUtc="2025-09-10T13:27:00Z"/>
                <w:rFonts w:cs="Arial"/>
                <w:color w:val="231F20"/>
                <w:sz w:val="16"/>
                <w:szCs w:val="16"/>
                <w:rPrChange w:id="1363" w:author="Chiarelo, Hugo" w:date="2025-11-03T10:58:00Z" w16du:dateUtc="2025-11-03T13:58:00Z">
                  <w:rPr>
                    <w:ins w:id="1364" w:author="Chiarelo, Hugo" w:date="2025-09-10T10:27:00Z" w16du:dateUtc="2025-09-10T13:27:00Z"/>
                    <w:rFonts w:ascii="Cambria" w:hAnsi="Cambria" w:cs="Arial"/>
                    <w:color w:val="231F20"/>
                    <w:sz w:val="20"/>
                  </w:rPr>
                </w:rPrChange>
              </w:rPr>
            </w:pPr>
            <w:ins w:id="1365" w:author="Chiarelo, Hugo" w:date="2025-09-10T10:27:00Z" w16du:dateUtc="2025-09-10T13:27:00Z">
              <w:r w:rsidRPr="001F0A69">
                <w:rPr>
                  <w:rFonts w:cs="Arial"/>
                  <w:color w:val="231F20"/>
                  <w:sz w:val="16"/>
                  <w:szCs w:val="16"/>
                  <w:rPrChange w:id="1366" w:author="Chiarelo, Hugo" w:date="2025-11-03T10:58:00Z" w16du:dateUtc="2025-11-03T13:58:00Z">
                    <w:rPr>
                      <w:rFonts w:ascii="Cambria" w:hAnsi="Cambria" w:cs="Arial"/>
                      <w:color w:val="231F20"/>
                      <w:sz w:val="20"/>
                    </w:rPr>
                  </w:rPrChange>
                </w:rPr>
                <w:t>Internal leakage - process medium</w:t>
              </w:r>
            </w:ins>
          </w:p>
        </w:tc>
      </w:tr>
      <w:tr w:rsidR="00141A4E" w:rsidRPr="001F0A69" w14:paraId="762943A3" w14:textId="77777777" w:rsidTr="00141A4E">
        <w:trPr>
          <w:trHeight w:val="20"/>
          <w:ins w:id="1367" w:author="Chiarelo, Hugo" w:date="2025-09-10T10:27:00Z"/>
          <w:trPrChange w:id="1368"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369"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14EF503B" w14:textId="77777777" w:rsidR="00141A4E" w:rsidRPr="001F0A69" w:rsidRDefault="00141A4E" w:rsidP="00141A4E">
            <w:pPr>
              <w:widowControl/>
              <w:rPr>
                <w:ins w:id="1370" w:author="Chiarelo, Hugo" w:date="2025-09-10T10:27:00Z" w16du:dateUtc="2025-09-10T13:27:00Z"/>
                <w:rFonts w:cs="Arial"/>
                <w:color w:val="231F20"/>
                <w:sz w:val="16"/>
                <w:szCs w:val="16"/>
                <w:rPrChange w:id="1371" w:author="Chiarelo, Hugo" w:date="2025-11-03T10:58:00Z" w16du:dateUtc="2025-11-03T13:58:00Z">
                  <w:rPr>
                    <w:ins w:id="1372" w:author="Chiarelo, Hugo" w:date="2025-09-10T10:27:00Z" w16du:dateUtc="2025-09-10T13:27:00Z"/>
                    <w:rFonts w:ascii="Cambria" w:hAnsi="Cambria" w:cs="Arial"/>
                    <w:color w:val="231F20"/>
                    <w:sz w:val="20"/>
                  </w:rPr>
                </w:rPrChange>
              </w:rPr>
            </w:pPr>
            <w:ins w:id="1373" w:author="Chiarelo, Hugo" w:date="2025-09-10T10:27:00Z" w16du:dateUtc="2025-09-10T13:27:00Z">
              <w:r w:rsidRPr="001F0A69">
                <w:rPr>
                  <w:rFonts w:cs="Arial"/>
                  <w:color w:val="231F20"/>
                  <w:sz w:val="16"/>
                  <w:szCs w:val="16"/>
                  <w:rPrChange w:id="1374" w:author="Chiarelo, Hugo" w:date="2025-11-03T10:58:00Z" w16du:dateUtc="2025-11-03T13:58:00Z">
                    <w:rPr>
                      <w:rFonts w:ascii="Cambria" w:hAnsi="Cambria" w:cs="Arial"/>
                      <w:color w:val="231F20"/>
                      <w:sz w:val="20"/>
                    </w:rPr>
                  </w:rPrChange>
                </w:rPr>
                <w:t>ILU</w:t>
              </w:r>
            </w:ins>
          </w:p>
        </w:tc>
        <w:tc>
          <w:tcPr>
            <w:tcW w:w="3360" w:type="dxa"/>
            <w:tcBorders>
              <w:top w:val="nil"/>
              <w:left w:val="nil"/>
              <w:bottom w:val="single" w:sz="8" w:space="0" w:color="231F20"/>
              <w:right w:val="single" w:sz="8" w:space="0" w:color="231F20"/>
            </w:tcBorders>
            <w:vAlign w:val="center"/>
            <w:hideMark/>
            <w:tcPrChange w:id="1375"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3BE5B3A3" w14:textId="77777777" w:rsidR="00141A4E" w:rsidRPr="001F0A69" w:rsidRDefault="00141A4E" w:rsidP="00141A4E">
            <w:pPr>
              <w:widowControl/>
              <w:rPr>
                <w:ins w:id="1376" w:author="Chiarelo, Hugo" w:date="2025-09-10T10:27:00Z" w16du:dateUtc="2025-09-10T13:27:00Z"/>
                <w:rFonts w:cs="Arial"/>
                <w:color w:val="231F20"/>
                <w:sz w:val="16"/>
                <w:szCs w:val="16"/>
                <w:rPrChange w:id="1377" w:author="Chiarelo, Hugo" w:date="2025-11-03T10:58:00Z" w16du:dateUtc="2025-11-03T13:58:00Z">
                  <w:rPr>
                    <w:ins w:id="1378" w:author="Chiarelo, Hugo" w:date="2025-09-10T10:27:00Z" w16du:dateUtc="2025-09-10T13:27:00Z"/>
                    <w:rFonts w:ascii="Cambria" w:hAnsi="Cambria" w:cs="Arial"/>
                    <w:color w:val="231F20"/>
                    <w:sz w:val="20"/>
                  </w:rPr>
                </w:rPrChange>
              </w:rPr>
            </w:pPr>
            <w:ins w:id="1379" w:author="Chiarelo, Hugo" w:date="2025-09-10T10:27:00Z" w16du:dateUtc="2025-09-10T13:27:00Z">
              <w:r w:rsidRPr="001F0A69">
                <w:rPr>
                  <w:rFonts w:cs="Arial"/>
                  <w:color w:val="231F20"/>
                  <w:sz w:val="16"/>
                  <w:szCs w:val="16"/>
                  <w:rPrChange w:id="1380" w:author="Chiarelo, Hugo" w:date="2025-11-03T10:58:00Z" w16du:dateUtc="2025-11-03T13:58:00Z">
                    <w:rPr>
                      <w:rFonts w:ascii="Cambria" w:hAnsi="Cambria" w:cs="Arial"/>
                      <w:color w:val="231F20"/>
                      <w:sz w:val="20"/>
                    </w:rPr>
                  </w:rPrChange>
                </w:rPr>
                <w:t>Internal leakage - utility medium</w:t>
              </w:r>
            </w:ins>
          </w:p>
        </w:tc>
      </w:tr>
      <w:tr w:rsidR="00141A4E" w:rsidRPr="001F0A69" w14:paraId="1D140590" w14:textId="77777777" w:rsidTr="00141A4E">
        <w:trPr>
          <w:trHeight w:val="20"/>
          <w:ins w:id="1381" w:author="Chiarelo, Hugo" w:date="2025-09-10T10:27:00Z"/>
          <w:trPrChange w:id="1382"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383"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2814B2BC" w14:textId="77777777" w:rsidR="00141A4E" w:rsidRPr="001F0A69" w:rsidRDefault="00141A4E" w:rsidP="00141A4E">
            <w:pPr>
              <w:widowControl/>
              <w:rPr>
                <w:ins w:id="1384" w:author="Chiarelo, Hugo" w:date="2025-09-10T10:27:00Z" w16du:dateUtc="2025-09-10T13:27:00Z"/>
                <w:rFonts w:cs="Arial"/>
                <w:color w:val="231F20"/>
                <w:sz w:val="16"/>
                <w:szCs w:val="16"/>
                <w:rPrChange w:id="1385" w:author="Chiarelo, Hugo" w:date="2025-11-03T10:58:00Z" w16du:dateUtc="2025-11-03T13:58:00Z">
                  <w:rPr>
                    <w:ins w:id="1386" w:author="Chiarelo, Hugo" w:date="2025-09-10T10:27:00Z" w16du:dateUtc="2025-09-10T13:27:00Z"/>
                    <w:rFonts w:ascii="Cambria" w:hAnsi="Cambria" w:cs="Arial"/>
                    <w:color w:val="231F20"/>
                    <w:sz w:val="20"/>
                  </w:rPr>
                </w:rPrChange>
              </w:rPr>
            </w:pPr>
            <w:ins w:id="1387" w:author="Chiarelo, Hugo" w:date="2025-09-10T10:27:00Z" w16du:dateUtc="2025-09-10T13:27:00Z">
              <w:r w:rsidRPr="001F0A69">
                <w:rPr>
                  <w:rFonts w:cs="Arial"/>
                  <w:color w:val="231F20"/>
                  <w:sz w:val="16"/>
                  <w:szCs w:val="16"/>
                  <w:rPrChange w:id="1388" w:author="Chiarelo, Hugo" w:date="2025-11-03T10:58:00Z" w16du:dateUtc="2025-11-03T13:58:00Z">
                    <w:rPr>
                      <w:rFonts w:ascii="Cambria" w:hAnsi="Cambria" w:cs="Arial"/>
                      <w:color w:val="231F20"/>
                      <w:sz w:val="20"/>
                    </w:rPr>
                  </w:rPrChange>
                </w:rPr>
                <w:t xml:space="preserve">INL </w:t>
              </w:r>
              <w:r w:rsidRPr="001F0A69">
                <w:rPr>
                  <w:rFonts w:cs="Arial"/>
                  <w:color w:val="231F20"/>
                  <w:sz w:val="16"/>
                  <w:szCs w:val="16"/>
                  <w:rPrChange w:id="1389" w:author="Chiarelo, Hugo" w:date="2025-11-03T10:58:00Z" w16du:dateUtc="2025-11-03T13:58:00Z">
                    <w:rPr>
                      <w:rFonts w:ascii="Cambria" w:hAnsi="Cambria" w:cs="Arial"/>
                      <w:color w:val="231F20"/>
                      <w:sz w:val="16"/>
                      <w:szCs w:val="16"/>
                    </w:rPr>
                  </w:rPrChange>
                </w:rPr>
                <w:t>a</w:t>
              </w:r>
            </w:ins>
          </w:p>
        </w:tc>
        <w:tc>
          <w:tcPr>
            <w:tcW w:w="3360" w:type="dxa"/>
            <w:tcBorders>
              <w:top w:val="nil"/>
              <w:left w:val="nil"/>
              <w:bottom w:val="single" w:sz="8" w:space="0" w:color="231F20"/>
              <w:right w:val="single" w:sz="8" w:space="0" w:color="231F20"/>
            </w:tcBorders>
            <w:vAlign w:val="center"/>
            <w:hideMark/>
            <w:tcPrChange w:id="1390"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3D19AD24" w14:textId="77777777" w:rsidR="00141A4E" w:rsidRPr="001F0A69" w:rsidRDefault="00141A4E" w:rsidP="00141A4E">
            <w:pPr>
              <w:widowControl/>
              <w:rPr>
                <w:ins w:id="1391" w:author="Chiarelo, Hugo" w:date="2025-09-10T10:27:00Z" w16du:dateUtc="2025-09-10T13:27:00Z"/>
                <w:rFonts w:cs="Arial"/>
                <w:color w:val="231F20"/>
                <w:sz w:val="16"/>
                <w:szCs w:val="16"/>
                <w:rPrChange w:id="1392" w:author="Chiarelo, Hugo" w:date="2025-11-03T10:58:00Z" w16du:dateUtc="2025-11-03T13:58:00Z">
                  <w:rPr>
                    <w:ins w:id="1393" w:author="Chiarelo, Hugo" w:date="2025-09-10T10:27:00Z" w16du:dateUtc="2025-09-10T13:27:00Z"/>
                    <w:rFonts w:ascii="Cambria" w:hAnsi="Cambria" w:cs="Arial"/>
                    <w:color w:val="231F20"/>
                    <w:sz w:val="20"/>
                  </w:rPr>
                </w:rPrChange>
              </w:rPr>
            </w:pPr>
            <w:ins w:id="1394" w:author="Chiarelo, Hugo" w:date="2025-09-10T10:27:00Z" w16du:dateUtc="2025-09-10T13:27:00Z">
              <w:r w:rsidRPr="001F0A69">
                <w:rPr>
                  <w:rFonts w:cs="Arial"/>
                  <w:color w:val="231F20"/>
                  <w:sz w:val="16"/>
                  <w:szCs w:val="16"/>
                  <w:rPrChange w:id="1395" w:author="Chiarelo, Hugo" w:date="2025-11-03T10:58:00Z" w16du:dateUtc="2025-11-03T13:58:00Z">
                    <w:rPr>
                      <w:rFonts w:ascii="Cambria" w:hAnsi="Cambria" w:cs="Arial"/>
                      <w:color w:val="231F20"/>
                      <w:sz w:val="20"/>
                    </w:rPr>
                  </w:rPrChange>
                </w:rPr>
                <w:t>Internal leakage</w:t>
              </w:r>
            </w:ins>
          </w:p>
        </w:tc>
      </w:tr>
      <w:tr w:rsidR="00141A4E" w:rsidRPr="001F0A69" w14:paraId="2CE98984" w14:textId="77777777" w:rsidTr="00141A4E">
        <w:trPr>
          <w:trHeight w:val="20"/>
          <w:ins w:id="1396" w:author="Chiarelo, Hugo" w:date="2025-09-10T10:27:00Z"/>
          <w:trPrChange w:id="1397"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398"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242623BB" w14:textId="77777777" w:rsidR="00141A4E" w:rsidRPr="001F0A69" w:rsidRDefault="00141A4E" w:rsidP="00141A4E">
            <w:pPr>
              <w:widowControl/>
              <w:rPr>
                <w:ins w:id="1399" w:author="Chiarelo, Hugo" w:date="2025-09-10T10:27:00Z" w16du:dateUtc="2025-09-10T13:27:00Z"/>
                <w:rFonts w:cs="Arial"/>
                <w:color w:val="231F20"/>
                <w:sz w:val="16"/>
                <w:szCs w:val="16"/>
                <w:rPrChange w:id="1400" w:author="Chiarelo, Hugo" w:date="2025-11-03T10:58:00Z" w16du:dateUtc="2025-11-03T13:58:00Z">
                  <w:rPr>
                    <w:ins w:id="1401" w:author="Chiarelo, Hugo" w:date="2025-09-10T10:27:00Z" w16du:dateUtc="2025-09-10T13:27:00Z"/>
                    <w:rFonts w:ascii="Cambria" w:hAnsi="Cambria" w:cs="Arial"/>
                    <w:color w:val="231F20"/>
                    <w:sz w:val="20"/>
                  </w:rPr>
                </w:rPrChange>
              </w:rPr>
            </w:pPr>
            <w:ins w:id="1402" w:author="Chiarelo, Hugo" w:date="2025-09-10T10:27:00Z" w16du:dateUtc="2025-09-10T13:27:00Z">
              <w:r w:rsidRPr="001F0A69">
                <w:rPr>
                  <w:rFonts w:cs="Arial"/>
                  <w:color w:val="231F20"/>
                  <w:sz w:val="16"/>
                  <w:szCs w:val="16"/>
                  <w:rPrChange w:id="1403" w:author="Chiarelo, Hugo" w:date="2025-11-03T10:58:00Z" w16du:dateUtc="2025-11-03T13:58:00Z">
                    <w:rPr>
                      <w:rFonts w:ascii="Cambria" w:hAnsi="Cambria" w:cs="Arial"/>
                      <w:color w:val="231F20"/>
                      <w:sz w:val="20"/>
                    </w:rPr>
                  </w:rPrChange>
                </w:rPr>
                <w:t>LBP</w:t>
              </w:r>
            </w:ins>
          </w:p>
        </w:tc>
        <w:tc>
          <w:tcPr>
            <w:tcW w:w="3360" w:type="dxa"/>
            <w:tcBorders>
              <w:top w:val="nil"/>
              <w:left w:val="nil"/>
              <w:bottom w:val="single" w:sz="8" w:space="0" w:color="231F20"/>
              <w:right w:val="single" w:sz="8" w:space="0" w:color="231F20"/>
            </w:tcBorders>
            <w:vAlign w:val="center"/>
            <w:hideMark/>
            <w:tcPrChange w:id="1404"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66357C2C" w14:textId="77777777" w:rsidR="00141A4E" w:rsidRPr="001F0A69" w:rsidRDefault="00141A4E" w:rsidP="00141A4E">
            <w:pPr>
              <w:widowControl/>
              <w:rPr>
                <w:ins w:id="1405" w:author="Chiarelo, Hugo" w:date="2025-09-10T10:27:00Z" w16du:dateUtc="2025-09-10T13:27:00Z"/>
                <w:rFonts w:cs="Arial"/>
                <w:color w:val="231F20"/>
                <w:sz w:val="16"/>
                <w:szCs w:val="16"/>
                <w:rPrChange w:id="1406" w:author="Chiarelo, Hugo" w:date="2025-11-03T10:58:00Z" w16du:dateUtc="2025-11-03T13:58:00Z">
                  <w:rPr>
                    <w:ins w:id="1407" w:author="Chiarelo, Hugo" w:date="2025-09-10T10:27:00Z" w16du:dateUtc="2025-09-10T13:27:00Z"/>
                    <w:rFonts w:ascii="Cambria" w:hAnsi="Cambria" w:cs="Arial"/>
                    <w:color w:val="231F20"/>
                    <w:sz w:val="20"/>
                  </w:rPr>
                </w:rPrChange>
              </w:rPr>
            </w:pPr>
            <w:ins w:id="1408" w:author="Chiarelo, Hugo" w:date="2025-09-10T10:27:00Z" w16du:dateUtc="2025-09-10T13:27:00Z">
              <w:r w:rsidRPr="001F0A69">
                <w:rPr>
                  <w:rFonts w:cs="Arial"/>
                  <w:color w:val="231F20"/>
                  <w:sz w:val="16"/>
                  <w:szCs w:val="16"/>
                  <w:rPrChange w:id="1409" w:author="Chiarelo, Hugo" w:date="2025-11-03T10:58:00Z" w16du:dateUtc="2025-11-03T13:58:00Z">
                    <w:rPr>
                      <w:rFonts w:ascii="Cambria" w:hAnsi="Cambria" w:cs="Arial"/>
                      <w:color w:val="231F20"/>
                      <w:sz w:val="20"/>
                    </w:rPr>
                  </w:rPrChange>
                </w:rPr>
                <w:t>Low oil supply pressure</w:t>
              </w:r>
            </w:ins>
          </w:p>
        </w:tc>
      </w:tr>
      <w:tr w:rsidR="00141A4E" w:rsidRPr="001F0A69" w14:paraId="3C73685A" w14:textId="77777777" w:rsidTr="00141A4E">
        <w:trPr>
          <w:trHeight w:val="20"/>
          <w:ins w:id="1410" w:author="Chiarelo, Hugo" w:date="2025-09-10T10:27:00Z"/>
          <w:trPrChange w:id="1411"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412"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164D4527" w14:textId="77777777" w:rsidR="00141A4E" w:rsidRPr="001F0A69" w:rsidRDefault="00141A4E" w:rsidP="00141A4E">
            <w:pPr>
              <w:widowControl/>
              <w:rPr>
                <w:ins w:id="1413" w:author="Chiarelo, Hugo" w:date="2025-09-10T10:27:00Z" w16du:dateUtc="2025-09-10T13:27:00Z"/>
                <w:rFonts w:cs="Arial"/>
                <w:color w:val="231F20"/>
                <w:sz w:val="16"/>
                <w:szCs w:val="16"/>
                <w:rPrChange w:id="1414" w:author="Chiarelo, Hugo" w:date="2025-11-03T10:58:00Z" w16du:dateUtc="2025-11-03T13:58:00Z">
                  <w:rPr>
                    <w:ins w:id="1415" w:author="Chiarelo, Hugo" w:date="2025-09-10T10:27:00Z" w16du:dateUtc="2025-09-10T13:27:00Z"/>
                    <w:rFonts w:ascii="Cambria" w:hAnsi="Cambria" w:cs="Arial"/>
                    <w:color w:val="231F20"/>
                    <w:sz w:val="20"/>
                  </w:rPr>
                </w:rPrChange>
              </w:rPr>
            </w:pPr>
            <w:ins w:id="1416" w:author="Chiarelo, Hugo" w:date="2025-09-10T10:27:00Z" w16du:dateUtc="2025-09-10T13:27:00Z">
              <w:r w:rsidRPr="001F0A69">
                <w:rPr>
                  <w:rFonts w:cs="Arial"/>
                  <w:color w:val="231F20"/>
                  <w:sz w:val="16"/>
                  <w:szCs w:val="16"/>
                  <w:rPrChange w:id="1417" w:author="Chiarelo, Hugo" w:date="2025-11-03T10:58:00Z" w16du:dateUtc="2025-11-03T13:58:00Z">
                    <w:rPr>
                      <w:rFonts w:ascii="Cambria" w:hAnsi="Cambria" w:cs="Arial"/>
                      <w:color w:val="231F20"/>
                      <w:sz w:val="20"/>
                    </w:rPr>
                  </w:rPrChange>
                </w:rPr>
                <w:t>LCP</w:t>
              </w:r>
            </w:ins>
          </w:p>
        </w:tc>
        <w:tc>
          <w:tcPr>
            <w:tcW w:w="3360" w:type="dxa"/>
            <w:tcBorders>
              <w:top w:val="nil"/>
              <w:left w:val="nil"/>
              <w:bottom w:val="single" w:sz="8" w:space="0" w:color="231F20"/>
              <w:right w:val="single" w:sz="8" w:space="0" w:color="231F20"/>
            </w:tcBorders>
            <w:vAlign w:val="center"/>
            <w:hideMark/>
            <w:tcPrChange w:id="1418"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2D62A57D" w14:textId="77777777" w:rsidR="00141A4E" w:rsidRPr="001F0A69" w:rsidRDefault="00141A4E" w:rsidP="00141A4E">
            <w:pPr>
              <w:widowControl/>
              <w:rPr>
                <w:ins w:id="1419" w:author="Chiarelo, Hugo" w:date="2025-09-10T10:27:00Z" w16du:dateUtc="2025-09-10T13:27:00Z"/>
                <w:rFonts w:cs="Arial"/>
                <w:color w:val="231F20"/>
                <w:sz w:val="16"/>
                <w:szCs w:val="16"/>
                <w:rPrChange w:id="1420" w:author="Chiarelo, Hugo" w:date="2025-11-03T10:58:00Z" w16du:dateUtc="2025-11-03T13:58:00Z">
                  <w:rPr>
                    <w:ins w:id="1421" w:author="Chiarelo, Hugo" w:date="2025-09-10T10:27:00Z" w16du:dateUtc="2025-09-10T13:27:00Z"/>
                    <w:rFonts w:ascii="Cambria" w:hAnsi="Cambria" w:cs="Arial"/>
                    <w:color w:val="231F20"/>
                    <w:sz w:val="20"/>
                  </w:rPr>
                </w:rPrChange>
              </w:rPr>
            </w:pPr>
            <w:ins w:id="1422" w:author="Chiarelo, Hugo" w:date="2025-09-10T10:27:00Z" w16du:dateUtc="2025-09-10T13:27:00Z">
              <w:r w:rsidRPr="001F0A69">
                <w:rPr>
                  <w:rFonts w:cs="Arial"/>
                  <w:color w:val="231F20"/>
                  <w:sz w:val="16"/>
                  <w:szCs w:val="16"/>
                  <w:rPrChange w:id="1423" w:author="Chiarelo, Hugo" w:date="2025-11-03T10:58:00Z" w16du:dateUtc="2025-11-03T13:58:00Z">
                    <w:rPr>
                      <w:rFonts w:ascii="Cambria" w:hAnsi="Cambria" w:cs="Arial"/>
                      <w:color w:val="231F20"/>
                      <w:sz w:val="20"/>
                    </w:rPr>
                  </w:rPrChange>
                </w:rPr>
                <w:t>Leakage in closed position</w:t>
              </w:r>
            </w:ins>
          </w:p>
        </w:tc>
      </w:tr>
      <w:tr w:rsidR="00141A4E" w:rsidRPr="001F0A69" w14:paraId="481FD9F2" w14:textId="77777777" w:rsidTr="00141A4E">
        <w:trPr>
          <w:trHeight w:val="20"/>
          <w:ins w:id="1424" w:author="Chiarelo, Hugo" w:date="2025-09-10T10:27:00Z"/>
          <w:trPrChange w:id="1425"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426"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32772A86" w14:textId="77777777" w:rsidR="00141A4E" w:rsidRPr="001F0A69" w:rsidRDefault="00141A4E" w:rsidP="00141A4E">
            <w:pPr>
              <w:widowControl/>
              <w:rPr>
                <w:ins w:id="1427" w:author="Chiarelo, Hugo" w:date="2025-09-10T10:27:00Z" w16du:dateUtc="2025-09-10T13:27:00Z"/>
                <w:rFonts w:cs="Arial"/>
                <w:color w:val="231F20"/>
                <w:sz w:val="16"/>
                <w:szCs w:val="16"/>
                <w:rPrChange w:id="1428" w:author="Chiarelo, Hugo" w:date="2025-11-03T10:58:00Z" w16du:dateUtc="2025-11-03T13:58:00Z">
                  <w:rPr>
                    <w:ins w:id="1429" w:author="Chiarelo, Hugo" w:date="2025-09-10T10:27:00Z" w16du:dateUtc="2025-09-10T13:27:00Z"/>
                    <w:rFonts w:ascii="Cambria" w:hAnsi="Cambria" w:cs="Arial"/>
                    <w:color w:val="231F20"/>
                    <w:sz w:val="20"/>
                  </w:rPr>
                </w:rPrChange>
              </w:rPr>
            </w:pPr>
            <w:ins w:id="1430" w:author="Chiarelo, Hugo" w:date="2025-09-10T10:27:00Z" w16du:dateUtc="2025-09-10T13:27:00Z">
              <w:r w:rsidRPr="001F0A69">
                <w:rPr>
                  <w:rFonts w:cs="Arial"/>
                  <w:color w:val="231F20"/>
                  <w:sz w:val="16"/>
                  <w:szCs w:val="16"/>
                  <w:rPrChange w:id="1431" w:author="Chiarelo, Hugo" w:date="2025-11-03T10:58:00Z" w16du:dateUtc="2025-11-03T13:58:00Z">
                    <w:rPr>
                      <w:rFonts w:ascii="Cambria" w:hAnsi="Cambria" w:cs="Arial"/>
                      <w:color w:val="231F20"/>
                      <w:sz w:val="20"/>
                    </w:rPr>
                  </w:rPrChange>
                </w:rPr>
                <w:t>LOA</w:t>
              </w:r>
            </w:ins>
          </w:p>
        </w:tc>
        <w:tc>
          <w:tcPr>
            <w:tcW w:w="3360" w:type="dxa"/>
            <w:tcBorders>
              <w:top w:val="nil"/>
              <w:left w:val="nil"/>
              <w:bottom w:val="single" w:sz="8" w:space="0" w:color="231F20"/>
              <w:right w:val="single" w:sz="8" w:space="0" w:color="231F20"/>
            </w:tcBorders>
            <w:vAlign w:val="center"/>
            <w:hideMark/>
            <w:tcPrChange w:id="1432"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20A72AC0" w14:textId="77777777" w:rsidR="00141A4E" w:rsidRPr="001F0A69" w:rsidRDefault="00141A4E" w:rsidP="00141A4E">
            <w:pPr>
              <w:widowControl/>
              <w:rPr>
                <w:ins w:id="1433" w:author="Chiarelo, Hugo" w:date="2025-09-10T10:27:00Z" w16du:dateUtc="2025-09-10T13:27:00Z"/>
                <w:rFonts w:cs="Arial"/>
                <w:color w:val="231F20"/>
                <w:sz w:val="16"/>
                <w:szCs w:val="16"/>
                <w:rPrChange w:id="1434" w:author="Chiarelo, Hugo" w:date="2025-11-03T10:58:00Z" w16du:dateUtc="2025-11-03T13:58:00Z">
                  <w:rPr>
                    <w:ins w:id="1435" w:author="Chiarelo, Hugo" w:date="2025-09-10T10:27:00Z" w16du:dateUtc="2025-09-10T13:27:00Z"/>
                    <w:rFonts w:ascii="Cambria" w:hAnsi="Cambria" w:cs="Arial"/>
                    <w:color w:val="231F20"/>
                    <w:sz w:val="20"/>
                  </w:rPr>
                </w:rPrChange>
              </w:rPr>
            </w:pPr>
            <w:ins w:id="1436" w:author="Chiarelo, Hugo" w:date="2025-09-10T10:27:00Z" w16du:dateUtc="2025-09-10T13:27:00Z">
              <w:r w:rsidRPr="001F0A69">
                <w:rPr>
                  <w:rFonts w:cs="Arial"/>
                  <w:color w:val="231F20"/>
                  <w:sz w:val="16"/>
                  <w:szCs w:val="16"/>
                  <w:rPrChange w:id="1437" w:author="Chiarelo, Hugo" w:date="2025-11-03T10:58:00Z" w16du:dateUtc="2025-11-03T13:58:00Z">
                    <w:rPr>
                      <w:rFonts w:ascii="Cambria" w:hAnsi="Cambria" w:cs="Arial"/>
                      <w:color w:val="231F20"/>
                      <w:sz w:val="20"/>
                    </w:rPr>
                  </w:rPrChange>
                </w:rPr>
                <w:t>Load drop</w:t>
              </w:r>
            </w:ins>
          </w:p>
        </w:tc>
      </w:tr>
      <w:tr w:rsidR="00141A4E" w:rsidRPr="001F0A69" w14:paraId="5A17A6DE" w14:textId="77777777" w:rsidTr="00141A4E">
        <w:trPr>
          <w:trHeight w:val="20"/>
          <w:ins w:id="1438" w:author="Chiarelo, Hugo" w:date="2025-09-10T10:27:00Z"/>
          <w:trPrChange w:id="1439"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440"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08F8FCB9" w14:textId="77777777" w:rsidR="00141A4E" w:rsidRPr="001F0A69" w:rsidRDefault="00141A4E" w:rsidP="00141A4E">
            <w:pPr>
              <w:widowControl/>
              <w:rPr>
                <w:ins w:id="1441" w:author="Chiarelo, Hugo" w:date="2025-09-10T10:27:00Z" w16du:dateUtc="2025-09-10T13:27:00Z"/>
                <w:rFonts w:cs="Arial"/>
                <w:color w:val="231F20"/>
                <w:sz w:val="16"/>
                <w:szCs w:val="16"/>
                <w:rPrChange w:id="1442" w:author="Chiarelo, Hugo" w:date="2025-11-03T10:58:00Z" w16du:dateUtc="2025-11-03T13:58:00Z">
                  <w:rPr>
                    <w:ins w:id="1443" w:author="Chiarelo, Hugo" w:date="2025-09-10T10:27:00Z" w16du:dateUtc="2025-09-10T13:27:00Z"/>
                    <w:rFonts w:ascii="Cambria" w:hAnsi="Cambria" w:cs="Arial"/>
                    <w:color w:val="231F20"/>
                    <w:sz w:val="20"/>
                  </w:rPr>
                </w:rPrChange>
              </w:rPr>
            </w:pPr>
            <w:ins w:id="1444" w:author="Chiarelo, Hugo" w:date="2025-09-10T10:27:00Z" w16du:dateUtc="2025-09-10T13:27:00Z">
              <w:r w:rsidRPr="001F0A69">
                <w:rPr>
                  <w:rFonts w:cs="Arial"/>
                  <w:color w:val="231F20"/>
                  <w:sz w:val="16"/>
                  <w:szCs w:val="16"/>
                  <w:rPrChange w:id="1445" w:author="Chiarelo, Hugo" w:date="2025-11-03T10:58:00Z" w16du:dateUtc="2025-11-03T13:58:00Z">
                    <w:rPr>
                      <w:rFonts w:ascii="Cambria" w:hAnsi="Cambria" w:cs="Arial"/>
                      <w:color w:val="231F20"/>
                      <w:sz w:val="20"/>
                    </w:rPr>
                  </w:rPrChange>
                </w:rPr>
                <w:t>LOB</w:t>
              </w:r>
            </w:ins>
          </w:p>
        </w:tc>
        <w:tc>
          <w:tcPr>
            <w:tcW w:w="3360" w:type="dxa"/>
            <w:tcBorders>
              <w:top w:val="nil"/>
              <w:left w:val="nil"/>
              <w:bottom w:val="single" w:sz="8" w:space="0" w:color="231F20"/>
              <w:right w:val="single" w:sz="8" w:space="0" w:color="231F20"/>
            </w:tcBorders>
            <w:vAlign w:val="center"/>
            <w:hideMark/>
            <w:tcPrChange w:id="1446"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5303F695" w14:textId="77777777" w:rsidR="00141A4E" w:rsidRPr="001F0A69" w:rsidRDefault="00141A4E" w:rsidP="00141A4E">
            <w:pPr>
              <w:widowControl/>
              <w:rPr>
                <w:ins w:id="1447" w:author="Chiarelo, Hugo" w:date="2025-09-10T10:27:00Z" w16du:dateUtc="2025-09-10T13:27:00Z"/>
                <w:rFonts w:cs="Arial"/>
                <w:color w:val="231F20"/>
                <w:sz w:val="16"/>
                <w:szCs w:val="16"/>
                <w:rPrChange w:id="1448" w:author="Chiarelo, Hugo" w:date="2025-11-03T10:58:00Z" w16du:dateUtc="2025-11-03T13:58:00Z">
                  <w:rPr>
                    <w:ins w:id="1449" w:author="Chiarelo, Hugo" w:date="2025-09-10T10:27:00Z" w16du:dateUtc="2025-09-10T13:27:00Z"/>
                    <w:rFonts w:ascii="Cambria" w:hAnsi="Cambria" w:cs="Arial"/>
                    <w:color w:val="231F20"/>
                    <w:sz w:val="20"/>
                  </w:rPr>
                </w:rPrChange>
              </w:rPr>
            </w:pPr>
            <w:ins w:id="1450" w:author="Chiarelo, Hugo" w:date="2025-09-10T10:27:00Z" w16du:dateUtc="2025-09-10T13:27:00Z">
              <w:r w:rsidRPr="001F0A69">
                <w:rPr>
                  <w:rFonts w:cs="Arial"/>
                  <w:color w:val="231F20"/>
                  <w:sz w:val="16"/>
                  <w:szCs w:val="16"/>
                  <w:rPrChange w:id="1451" w:author="Chiarelo, Hugo" w:date="2025-11-03T10:58:00Z" w16du:dateUtc="2025-11-03T13:58:00Z">
                    <w:rPr>
                      <w:rFonts w:ascii="Cambria" w:hAnsi="Cambria" w:cs="Arial"/>
                      <w:color w:val="231F20"/>
                      <w:sz w:val="20"/>
                    </w:rPr>
                  </w:rPrChange>
                </w:rPr>
                <w:t>Loss of buoyancy</w:t>
              </w:r>
            </w:ins>
          </w:p>
        </w:tc>
      </w:tr>
      <w:tr w:rsidR="00141A4E" w:rsidRPr="001F0A69" w14:paraId="1B69303D" w14:textId="77777777" w:rsidTr="00141A4E">
        <w:trPr>
          <w:trHeight w:val="20"/>
          <w:ins w:id="1452" w:author="Chiarelo, Hugo" w:date="2025-09-10T10:27:00Z"/>
          <w:trPrChange w:id="1453"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454"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58696C56" w14:textId="77777777" w:rsidR="00141A4E" w:rsidRPr="001F0A69" w:rsidRDefault="00141A4E" w:rsidP="00141A4E">
            <w:pPr>
              <w:widowControl/>
              <w:rPr>
                <w:ins w:id="1455" w:author="Chiarelo, Hugo" w:date="2025-09-10T10:27:00Z" w16du:dateUtc="2025-09-10T13:27:00Z"/>
                <w:rFonts w:cs="Arial"/>
                <w:color w:val="231F20"/>
                <w:sz w:val="16"/>
                <w:szCs w:val="16"/>
                <w:rPrChange w:id="1456" w:author="Chiarelo, Hugo" w:date="2025-11-03T10:58:00Z" w16du:dateUtc="2025-11-03T13:58:00Z">
                  <w:rPr>
                    <w:ins w:id="1457" w:author="Chiarelo, Hugo" w:date="2025-09-10T10:27:00Z" w16du:dateUtc="2025-09-10T13:27:00Z"/>
                    <w:rFonts w:ascii="Cambria" w:hAnsi="Cambria" w:cs="Arial"/>
                    <w:color w:val="231F20"/>
                    <w:sz w:val="20"/>
                  </w:rPr>
                </w:rPrChange>
              </w:rPr>
            </w:pPr>
            <w:ins w:id="1458" w:author="Chiarelo, Hugo" w:date="2025-09-10T10:27:00Z" w16du:dateUtc="2025-09-10T13:27:00Z">
              <w:r w:rsidRPr="001F0A69">
                <w:rPr>
                  <w:rFonts w:cs="Arial"/>
                  <w:color w:val="231F20"/>
                  <w:sz w:val="16"/>
                  <w:szCs w:val="16"/>
                  <w:rPrChange w:id="1459" w:author="Chiarelo, Hugo" w:date="2025-11-03T10:58:00Z" w16du:dateUtc="2025-11-03T13:58:00Z">
                    <w:rPr>
                      <w:rFonts w:ascii="Cambria" w:hAnsi="Cambria" w:cs="Arial"/>
                      <w:color w:val="231F20"/>
                      <w:sz w:val="20"/>
                    </w:rPr>
                  </w:rPrChange>
                </w:rPr>
                <w:t>LOO</w:t>
              </w:r>
            </w:ins>
          </w:p>
        </w:tc>
        <w:tc>
          <w:tcPr>
            <w:tcW w:w="3360" w:type="dxa"/>
            <w:tcBorders>
              <w:top w:val="nil"/>
              <w:left w:val="nil"/>
              <w:bottom w:val="single" w:sz="8" w:space="0" w:color="231F20"/>
              <w:right w:val="single" w:sz="8" w:space="0" w:color="231F20"/>
            </w:tcBorders>
            <w:vAlign w:val="center"/>
            <w:hideMark/>
            <w:tcPrChange w:id="1460"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5F6E0957" w14:textId="77777777" w:rsidR="00141A4E" w:rsidRPr="001F0A69" w:rsidRDefault="00141A4E" w:rsidP="00141A4E">
            <w:pPr>
              <w:widowControl/>
              <w:rPr>
                <w:ins w:id="1461" w:author="Chiarelo, Hugo" w:date="2025-09-10T10:27:00Z" w16du:dateUtc="2025-09-10T13:27:00Z"/>
                <w:rFonts w:cs="Arial"/>
                <w:color w:val="231F20"/>
                <w:sz w:val="16"/>
                <w:szCs w:val="16"/>
                <w:rPrChange w:id="1462" w:author="Chiarelo, Hugo" w:date="2025-11-03T10:58:00Z" w16du:dateUtc="2025-11-03T13:58:00Z">
                  <w:rPr>
                    <w:ins w:id="1463" w:author="Chiarelo, Hugo" w:date="2025-09-10T10:27:00Z" w16du:dateUtc="2025-09-10T13:27:00Z"/>
                    <w:rFonts w:ascii="Cambria" w:hAnsi="Cambria" w:cs="Arial"/>
                    <w:color w:val="231F20"/>
                    <w:sz w:val="20"/>
                  </w:rPr>
                </w:rPrChange>
              </w:rPr>
            </w:pPr>
            <w:ins w:id="1464" w:author="Chiarelo, Hugo" w:date="2025-09-10T10:27:00Z" w16du:dateUtc="2025-09-10T13:27:00Z">
              <w:r w:rsidRPr="001F0A69">
                <w:rPr>
                  <w:rFonts w:cs="Arial"/>
                  <w:color w:val="231F20"/>
                  <w:sz w:val="16"/>
                  <w:szCs w:val="16"/>
                  <w:rPrChange w:id="1465" w:author="Chiarelo, Hugo" w:date="2025-11-03T10:58:00Z" w16du:dateUtc="2025-11-03T13:58:00Z">
                    <w:rPr>
                      <w:rFonts w:ascii="Cambria" w:hAnsi="Cambria" w:cs="Arial"/>
                      <w:color w:val="231F20"/>
                      <w:sz w:val="20"/>
                    </w:rPr>
                  </w:rPrChange>
                </w:rPr>
                <w:t>Low output</w:t>
              </w:r>
            </w:ins>
          </w:p>
        </w:tc>
      </w:tr>
      <w:tr w:rsidR="00141A4E" w:rsidRPr="001F0A69" w14:paraId="0BCAAAEB" w14:textId="77777777" w:rsidTr="00141A4E">
        <w:trPr>
          <w:trHeight w:val="20"/>
          <w:ins w:id="1466" w:author="Chiarelo, Hugo" w:date="2025-09-10T10:27:00Z"/>
          <w:trPrChange w:id="1467"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468"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2D6C61A3" w14:textId="77777777" w:rsidR="00141A4E" w:rsidRPr="001F0A69" w:rsidRDefault="00141A4E" w:rsidP="00141A4E">
            <w:pPr>
              <w:widowControl/>
              <w:rPr>
                <w:ins w:id="1469" w:author="Chiarelo, Hugo" w:date="2025-09-10T10:27:00Z" w16du:dateUtc="2025-09-10T13:27:00Z"/>
                <w:rFonts w:cs="Arial"/>
                <w:color w:val="231F20"/>
                <w:sz w:val="16"/>
                <w:szCs w:val="16"/>
                <w:rPrChange w:id="1470" w:author="Chiarelo, Hugo" w:date="2025-11-03T10:58:00Z" w16du:dateUtc="2025-11-03T13:58:00Z">
                  <w:rPr>
                    <w:ins w:id="1471" w:author="Chiarelo, Hugo" w:date="2025-09-10T10:27:00Z" w16du:dateUtc="2025-09-10T13:27:00Z"/>
                    <w:rFonts w:ascii="Cambria" w:hAnsi="Cambria" w:cs="Arial"/>
                    <w:color w:val="231F20"/>
                    <w:sz w:val="20"/>
                  </w:rPr>
                </w:rPrChange>
              </w:rPr>
            </w:pPr>
            <w:ins w:id="1472" w:author="Chiarelo, Hugo" w:date="2025-09-10T10:27:00Z" w16du:dateUtc="2025-09-10T13:27:00Z">
              <w:r w:rsidRPr="001F0A69">
                <w:rPr>
                  <w:rFonts w:cs="Arial"/>
                  <w:color w:val="231F20"/>
                  <w:sz w:val="16"/>
                  <w:szCs w:val="16"/>
                  <w:rPrChange w:id="1473" w:author="Chiarelo, Hugo" w:date="2025-11-03T10:58:00Z" w16du:dateUtc="2025-11-03T13:58:00Z">
                    <w:rPr>
                      <w:rFonts w:ascii="Cambria" w:hAnsi="Cambria" w:cs="Arial"/>
                      <w:color w:val="231F20"/>
                      <w:sz w:val="20"/>
                    </w:rPr>
                  </w:rPrChange>
                </w:rPr>
                <w:t>MOF</w:t>
              </w:r>
            </w:ins>
          </w:p>
        </w:tc>
        <w:tc>
          <w:tcPr>
            <w:tcW w:w="3360" w:type="dxa"/>
            <w:tcBorders>
              <w:top w:val="nil"/>
              <w:left w:val="nil"/>
              <w:bottom w:val="single" w:sz="8" w:space="0" w:color="231F20"/>
              <w:right w:val="single" w:sz="8" w:space="0" w:color="231F20"/>
            </w:tcBorders>
            <w:vAlign w:val="center"/>
            <w:hideMark/>
            <w:tcPrChange w:id="1474"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31EA7D03" w14:textId="77777777" w:rsidR="00141A4E" w:rsidRPr="001F0A69" w:rsidRDefault="00141A4E" w:rsidP="00141A4E">
            <w:pPr>
              <w:widowControl/>
              <w:rPr>
                <w:ins w:id="1475" w:author="Chiarelo, Hugo" w:date="2025-09-10T10:27:00Z" w16du:dateUtc="2025-09-10T13:27:00Z"/>
                <w:rFonts w:cs="Arial"/>
                <w:color w:val="231F20"/>
                <w:sz w:val="16"/>
                <w:szCs w:val="16"/>
                <w:rPrChange w:id="1476" w:author="Chiarelo, Hugo" w:date="2025-11-03T10:58:00Z" w16du:dateUtc="2025-11-03T13:58:00Z">
                  <w:rPr>
                    <w:ins w:id="1477" w:author="Chiarelo, Hugo" w:date="2025-09-10T10:27:00Z" w16du:dateUtc="2025-09-10T13:27:00Z"/>
                    <w:rFonts w:ascii="Cambria" w:hAnsi="Cambria" w:cs="Arial"/>
                    <w:color w:val="231F20"/>
                    <w:sz w:val="20"/>
                  </w:rPr>
                </w:rPrChange>
              </w:rPr>
            </w:pPr>
            <w:ins w:id="1478" w:author="Chiarelo, Hugo" w:date="2025-09-10T10:27:00Z" w16du:dateUtc="2025-09-10T13:27:00Z">
              <w:r w:rsidRPr="001F0A69">
                <w:rPr>
                  <w:rFonts w:cs="Arial"/>
                  <w:color w:val="231F20"/>
                  <w:sz w:val="16"/>
                  <w:szCs w:val="16"/>
                  <w:rPrChange w:id="1479" w:author="Chiarelo, Hugo" w:date="2025-11-03T10:58:00Z" w16du:dateUtc="2025-11-03T13:58:00Z">
                    <w:rPr>
                      <w:rFonts w:ascii="Cambria" w:hAnsi="Cambria" w:cs="Arial"/>
                      <w:color w:val="231F20"/>
                      <w:sz w:val="20"/>
                    </w:rPr>
                  </w:rPrChange>
                </w:rPr>
                <w:t>Mooring failure</w:t>
              </w:r>
            </w:ins>
          </w:p>
        </w:tc>
      </w:tr>
      <w:tr w:rsidR="00141A4E" w:rsidRPr="001F0A69" w14:paraId="259CAB98" w14:textId="77777777" w:rsidTr="00141A4E">
        <w:trPr>
          <w:trHeight w:val="20"/>
          <w:ins w:id="1480" w:author="Chiarelo, Hugo" w:date="2025-09-10T10:27:00Z"/>
          <w:trPrChange w:id="1481"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482"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790BB024" w14:textId="77777777" w:rsidR="00141A4E" w:rsidRPr="001F0A69" w:rsidRDefault="00141A4E" w:rsidP="00141A4E">
            <w:pPr>
              <w:widowControl/>
              <w:rPr>
                <w:ins w:id="1483" w:author="Chiarelo, Hugo" w:date="2025-09-10T10:27:00Z" w16du:dateUtc="2025-09-10T13:27:00Z"/>
                <w:rFonts w:cs="Arial"/>
                <w:color w:val="231F20"/>
                <w:sz w:val="16"/>
                <w:szCs w:val="16"/>
                <w:rPrChange w:id="1484" w:author="Chiarelo, Hugo" w:date="2025-11-03T10:58:00Z" w16du:dateUtc="2025-11-03T13:58:00Z">
                  <w:rPr>
                    <w:ins w:id="1485" w:author="Chiarelo, Hugo" w:date="2025-09-10T10:27:00Z" w16du:dateUtc="2025-09-10T13:27:00Z"/>
                    <w:rFonts w:ascii="Cambria" w:hAnsi="Cambria" w:cs="Arial"/>
                    <w:color w:val="231F20"/>
                    <w:sz w:val="20"/>
                  </w:rPr>
                </w:rPrChange>
              </w:rPr>
            </w:pPr>
            <w:ins w:id="1486" w:author="Chiarelo, Hugo" w:date="2025-09-10T10:27:00Z" w16du:dateUtc="2025-09-10T13:27:00Z">
              <w:r w:rsidRPr="001F0A69">
                <w:rPr>
                  <w:rFonts w:cs="Arial"/>
                  <w:color w:val="231F20"/>
                  <w:sz w:val="16"/>
                  <w:szCs w:val="16"/>
                  <w:rPrChange w:id="1487" w:author="Chiarelo, Hugo" w:date="2025-11-03T10:58:00Z" w16du:dateUtc="2025-11-03T13:58:00Z">
                    <w:rPr>
                      <w:rFonts w:ascii="Cambria" w:hAnsi="Cambria" w:cs="Arial"/>
                      <w:color w:val="231F20"/>
                      <w:sz w:val="20"/>
                    </w:rPr>
                  </w:rPrChange>
                </w:rPr>
                <w:t>NOI</w:t>
              </w:r>
            </w:ins>
          </w:p>
        </w:tc>
        <w:tc>
          <w:tcPr>
            <w:tcW w:w="3360" w:type="dxa"/>
            <w:tcBorders>
              <w:top w:val="nil"/>
              <w:left w:val="nil"/>
              <w:bottom w:val="single" w:sz="8" w:space="0" w:color="231F20"/>
              <w:right w:val="single" w:sz="8" w:space="0" w:color="231F20"/>
            </w:tcBorders>
            <w:vAlign w:val="center"/>
            <w:hideMark/>
            <w:tcPrChange w:id="1488"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50714CD0" w14:textId="77777777" w:rsidR="00141A4E" w:rsidRPr="001F0A69" w:rsidRDefault="00141A4E" w:rsidP="00141A4E">
            <w:pPr>
              <w:widowControl/>
              <w:rPr>
                <w:ins w:id="1489" w:author="Chiarelo, Hugo" w:date="2025-09-10T10:27:00Z" w16du:dateUtc="2025-09-10T13:27:00Z"/>
                <w:rFonts w:cs="Arial"/>
                <w:color w:val="231F20"/>
                <w:sz w:val="16"/>
                <w:szCs w:val="16"/>
                <w:rPrChange w:id="1490" w:author="Chiarelo, Hugo" w:date="2025-11-03T10:58:00Z" w16du:dateUtc="2025-11-03T13:58:00Z">
                  <w:rPr>
                    <w:ins w:id="1491" w:author="Chiarelo, Hugo" w:date="2025-09-10T10:27:00Z" w16du:dateUtc="2025-09-10T13:27:00Z"/>
                    <w:rFonts w:ascii="Cambria" w:hAnsi="Cambria" w:cs="Arial"/>
                    <w:color w:val="231F20"/>
                    <w:sz w:val="20"/>
                  </w:rPr>
                </w:rPrChange>
              </w:rPr>
            </w:pPr>
            <w:ins w:id="1492" w:author="Chiarelo, Hugo" w:date="2025-09-10T10:27:00Z" w16du:dateUtc="2025-09-10T13:27:00Z">
              <w:r w:rsidRPr="001F0A69">
                <w:rPr>
                  <w:rFonts w:cs="Arial"/>
                  <w:color w:val="231F20"/>
                  <w:sz w:val="16"/>
                  <w:szCs w:val="16"/>
                  <w:rPrChange w:id="1493" w:author="Chiarelo, Hugo" w:date="2025-11-03T10:58:00Z" w16du:dateUtc="2025-11-03T13:58:00Z">
                    <w:rPr>
                      <w:rFonts w:ascii="Cambria" w:hAnsi="Cambria" w:cs="Arial"/>
                      <w:color w:val="231F20"/>
                      <w:sz w:val="20"/>
                    </w:rPr>
                  </w:rPrChange>
                </w:rPr>
                <w:t>Noise</w:t>
              </w:r>
            </w:ins>
          </w:p>
        </w:tc>
      </w:tr>
      <w:tr w:rsidR="00141A4E" w:rsidRPr="001F0A69" w14:paraId="0CC47631" w14:textId="77777777" w:rsidTr="00141A4E">
        <w:trPr>
          <w:trHeight w:val="20"/>
          <w:ins w:id="1494" w:author="Chiarelo, Hugo" w:date="2025-09-10T10:27:00Z"/>
          <w:trPrChange w:id="1495"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496"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066FAC81" w14:textId="77777777" w:rsidR="00141A4E" w:rsidRPr="001F0A69" w:rsidRDefault="00141A4E" w:rsidP="00141A4E">
            <w:pPr>
              <w:widowControl/>
              <w:rPr>
                <w:ins w:id="1497" w:author="Chiarelo, Hugo" w:date="2025-09-10T10:27:00Z" w16du:dateUtc="2025-09-10T13:27:00Z"/>
                <w:rFonts w:cs="Arial"/>
                <w:color w:val="231F20"/>
                <w:sz w:val="16"/>
                <w:szCs w:val="16"/>
                <w:rPrChange w:id="1498" w:author="Chiarelo, Hugo" w:date="2025-11-03T10:58:00Z" w16du:dateUtc="2025-11-03T13:58:00Z">
                  <w:rPr>
                    <w:ins w:id="1499" w:author="Chiarelo, Hugo" w:date="2025-09-10T10:27:00Z" w16du:dateUtc="2025-09-10T13:27:00Z"/>
                    <w:rFonts w:ascii="Cambria" w:hAnsi="Cambria" w:cs="Arial"/>
                    <w:color w:val="231F20"/>
                    <w:sz w:val="20"/>
                  </w:rPr>
                </w:rPrChange>
              </w:rPr>
            </w:pPr>
            <w:ins w:id="1500" w:author="Chiarelo, Hugo" w:date="2025-09-10T10:27:00Z" w16du:dateUtc="2025-09-10T13:27:00Z">
              <w:r w:rsidRPr="001F0A69">
                <w:rPr>
                  <w:rFonts w:cs="Arial"/>
                  <w:color w:val="231F20"/>
                  <w:sz w:val="16"/>
                  <w:szCs w:val="16"/>
                  <w:rPrChange w:id="1501" w:author="Chiarelo, Hugo" w:date="2025-11-03T10:58:00Z" w16du:dateUtc="2025-11-03T13:58:00Z">
                    <w:rPr>
                      <w:rFonts w:ascii="Cambria" w:hAnsi="Cambria" w:cs="Arial"/>
                      <w:color w:val="231F20"/>
                      <w:sz w:val="20"/>
                    </w:rPr>
                  </w:rPrChange>
                </w:rPr>
                <w:t>NOO</w:t>
              </w:r>
            </w:ins>
          </w:p>
        </w:tc>
        <w:tc>
          <w:tcPr>
            <w:tcW w:w="3360" w:type="dxa"/>
            <w:tcBorders>
              <w:top w:val="nil"/>
              <w:left w:val="nil"/>
              <w:bottom w:val="single" w:sz="8" w:space="0" w:color="231F20"/>
              <w:right w:val="single" w:sz="8" w:space="0" w:color="231F20"/>
            </w:tcBorders>
            <w:vAlign w:val="center"/>
            <w:hideMark/>
            <w:tcPrChange w:id="1502"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053992E1" w14:textId="77777777" w:rsidR="00141A4E" w:rsidRPr="001F0A69" w:rsidRDefault="00141A4E" w:rsidP="00141A4E">
            <w:pPr>
              <w:widowControl/>
              <w:rPr>
                <w:ins w:id="1503" w:author="Chiarelo, Hugo" w:date="2025-09-10T10:27:00Z" w16du:dateUtc="2025-09-10T13:27:00Z"/>
                <w:rFonts w:cs="Arial"/>
                <w:color w:val="231F20"/>
                <w:sz w:val="16"/>
                <w:szCs w:val="16"/>
                <w:rPrChange w:id="1504" w:author="Chiarelo, Hugo" w:date="2025-11-03T10:58:00Z" w16du:dateUtc="2025-11-03T13:58:00Z">
                  <w:rPr>
                    <w:ins w:id="1505" w:author="Chiarelo, Hugo" w:date="2025-09-10T10:27:00Z" w16du:dateUtc="2025-09-10T13:27:00Z"/>
                    <w:rFonts w:ascii="Cambria" w:hAnsi="Cambria" w:cs="Arial"/>
                    <w:color w:val="231F20"/>
                    <w:sz w:val="20"/>
                  </w:rPr>
                </w:rPrChange>
              </w:rPr>
            </w:pPr>
            <w:ins w:id="1506" w:author="Chiarelo, Hugo" w:date="2025-09-10T10:27:00Z" w16du:dateUtc="2025-09-10T13:27:00Z">
              <w:r w:rsidRPr="001F0A69">
                <w:rPr>
                  <w:rFonts w:cs="Arial"/>
                  <w:color w:val="231F20"/>
                  <w:sz w:val="16"/>
                  <w:szCs w:val="16"/>
                  <w:rPrChange w:id="1507" w:author="Chiarelo, Hugo" w:date="2025-11-03T10:58:00Z" w16du:dateUtc="2025-11-03T13:58:00Z">
                    <w:rPr>
                      <w:rFonts w:ascii="Cambria" w:hAnsi="Cambria" w:cs="Arial"/>
                      <w:color w:val="231F20"/>
                      <w:sz w:val="20"/>
                    </w:rPr>
                  </w:rPrChange>
                </w:rPr>
                <w:t>No output</w:t>
              </w:r>
            </w:ins>
          </w:p>
        </w:tc>
      </w:tr>
      <w:tr w:rsidR="00141A4E" w:rsidRPr="001F0A69" w14:paraId="6CCB904F" w14:textId="77777777" w:rsidTr="00141A4E">
        <w:trPr>
          <w:trHeight w:val="20"/>
          <w:ins w:id="1508" w:author="Chiarelo, Hugo" w:date="2025-09-10T10:27:00Z"/>
          <w:trPrChange w:id="1509"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510"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67F6EEF8" w14:textId="77777777" w:rsidR="00141A4E" w:rsidRPr="001F0A69" w:rsidRDefault="00141A4E" w:rsidP="00141A4E">
            <w:pPr>
              <w:widowControl/>
              <w:rPr>
                <w:ins w:id="1511" w:author="Chiarelo, Hugo" w:date="2025-09-10T10:27:00Z" w16du:dateUtc="2025-09-10T13:27:00Z"/>
                <w:rFonts w:cs="Arial"/>
                <w:color w:val="231F20"/>
                <w:sz w:val="16"/>
                <w:szCs w:val="16"/>
                <w:rPrChange w:id="1512" w:author="Chiarelo, Hugo" w:date="2025-11-03T10:58:00Z" w16du:dateUtc="2025-11-03T13:58:00Z">
                  <w:rPr>
                    <w:ins w:id="1513" w:author="Chiarelo, Hugo" w:date="2025-09-10T10:27:00Z" w16du:dateUtc="2025-09-10T13:27:00Z"/>
                    <w:rFonts w:ascii="Cambria" w:hAnsi="Cambria" w:cs="Arial"/>
                    <w:color w:val="231F20"/>
                    <w:sz w:val="20"/>
                  </w:rPr>
                </w:rPrChange>
              </w:rPr>
            </w:pPr>
            <w:ins w:id="1514" w:author="Chiarelo, Hugo" w:date="2025-09-10T10:27:00Z" w16du:dateUtc="2025-09-10T13:27:00Z">
              <w:r w:rsidRPr="001F0A69">
                <w:rPr>
                  <w:rFonts w:cs="Arial"/>
                  <w:color w:val="231F20"/>
                  <w:sz w:val="16"/>
                  <w:szCs w:val="16"/>
                  <w:rPrChange w:id="1515" w:author="Chiarelo, Hugo" w:date="2025-11-03T10:58:00Z" w16du:dateUtc="2025-11-03T13:58:00Z">
                    <w:rPr>
                      <w:rFonts w:ascii="Cambria" w:hAnsi="Cambria" w:cs="Arial"/>
                      <w:color w:val="231F20"/>
                      <w:sz w:val="20"/>
                    </w:rPr>
                  </w:rPrChange>
                </w:rPr>
                <w:t>OHE</w:t>
              </w:r>
            </w:ins>
          </w:p>
        </w:tc>
        <w:tc>
          <w:tcPr>
            <w:tcW w:w="3360" w:type="dxa"/>
            <w:tcBorders>
              <w:top w:val="nil"/>
              <w:left w:val="nil"/>
              <w:bottom w:val="single" w:sz="8" w:space="0" w:color="231F20"/>
              <w:right w:val="single" w:sz="8" w:space="0" w:color="231F20"/>
            </w:tcBorders>
            <w:vAlign w:val="center"/>
            <w:hideMark/>
            <w:tcPrChange w:id="1516"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073A90A4" w14:textId="77777777" w:rsidR="00141A4E" w:rsidRPr="001F0A69" w:rsidRDefault="00141A4E" w:rsidP="00141A4E">
            <w:pPr>
              <w:widowControl/>
              <w:rPr>
                <w:ins w:id="1517" w:author="Chiarelo, Hugo" w:date="2025-09-10T10:27:00Z" w16du:dateUtc="2025-09-10T13:27:00Z"/>
                <w:rFonts w:cs="Arial"/>
                <w:color w:val="231F20"/>
                <w:sz w:val="16"/>
                <w:szCs w:val="16"/>
                <w:rPrChange w:id="1518" w:author="Chiarelo, Hugo" w:date="2025-11-03T10:58:00Z" w16du:dateUtc="2025-11-03T13:58:00Z">
                  <w:rPr>
                    <w:ins w:id="1519" w:author="Chiarelo, Hugo" w:date="2025-09-10T10:27:00Z" w16du:dateUtc="2025-09-10T13:27:00Z"/>
                    <w:rFonts w:ascii="Cambria" w:hAnsi="Cambria" w:cs="Arial"/>
                    <w:color w:val="231F20"/>
                    <w:sz w:val="20"/>
                  </w:rPr>
                </w:rPrChange>
              </w:rPr>
            </w:pPr>
            <w:ins w:id="1520" w:author="Chiarelo, Hugo" w:date="2025-09-10T10:27:00Z" w16du:dateUtc="2025-09-10T13:27:00Z">
              <w:r w:rsidRPr="001F0A69">
                <w:rPr>
                  <w:rFonts w:cs="Arial"/>
                  <w:color w:val="231F20"/>
                  <w:sz w:val="16"/>
                  <w:szCs w:val="16"/>
                  <w:rPrChange w:id="1521" w:author="Chiarelo, Hugo" w:date="2025-11-03T10:58:00Z" w16du:dateUtc="2025-11-03T13:58:00Z">
                    <w:rPr>
                      <w:rFonts w:ascii="Cambria" w:hAnsi="Cambria" w:cs="Arial"/>
                      <w:color w:val="231F20"/>
                      <w:sz w:val="20"/>
                    </w:rPr>
                  </w:rPrChange>
                </w:rPr>
                <w:t>Overheating</w:t>
              </w:r>
            </w:ins>
          </w:p>
        </w:tc>
      </w:tr>
      <w:tr w:rsidR="00141A4E" w:rsidRPr="001F0A69" w14:paraId="03DFECA1" w14:textId="77777777" w:rsidTr="00141A4E">
        <w:trPr>
          <w:trHeight w:val="20"/>
          <w:ins w:id="1522" w:author="Chiarelo, Hugo" w:date="2025-09-10T10:27:00Z"/>
          <w:trPrChange w:id="1523" w:author="Chiarelo, Hugo" w:date="2025-09-10T10:27:00Z" w16du:dateUtc="2025-09-10T13:27:00Z">
            <w:trPr>
              <w:trHeight w:val="384"/>
            </w:trPr>
          </w:trPrChange>
        </w:trPr>
        <w:tc>
          <w:tcPr>
            <w:tcW w:w="1860" w:type="dxa"/>
            <w:tcBorders>
              <w:top w:val="nil"/>
              <w:left w:val="single" w:sz="8" w:space="0" w:color="231F20"/>
              <w:bottom w:val="single" w:sz="8" w:space="0" w:color="231F20"/>
              <w:right w:val="single" w:sz="8" w:space="0" w:color="231F20"/>
            </w:tcBorders>
            <w:vAlign w:val="center"/>
            <w:hideMark/>
            <w:tcPrChange w:id="1524"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586C1165" w14:textId="77777777" w:rsidR="00141A4E" w:rsidRPr="001F0A69" w:rsidRDefault="00141A4E" w:rsidP="00141A4E">
            <w:pPr>
              <w:widowControl/>
              <w:rPr>
                <w:ins w:id="1525" w:author="Chiarelo, Hugo" w:date="2025-09-10T10:27:00Z" w16du:dateUtc="2025-09-10T13:27:00Z"/>
                <w:rFonts w:cs="Arial"/>
                <w:color w:val="231F20"/>
                <w:sz w:val="16"/>
                <w:szCs w:val="16"/>
                <w:rPrChange w:id="1526" w:author="Chiarelo, Hugo" w:date="2025-11-03T10:58:00Z" w16du:dateUtc="2025-11-03T13:58:00Z">
                  <w:rPr>
                    <w:ins w:id="1527" w:author="Chiarelo, Hugo" w:date="2025-09-10T10:27:00Z" w16du:dateUtc="2025-09-10T13:27:00Z"/>
                    <w:rFonts w:ascii="Cambria" w:hAnsi="Cambria" w:cs="Arial"/>
                    <w:color w:val="231F20"/>
                    <w:sz w:val="20"/>
                  </w:rPr>
                </w:rPrChange>
              </w:rPr>
            </w:pPr>
            <w:ins w:id="1528" w:author="Chiarelo, Hugo" w:date="2025-09-10T10:27:00Z" w16du:dateUtc="2025-09-10T13:27:00Z">
              <w:r w:rsidRPr="001F0A69">
                <w:rPr>
                  <w:rFonts w:cs="Arial"/>
                  <w:color w:val="231F20"/>
                  <w:sz w:val="16"/>
                  <w:szCs w:val="16"/>
                  <w:rPrChange w:id="1529" w:author="Chiarelo, Hugo" w:date="2025-11-03T10:58:00Z" w16du:dateUtc="2025-11-03T13:58:00Z">
                    <w:rPr>
                      <w:rFonts w:ascii="Cambria" w:hAnsi="Cambria" w:cs="Arial"/>
                      <w:color w:val="231F20"/>
                      <w:sz w:val="20"/>
                    </w:rPr>
                  </w:rPrChange>
                </w:rPr>
                <w:t>OTH</w:t>
              </w:r>
            </w:ins>
          </w:p>
        </w:tc>
        <w:tc>
          <w:tcPr>
            <w:tcW w:w="3360" w:type="dxa"/>
            <w:tcBorders>
              <w:top w:val="nil"/>
              <w:left w:val="nil"/>
              <w:bottom w:val="single" w:sz="8" w:space="0" w:color="231F20"/>
              <w:right w:val="single" w:sz="8" w:space="0" w:color="231F20"/>
            </w:tcBorders>
            <w:vAlign w:val="center"/>
            <w:hideMark/>
            <w:tcPrChange w:id="1530"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44E442B5" w14:textId="77777777" w:rsidR="00141A4E" w:rsidRPr="001F0A69" w:rsidRDefault="00141A4E" w:rsidP="00141A4E">
            <w:pPr>
              <w:widowControl/>
              <w:rPr>
                <w:ins w:id="1531" w:author="Chiarelo, Hugo" w:date="2025-09-10T10:27:00Z" w16du:dateUtc="2025-09-10T13:27:00Z"/>
                <w:rFonts w:cs="Arial"/>
                <w:color w:val="231F20"/>
                <w:sz w:val="16"/>
                <w:szCs w:val="16"/>
                <w:rPrChange w:id="1532" w:author="Chiarelo, Hugo" w:date="2025-11-03T10:58:00Z" w16du:dateUtc="2025-11-03T13:58:00Z">
                  <w:rPr>
                    <w:ins w:id="1533" w:author="Chiarelo, Hugo" w:date="2025-09-10T10:27:00Z" w16du:dateUtc="2025-09-10T13:27:00Z"/>
                    <w:rFonts w:ascii="Cambria" w:hAnsi="Cambria" w:cs="Arial"/>
                    <w:color w:val="231F20"/>
                    <w:sz w:val="20"/>
                  </w:rPr>
                </w:rPrChange>
              </w:rPr>
            </w:pPr>
            <w:ins w:id="1534" w:author="Chiarelo, Hugo" w:date="2025-09-10T10:27:00Z" w16du:dateUtc="2025-09-10T13:27:00Z">
              <w:r w:rsidRPr="001F0A69">
                <w:rPr>
                  <w:rFonts w:cs="Arial"/>
                  <w:color w:val="231F20"/>
                  <w:sz w:val="16"/>
                  <w:szCs w:val="16"/>
                  <w:rPrChange w:id="1535" w:author="Chiarelo, Hugo" w:date="2025-11-03T10:58:00Z" w16du:dateUtc="2025-11-03T13:58:00Z">
                    <w:rPr>
                      <w:rFonts w:ascii="Cambria" w:hAnsi="Cambria" w:cs="Arial"/>
                      <w:color w:val="231F20"/>
                      <w:sz w:val="20"/>
                    </w:rPr>
                  </w:rPrChange>
                </w:rPr>
                <w:t>Other</w:t>
              </w:r>
            </w:ins>
          </w:p>
        </w:tc>
      </w:tr>
      <w:tr w:rsidR="00141A4E" w:rsidRPr="001F0A69" w14:paraId="136A9AB7" w14:textId="77777777" w:rsidTr="00141A4E">
        <w:trPr>
          <w:trHeight w:val="20"/>
          <w:ins w:id="1536" w:author="Chiarelo, Hugo" w:date="2025-09-10T10:27:00Z"/>
          <w:trPrChange w:id="1537"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538"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40858BEB" w14:textId="77777777" w:rsidR="00141A4E" w:rsidRPr="001F0A69" w:rsidRDefault="00141A4E" w:rsidP="00141A4E">
            <w:pPr>
              <w:widowControl/>
              <w:rPr>
                <w:ins w:id="1539" w:author="Chiarelo, Hugo" w:date="2025-09-10T10:27:00Z" w16du:dateUtc="2025-09-10T13:27:00Z"/>
                <w:rFonts w:cs="Arial"/>
                <w:color w:val="231F20"/>
                <w:sz w:val="16"/>
                <w:szCs w:val="16"/>
                <w:rPrChange w:id="1540" w:author="Chiarelo, Hugo" w:date="2025-11-03T10:58:00Z" w16du:dateUtc="2025-11-03T13:58:00Z">
                  <w:rPr>
                    <w:ins w:id="1541" w:author="Chiarelo, Hugo" w:date="2025-09-10T10:27:00Z" w16du:dateUtc="2025-09-10T13:27:00Z"/>
                    <w:rFonts w:ascii="Cambria" w:hAnsi="Cambria" w:cs="Arial"/>
                    <w:color w:val="231F20"/>
                    <w:sz w:val="20"/>
                  </w:rPr>
                </w:rPrChange>
              </w:rPr>
            </w:pPr>
            <w:ins w:id="1542" w:author="Chiarelo, Hugo" w:date="2025-09-10T10:27:00Z" w16du:dateUtc="2025-09-10T13:27:00Z">
              <w:r w:rsidRPr="001F0A69">
                <w:rPr>
                  <w:rFonts w:cs="Arial"/>
                  <w:color w:val="231F20"/>
                  <w:sz w:val="16"/>
                  <w:szCs w:val="16"/>
                  <w:rPrChange w:id="1543" w:author="Chiarelo, Hugo" w:date="2025-11-03T10:58:00Z" w16du:dateUtc="2025-11-03T13:58:00Z">
                    <w:rPr>
                      <w:rFonts w:ascii="Cambria" w:hAnsi="Cambria" w:cs="Arial"/>
                      <w:color w:val="231F20"/>
                      <w:sz w:val="20"/>
                    </w:rPr>
                  </w:rPrChange>
                </w:rPr>
                <w:t>PCL</w:t>
              </w:r>
            </w:ins>
          </w:p>
        </w:tc>
        <w:tc>
          <w:tcPr>
            <w:tcW w:w="3360" w:type="dxa"/>
            <w:tcBorders>
              <w:top w:val="nil"/>
              <w:left w:val="nil"/>
              <w:bottom w:val="single" w:sz="8" w:space="0" w:color="231F20"/>
              <w:right w:val="single" w:sz="8" w:space="0" w:color="231F20"/>
            </w:tcBorders>
            <w:vAlign w:val="center"/>
            <w:hideMark/>
            <w:tcPrChange w:id="1544"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5E558F62" w14:textId="77777777" w:rsidR="00141A4E" w:rsidRPr="001F0A69" w:rsidRDefault="00141A4E" w:rsidP="00141A4E">
            <w:pPr>
              <w:widowControl/>
              <w:rPr>
                <w:ins w:id="1545" w:author="Chiarelo, Hugo" w:date="2025-09-10T10:27:00Z" w16du:dateUtc="2025-09-10T13:27:00Z"/>
                <w:rFonts w:cs="Arial"/>
                <w:color w:val="231F20"/>
                <w:sz w:val="16"/>
                <w:szCs w:val="16"/>
                <w:rPrChange w:id="1546" w:author="Chiarelo, Hugo" w:date="2025-11-03T10:58:00Z" w16du:dateUtc="2025-11-03T13:58:00Z">
                  <w:rPr>
                    <w:ins w:id="1547" w:author="Chiarelo, Hugo" w:date="2025-09-10T10:27:00Z" w16du:dateUtc="2025-09-10T13:27:00Z"/>
                    <w:rFonts w:ascii="Cambria" w:hAnsi="Cambria" w:cs="Arial"/>
                    <w:color w:val="231F20"/>
                    <w:sz w:val="20"/>
                  </w:rPr>
                </w:rPrChange>
              </w:rPr>
            </w:pPr>
            <w:ins w:id="1548" w:author="Chiarelo, Hugo" w:date="2025-09-10T10:27:00Z" w16du:dateUtc="2025-09-10T13:27:00Z">
              <w:r w:rsidRPr="001F0A69">
                <w:rPr>
                  <w:rFonts w:cs="Arial"/>
                  <w:color w:val="231F20"/>
                  <w:sz w:val="16"/>
                  <w:szCs w:val="16"/>
                  <w:rPrChange w:id="1549" w:author="Chiarelo, Hugo" w:date="2025-11-03T10:58:00Z" w16du:dateUtc="2025-11-03T13:58:00Z">
                    <w:rPr>
                      <w:rFonts w:ascii="Cambria" w:hAnsi="Cambria" w:cs="Arial"/>
                      <w:color w:val="231F20"/>
                      <w:sz w:val="20"/>
                    </w:rPr>
                  </w:rPrChange>
                </w:rPr>
                <w:t>Premature closure</w:t>
              </w:r>
            </w:ins>
          </w:p>
        </w:tc>
      </w:tr>
      <w:tr w:rsidR="00141A4E" w:rsidRPr="001F0A69" w14:paraId="7A0B83CC" w14:textId="77777777" w:rsidTr="00141A4E">
        <w:trPr>
          <w:trHeight w:val="20"/>
          <w:ins w:id="1550" w:author="Chiarelo, Hugo" w:date="2025-09-10T10:27:00Z"/>
          <w:trPrChange w:id="1551"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552"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7BBE1879" w14:textId="77777777" w:rsidR="00141A4E" w:rsidRPr="001F0A69" w:rsidRDefault="00141A4E" w:rsidP="00141A4E">
            <w:pPr>
              <w:widowControl/>
              <w:rPr>
                <w:ins w:id="1553" w:author="Chiarelo, Hugo" w:date="2025-09-10T10:27:00Z" w16du:dateUtc="2025-09-10T13:27:00Z"/>
                <w:rFonts w:cs="Arial"/>
                <w:color w:val="231F20"/>
                <w:sz w:val="16"/>
                <w:szCs w:val="16"/>
                <w:rPrChange w:id="1554" w:author="Chiarelo, Hugo" w:date="2025-11-03T10:58:00Z" w16du:dateUtc="2025-11-03T13:58:00Z">
                  <w:rPr>
                    <w:ins w:id="1555" w:author="Chiarelo, Hugo" w:date="2025-09-10T10:27:00Z" w16du:dateUtc="2025-09-10T13:27:00Z"/>
                    <w:rFonts w:ascii="Cambria" w:hAnsi="Cambria" w:cs="Arial"/>
                    <w:color w:val="231F20"/>
                    <w:sz w:val="20"/>
                  </w:rPr>
                </w:rPrChange>
              </w:rPr>
            </w:pPr>
            <w:ins w:id="1556" w:author="Chiarelo, Hugo" w:date="2025-09-10T10:27:00Z" w16du:dateUtc="2025-09-10T13:27:00Z">
              <w:r w:rsidRPr="001F0A69">
                <w:rPr>
                  <w:rFonts w:cs="Arial"/>
                  <w:color w:val="231F20"/>
                  <w:sz w:val="16"/>
                  <w:szCs w:val="16"/>
                  <w:rPrChange w:id="1557" w:author="Chiarelo, Hugo" w:date="2025-11-03T10:58:00Z" w16du:dateUtc="2025-11-03T13:58:00Z">
                    <w:rPr>
                      <w:rFonts w:ascii="Cambria" w:hAnsi="Cambria" w:cs="Arial"/>
                      <w:color w:val="231F20"/>
                      <w:sz w:val="20"/>
                    </w:rPr>
                  </w:rPrChange>
                </w:rPr>
                <w:t>PDE</w:t>
              </w:r>
            </w:ins>
          </w:p>
        </w:tc>
        <w:tc>
          <w:tcPr>
            <w:tcW w:w="3360" w:type="dxa"/>
            <w:tcBorders>
              <w:top w:val="nil"/>
              <w:left w:val="nil"/>
              <w:bottom w:val="single" w:sz="8" w:space="0" w:color="231F20"/>
              <w:right w:val="single" w:sz="8" w:space="0" w:color="231F20"/>
            </w:tcBorders>
            <w:vAlign w:val="center"/>
            <w:hideMark/>
            <w:tcPrChange w:id="1558"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46BDCA6D" w14:textId="77777777" w:rsidR="00141A4E" w:rsidRPr="001F0A69" w:rsidRDefault="00141A4E" w:rsidP="00141A4E">
            <w:pPr>
              <w:widowControl/>
              <w:rPr>
                <w:ins w:id="1559" w:author="Chiarelo, Hugo" w:date="2025-09-10T10:27:00Z" w16du:dateUtc="2025-09-10T13:27:00Z"/>
                <w:rFonts w:cs="Arial"/>
                <w:color w:val="231F20"/>
                <w:sz w:val="16"/>
                <w:szCs w:val="16"/>
                <w:rPrChange w:id="1560" w:author="Chiarelo, Hugo" w:date="2025-11-03T10:58:00Z" w16du:dateUtc="2025-11-03T13:58:00Z">
                  <w:rPr>
                    <w:ins w:id="1561" w:author="Chiarelo, Hugo" w:date="2025-09-10T10:27:00Z" w16du:dateUtc="2025-09-10T13:27:00Z"/>
                    <w:rFonts w:ascii="Cambria" w:hAnsi="Cambria" w:cs="Arial"/>
                    <w:color w:val="231F20"/>
                    <w:sz w:val="20"/>
                  </w:rPr>
                </w:rPrChange>
              </w:rPr>
            </w:pPr>
            <w:ins w:id="1562" w:author="Chiarelo, Hugo" w:date="2025-09-10T10:27:00Z" w16du:dateUtc="2025-09-10T13:27:00Z">
              <w:r w:rsidRPr="001F0A69">
                <w:rPr>
                  <w:rFonts w:cs="Arial"/>
                  <w:color w:val="231F20"/>
                  <w:sz w:val="16"/>
                  <w:szCs w:val="16"/>
                  <w:rPrChange w:id="1563" w:author="Chiarelo, Hugo" w:date="2025-11-03T10:58:00Z" w16du:dateUtc="2025-11-03T13:58:00Z">
                    <w:rPr>
                      <w:rFonts w:ascii="Cambria" w:hAnsi="Cambria" w:cs="Arial"/>
                      <w:color w:val="231F20"/>
                      <w:sz w:val="20"/>
                    </w:rPr>
                  </w:rPrChange>
                </w:rPr>
                <w:t>Parameter deviation</w:t>
              </w:r>
            </w:ins>
          </w:p>
        </w:tc>
      </w:tr>
      <w:tr w:rsidR="00141A4E" w:rsidRPr="001F0A69" w14:paraId="09158DE3" w14:textId="77777777" w:rsidTr="00141A4E">
        <w:trPr>
          <w:trHeight w:val="20"/>
          <w:ins w:id="1564" w:author="Chiarelo, Hugo" w:date="2025-09-10T10:27:00Z"/>
          <w:trPrChange w:id="1565"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566"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26CC1EE6" w14:textId="77777777" w:rsidR="00141A4E" w:rsidRPr="001F0A69" w:rsidRDefault="00141A4E" w:rsidP="00141A4E">
            <w:pPr>
              <w:widowControl/>
              <w:rPr>
                <w:ins w:id="1567" w:author="Chiarelo, Hugo" w:date="2025-09-10T10:27:00Z" w16du:dateUtc="2025-09-10T13:27:00Z"/>
                <w:rFonts w:cs="Arial"/>
                <w:color w:val="231F20"/>
                <w:sz w:val="16"/>
                <w:szCs w:val="16"/>
                <w:rPrChange w:id="1568" w:author="Chiarelo, Hugo" w:date="2025-11-03T10:58:00Z" w16du:dateUtc="2025-11-03T13:58:00Z">
                  <w:rPr>
                    <w:ins w:id="1569" w:author="Chiarelo, Hugo" w:date="2025-09-10T10:27:00Z" w16du:dateUtc="2025-09-10T13:27:00Z"/>
                    <w:rFonts w:ascii="Cambria" w:hAnsi="Cambria" w:cs="Arial"/>
                    <w:color w:val="231F20"/>
                    <w:sz w:val="20"/>
                  </w:rPr>
                </w:rPrChange>
              </w:rPr>
            </w:pPr>
            <w:ins w:id="1570" w:author="Chiarelo, Hugo" w:date="2025-09-10T10:27:00Z" w16du:dateUtc="2025-09-10T13:27:00Z">
              <w:r w:rsidRPr="001F0A69">
                <w:rPr>
                  <w:rFonts w:cs="Arial"/>
                  <w:color w:val="231F20"/>
                  <w:sz w:val="16"/>
                  <w:szCs w:val="16"/>
                  <w:rPrChange w:id="1571" w:author="Chiarelo, Hugo" w:date="2025-11-03T10:58:00Z" w16du:dateUtc="2025-11-03T13:58:00Z">
                    <w:rPr>
                      <w:rFonts w:ascii="Cambria" w:hAnsi="Cambria" w:cs="Arial"/>
                      <w:color w:val="231F20"/>
                      <w:sz w:val="20"/>
                    </w:rPr>
                  </w:rPrChange>
                </w:rPr>
                <w:t>PLU</w:t>
              </w:r>
            </w:ins>
          </w:p>
        </w:tc>
        <w:tc>
          <w:tcPr>
            <w:tcW w:w="3360" w:type="dxa"/>
            <w:tcBorders>
              <w:top w:val="nil"/>
              <w:left w:val="nil"/>
              <w:bottom w:val="single" w:sz="8" w:space="0" w:color="231F20"/>
              <w:right w:val="single" w:sz="8" w:space="0" w:color="231F20"/>
            </w:tcBorders>
            <w:vAlign w:val="center"/>
            <w:hideMark/>
            <w:tcPrChange w:id="1572"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7FCA25B5" w14:textId="77777777" w:rsidR="00141A4E" w:rsidRPr="001F0A69" w:rsidRDefault="00141A4E" w:rsidP="00141A4E">
            <w:pPr>
              <w:widowControl/>
              <w:rPr>
                <w:ins w:id="1573" w:author="Chiarelo, Hugo" w:date="2025-09-10T10:27:00Z" w16du:dateUtc="2025-09-10T13:27:00Z"/>
                <w:rFonts w:cs="Arial"/>
                <w:color w:val="231F20"/>
                <w:sz w:val="16"/>
                <w:szCs w:val="16"/>
                <w:rPrChange w:id="1574" w:author="Chiarelo, Hugo" w:date="2025-11-03T10:58:00Z" w16du:dateUtc="2025-11-03T13:58:00Z">
                  <w:rPr>
                    <w:ins w:id="1575" w:author="Chiarelo, Hugo" w:date="2025-09-10T10:27:00Z" w16du:dateUtc="2025-09-10T13:27:00Z"/>
                    <w:rFonts w:ascii="Cambria" w:hAnsi="Cambria" w:cs="Arial"/>
                    <w:color w:val="231F20"/>
                    <w:sz w:val="20"/>
                  </w:rPr>
                </w:rPrChange>
              </w:rPr>
            </w:pPr>
            <w:ins w:id="1576" w:author="Chiarelo, Hugo" w:date="2025-09-10T10:27:00Z" w16du:dateUtc="2025-09-10T13:27:00Z">
              <w:r w:rsidRPr="001F0A69">
                <w:rPr>
                  <w:rFonts w:cs="Arial"/>
                  <w:color w:val="231F20"/>
                  <w:sz w:val="16"/>
                  <w:szCs w:val="16"/>
                  <w:rPrChange w:id="1577" w:author="Chiarelo, Hugo" w:date="2025-11-03T10:58:00Z" w16du:dateUtc="2025-11-03T13:58:00Z">
                    <w:rPr>
                      <w:rFonts w:ascii="Cambria" w:hAnsi="Cambria" w:cs="Arial"/>
                      <w:color w:val="231F20"/>
                      <w:sz w:val="20"/>
                    </w:rPr>
                  </w:rPrChange>
                </w:rPr>
                <w:t>Plugged/ choked</w:t>
              </w:r>
            </w:ins>
          </w:p>
        </w:tc>
      </w:tr>
      <w:tr w:rsidR="00141A4E" w:rsidRPr="001F0A69" w14:paraId="281B73DB" w14:textId="77777777" w:rsidTr="00141A4E">
        <w:trPr>
          <w:trHeight w:val="20"/>
          <w:ins w:id="1578" w:author="Chiarelo, Hugo" w:date="2025-09-10T10:27:00Z"/>
          <w:trPrChange w:id="1579"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580"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1AF0FE21" w14:textId="77777777" w:rsidR="00141A4E" w:rsidRPr="001F0A69" w:rsidRDefault="00141A4E" w:rsidP="00141A4E">
            <w:pPr>
              <w:widowControl/>
              <w:rPr>
                <w:ins w:id="1581" w:author="Chiarelo, Hugo" w:date="2025-09-10T10:27:00Z" w16du:dateUtc="2025-09-10T13:27:00Z"/>
                <w:rFonts w:cs="Arial"/>
                <w:color w:val="231F20"/>
                <w:sz w:val="16"/>
                <w:szCs w:val="16"/>
                <w:rPrChange w:id="1582" w:author="Chiarelo, Hugo" w:date="2025-11-03T10:58:00Z" w16du:dateUtc="2025-11-03T13:58:00Z">
                  <w:rPr>
                    <w:ins w:id="1583" w:author="Chiarelo, Hugo" w:date="2025-09-10T10:27:00Z" w16du:dateUtc="2025-09-10T13:27:00Z"/>
                    <w:rFonts w:ascii="Cambria" w:hAnsi="Cambria" w:cs="Arial"/>
                    <w:color w:val="231F20"/>
                    <w:sz w:val="20"/>
                  </w:rPr>
                </w:rPrChange>
              </w:rPr>
            </w:pPr>
            <w:ins w:id="1584" w:author="Chiarelo, Hugo" w:date="2025-09-10T10:27:00Z" w16du:dateUtc="2025-09-10T13:27:00Z">
              <w:r w:rsidRPr="001F0A69">
                <w:rPr>
                  <w:rFonts w:cs="Arial"/>
                  <w:color w:val="231F20"/>
                  <w:sz w:val="16"/>
                  <w:szCs w:val="16"/>
                  <w:rPrChange w:id="1585" w:author="Chiarelo, Hugo" w:date="2025-11-03T10:58:00Z" w16du:dateUtc="2025-11-03T13:58:00Z">
                    <w:rPr>
                      <w:rFonts w:ascii="Cambria" w:hAnsi="Cambria" w:cs="Arial"/>
                      <w:color w:val="231F20"/>
                      <w:sz w:val="20"/>
                    </w:rPr>
                  </w:rPrChange>
                </w:rPr>
                <w:t>POD</w:t>
              </w:r>
            </w:ins>
          </w:p>
        </w:tc>
        <w:tc>
          <w:tcPr>
            <w:tcW w:w="3360" w:type="dxa"/>
            <w:tcBorders>
              <w:top w:val="nil"/>
              <w:left w:val="nil"/>
              <w:bottom w:val="single" w:sz="8" w:space="0" w:color="231F20"/>
              <w:right w:val="single" w:sz="8" w:space="0" w:color="231F20"/>
            </w:tcBorders>
            <w:vAlign w:val="center"/>
            <w:hideMark/>
            <w:tcPrChange w:id="1586"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2A520877" w14:textId="77777777" w:rsidR="00141A4E" w:rsidRPr="001F0A69" w:rsidRDefault="00141A4E" w:rsidP="00141A4E">
            <w:pPr>
              <w:widowControl/>
              <w:rPr>
                <w:ins w:id="1587" w:author="Chiarelo, Hugo" w:date="2025-09-10T10:27:00Z" w16du:dateUtc="2025-09-10T13:27:00Z"/>
                <w:rFonts w:cs="Arial"/>
                <w:color w:val="231F20"/>
                <w:sz w:val="16"/>
                <w:szCs w:val="16"/>
                <w:rPrChange w:id="1588" w:author="Chiarelo, Hugo" w:date="2025-11-03T10:58:00Z" w16du:dateUtc="2025-11-03T13:58:00Z">
                  <w:rPr>
                    <w:ins w:id="1589" w:author="Chiarelo, Hugo" w:date="2025-09-10T10:27:00Z" w16du:dateUtc="2025-09-10T13:27:00Z"/>
                    <w:rFonts w:ascii="Cambria" w:hAnsi="Cambria" w:cs="Arial"/>
                    <w:color w:val="231F20"/>
                    <w:sz w:val="20"/>
                  </w:rPr>
                </w:rPrChange>
              </w:rPr>
            </w:pPr>
            <w:ins w:id="1590" w:author="Chiarelo, Hugo" w:date="2025-09-10T10:27:00Z" w16du:dateUtc="2025-09-10T13:27:00Z">
              <w:r w:rsidRPr="001F0A69">
                <w:rPr>
                  <w:rFonts w:cs="Arial"/>
                  <w:color w:val="231F20"/>
                  <w:sz w:val="16"/>
                  <w:szCs w:val="16"/>
                  <w:rPrChange w:id="1591" w:author="Chiarelo, Hugo" w:date="2025-11-03T10:58:00Z" w16du:dateUtc="2025-11-03T13:58:00Z">
                    <w:rPr>
                      <w:rFonts w:ascii="Cambria" w:hAnsi="Cambria" w:cs="Arial"/>
                      <w:color w:val="231F20"/>
                      <w:sz w:val="20"/>
                    </w:rPr>
                  </w:rPrChange>
                </w:rPr>
                <w:t>Loss of functions on both pods</w:t>
              </w:r>
            </w:ins>
          </w:p>
        </w:tc>
      </w:tr>
      <w:tr w:rsidR="00141A4E" w:rsidRPr="001F0A69" w14:paraId="7A77FFA6" w14:textId="77777777" w:rsidTr="00141A4E">
        <w:trPr>
          <w:trHeight w:val="20"/>
          <w:ins w:id="1592" w:author="Chiarelo, Hugo" w:date="2025-09-10T10:27:00Z"/>
          <w:trPrChange w:id="1593"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594"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40385BFF" w14:textId="77777777" w:rsidR="00141A4E" w:rsidRPr="001F0A69" w:rsidRDefault="00141A4E" w:rsidP="00141A4E">
            <w:pPr>
              <w:widowControl/>
              <w:rPr>
                <w:ins w:id="1595" w:author="Chiarelo, Hugo" w:date="2025-09-10T10:27:00Z" w16du:dateUtc="2025-09-10T13:27:00Z"/>
                <w:rFonts w:cs="Arial"/>
                <w:color w:val="231F20"/>
                <w:sz w:val="16"/>
                <w:szCs w:val="16"/>
                <w:rPrChange w:id="1596" w:author="Chiarelo, Hugo" w:date="2025-11-03T10:58:00Z" w16du:dateUtc="2025-11-03T13:58:00Z">
                  <w:rPr>
                    <w:ins w:id="1597" w:author="Chiarelo, Hugo" w:date="2025-09-10T10:27:00Z" w16du:dateUtc="2025-09-10T13:27:00Z"/>
                    <w:rFonts w:ascii="Cambria" w:hAnsi="Cambria" w:cs="Arial"/>
                    <w:color w:val="231F20"/>
                    <w:sz w:val="20"/>
                  </w:rPr>
                </w:rPrChange>
              </w:rPr>
            </w:pPr>
            <w:ins w:id="1598" w:author="Chiarelo, Hugo" w:date="2025-09-10T10:27:00Z" w16du:dateUtc="2025-09-10T13:27:00Z">
              <w:r w:rsidRPr="001F0A69">
                <w:rPr>
                  <w:rFonts w:cs="Arial"/>
                  <w:color w:val="231F20"/>
                  <w:sz w:val="16"/>
                  <w:szCs w:val="16"/>
                  <w:rPrChange w:id="1599" w:author="Chiarelo, Hugo" w:date="2025-11-03T10:58:00Z" w16du:dateUtc="2025-11-03T13:58:00Z">
                    <w:rPr>
                      <w:rFonts w:ascii="Cambria" w:hAnsi="Cambria" w:cs="Arial"/>
                      <w:color w:val="231F20"/>
                      <w:sz w:val="20"/>
                    </w:rPr>
                  </w:rPrChange>
                </w:rPr>
                <w:t>POW</w:t>
              </w:r>
            </w:ins>
          </w:p>
        </w:tc>
        <w:tc>
          <w:tcPr>
            <w:tcW w:w="3360" w:type="dxa"/>
            <w:tcBorders>
              <w:top w:val="nil"/>
              <w:left w:val="nil"/>
              <w:bottom w:val="single" w:sz="8" w:space="0" w:color="231F20"/>
              <w:right w:val="single" w:sz="8" w:space="0" w:color="231F20"/>
            </w:tcBorders>
            <w:vAlign w:val="center"/>
            <w:hideMark/>
            <w:tcPrChange w:id="1600"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4D2E0B65" w14:textId="77777777" w:rsidR="00141A4E" w:rsidRPr="001F0A69" w:rsidRDefault="00141A4E" w:rsidP="00141A4E">
            <w:pPr>
              <w:widowControl/>
              <w:rPr>
                <w:ins w:id="1601" w:author="Chiarelo, Hugo" w:date="2025-09-10T10:27:00Z" w16du:dateUtc="2025-09-10T13:27:00Z"/>
                <w:rFonts w:cs="Arial"/>
                <w:color w:val="231F20"/>
                <w:sz w:val="16"/>
                <w:szCs w:val="16"/>
                <w:rPrChange w:id="1602" w:author="Chiarelo, Hugo" w:date="2025-11-03T10:58:00Z" w16du:dateUtc="2025-11-03T13:58:00Z">
                  <w:rPr>
                    <w:ins w:id="1603" w:author="Chiarelo, Hugo" w:date="2025-09-10T10:27:00Z" w16du:dateUtc="2025-09-10T13:27:00Z"/>
                    <w:rFonts w:ascii="Cambria" w:hAnsi="Cambria" w:cs="Arial"/>
                    <w:color w:val="231F20"/>
                    <w:sz w:val="20"/>
                  </w:rPr>
                </w:rPrChange>
              </w:rPr>
            </w:pPr>
            <w:ins w:id="1604" w:author="Chiarelo, Hugo" w:date="2025-09-10T10:27:00Z" w16du:dateUtc="2025-09-10T13:27:00Z">
              <w:r w:rsidRPr="001F0A69">
                <w:rPr>
                  <w:rFonts w:cs="Arial"/>
                  <w:color w:val="231F20"/>
                  <w:sz w:val="16"/>
                  <w:szCs w:val="16"/>
                  <w:rPrChange w:id="1605" w:author="Chiarelo, Hugo" w:date="2025-11-03T10:58:00Z" w16du:dateUtc="2025-11-03T13:58:00Z">
                    <w:rPr>
                      <w:rFonts w:ascii="Cambria" w:hAnsi="Cambria" w:cs="Arial"/>
                      <w:color w:val="231F20"/>
                      <w:sz w:val="20"/>
                    </w:rPr>
                  </w:rPrChange>
                </w:rPr>
                <w:t>Insufficient power</w:t>
              </w:r>
            </w:ins>
          </w:p>
        </w:tc>
      </w:tr>
      <w:tr w:rsidR="00141A4E" w:rsidRPr="001F0A69" w14:paraId="5D878047" w14:textId="77777777" w:rsidTr="00141A4E">
        <w:trPr>
          <w:trHeight w:val="20"/>
          <w:ins w:id="1606" w:author="Chiarelo, Hugo" w:date="2025-09-10T10:27:00Z"/>
          <w:trPrChange w:id="1607"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608"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68977AF7" w14:textId="77777777" w:rsidR="00141A4E" w:rsidRPr="001F0A69" w:rsidRDefault="00141A4E" w:rsidP="00141A4E">
            <w:pPr>
              <w:widowControl/>
              <w:rPr>
                <w:ins w:id="1609" w:author="Chiarelo, Hugo" w:date="2025-09-10T10:27:00Z" w16du:dateUtc="2025-09-10T13:27:00Z"/>
                <w:rFonts w:cs="Arial"/>
                <w:color w:val="231F20"/>
                <w:sz w:val="16"/>
                <w:szCs w:val="16"/>
                <w:rPrChange w:id="1610" w:author="Chiarelo, Hugo" w:date="2025-11-03T10:58:00Z" w16du:dateUtc="2025-11-03T13:58:00Z">
                  <w:rPr>
                    <w:ins w:id="1611" w:author="Chiarelo, Hugo" w:date="2025-09-10T10:27:00Z" w16du:dateUtc="2025-09-10T13:27:00Z"/>
                    <w:rFonts w:ascii="Cambria" w:hAnsi="Cambria" w:cs="Arial"/>
                    <w:color w:val="231F20"/>
                    <w:sz w:val="20"/>
                  </w:rPr>
                </w:rPrChange>
              </w:rPr>
            </w:pPr>
            <w:ins w:id="1612" w:author="Chiarelo, Hugo" w:date="2025-09-10T10:27:00Z" w16du:dateUtc="2025-09-10T13:27:00Z">
              <w:r w:rsidRPr="001F0A69">
                <w:rPr>
                  <w:rFonts w:cs="Arial"/>
                  <w:color w:val="231F20"/>
                  <w:sz w:val="16"/>
                  <w:szCs w:val="16"/>
                  <w:rPrChange w:id="1613" w:author="Chiarelo, Hugo" w:date="2025-11-03T10:58:00Z" w16du:dateUtc="2025-11-03T13:58:00Z">
                    <w:rPr>
                      <w:rFonts w:ascii="Cambria" w:hAnsi="Cambria" w:cs="Arial"/>
                      <w:color w:val="231F20"/>
                      <w:sz w:val="20"/>
                    </w:rPr>
                  </w:rPrChange>
                </w:rPr>
                <w:t>PTF</w:t>
              </w:r>
            </w:ins>
          </w:p>
        </w:tc>
        <w:tc>
          <w:tcPr>
            <w:tcW w:w="3360" w:type="dxa"/>
            <w:tcBorders>
              <w:top w:val="nil"/>
              <w:left w:val="nil"/>
              <w:bottom w:val="single" w:sz="8" w:space="0" w:color="231F20"/>
              <w:right w:val="single" w:sz="8" w:space="0" w:color="231F20"/>
            </w:tcBorders>
            <w:vAlign w:val="center"/>
            <w:hideMark/>
            <w:tcPrChange w:id="1614"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165532B8" w14:textId="77777777" w:rsidR="00141A4E" w:rsidRPr="001F0A69" w:rsidRDefault="00141A4E" w:rsidP="00141A4E">
            <w:pPr>
              <w:widowControl/>
              <w:rPr>
                <w:ins w:id="1615" w:author="Chiarelo, Hugo" w:date="2025-09-10T10:27:00Z" w16du:dateUtc="2025-09-10T13:27:00Z"/>
                <w:rFonts w:cs="Arial"/>
                <w:color w:val="231F20"/>
                <w:sz w:val="16"/>
                <w:szCs w:val="16"/>
                <w:rPrChange w:id="1616" w:author="Chiarelo, Hugo" w:date="2025-11-03T10:58:00Z" w16du:dateUtc="2025-11-03T13:58:00Z">
                  <w:rPr>
                    <w:ins w:id="1617" w:author="Chiarelo, Hugo" w:date="2025-09-10T10:27:00Z" w16du:dateUtc="2025-09-10T13:27:00Z"/>
                    <w:rFonts w:ascii="Cambria" w:hAnsi="Cambria" w:cs="Arial"/>
                    <w:color w:val="231F20"/>
                    <w:sz w:val="20"/>
                  </w:rPr>
                </w:rPrChange>
              </w:rPr>
            </w:pPr>
            <w:ins w:id="1618" w:author="Chiarelo, Hugo" w:date="2025-09-10T10:27:00Z" w16du:dateUtc="2025-09-10T13:27:00Z">
              <w:r w:rsidRPr="001F0A69">
                <w:rPr>
                  <w:rFonts w:cs="Arial"/>
                  <w:color w:val="231F20"/>
                  <w:sz w:val="16"/>
                  <w:szCs w:val="16"/>
                  <w:rPrChange w:id="1619" w:author="Chiarelo, Hugo" w:date="2025-11-03T10:58:00Z" w16du:dateUtc="2025-11-03T13:58:00Z">
                    <w:rPr>
                      <w:rFonts w:ascii="Cambria" w:hAnsi="Cambria" w:cs="Arial"/>
                      <w:color w:val="231F20"/>
                      <w:sz w:val="20"/>
                    </w:rPr>
                  </w:rPrChange>
                </w:rPr>
                <w:t>Power/signal transmission failure</w:t>
              </w:r>
            </w:ins>
          </w:p>
        </w:tc>
      </w:tr>
      <w:tr w:rsidR="00141A4E" w:rsidRPr="001F0A69" w14:paraId="23A73865" w14:textId="77777777" w:rsidTr="00141A4E">
        <w:trPr>
          <w:trHeight w:val="20"/>
          <w:ins w:id="1620" w:author="Chiarelo, Hugo" w:date="2025-09-10T10:27:00Z"/>
          <w:trPrChange w:id="1621"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622"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32510FEA" w14:textId="77777777" w:rsidR="00141A4E" w:rsidRPr="001F0A69" w:rsidRDefault="00141A4E" w:rsidP="00141A4E">
            <w:pPr>
              <w:widowControl/>
              <w:rPr>
                <w:ins w:id="1623" w:author="Chiarelo, Hugo" w:date="2025-09-10T10:27:00Z" w16du:dateUtc="2025-09-10T13:27:00Z"/>
                <w:rFonts w:cs="Arial"/>
                <w:color w:val="231F20"/>
                <w:sz w:val="16"/>
                <w:szCs w:val="16"/>
                <w:rPrChange w:id="1624" w:author="Chiarelo, Hugo" w:date="2025-11-03T10:58:00Z" w16du:dateUtc="2025-11-03T13:58:00Z">
                  <w:rPr>
                    <w:ins w:id="1625" w:author="Chiarelo, Hugo" w:date="2025-09-10T10:27:00Z" w16du:dateUtc="2025-09-10T13:27:00Z"/>
                    <w:rFonts w:ascii="Cambria" w:hAnsi="Cambria" w:cs="Arial"/>
                    <w:color w:val="231F20"/>
                    <w:sz w:val="20"/>
                  </w:rPr>
                </w:rPrChange>
              </w:rPr>
            </w:pPr>
            <w:ins w:id="1626" w:author="Chiarelo, Hugo" w:date="2025-09-10T10:27:00Z" w16du:dateUtc="2025-09-10T13:27:00Z">
              <w:r w:rsidRPr="001F0A69">
                <w:rPr>
                  <w:rFonts w:cs="Arial"/>
                  <w:color w:val="231F20"/>
                  <w:sz w:val="16"/>
                  <w:szCs w:val="16"/>
                  <w:rPrChange w:id="1627" w:author="Chiarelo, Hugo" w:date="2025-11-03T10:58:00Z" w16du:dateUtc="2025-11-03T13:58:00Z">
                    <w:rPr>
                      <w:rFonts w:ascii="Cambria" w:hAnsi="Cambria" w:cs="Arial"/>
                      <w:color w:val="231F20"/>
                      <w:sz w:val="20"/>
                    </w:rPr>
                  </w:rPrChange>
                </w:rPr>
                <w:t>SBU</w:t>
              </w:r>
            </w:ins>
          </w:p>
        </w:tc>
        <w:tc>
          <w:tcPr>
            <w:tcW w:w="3360" w:type="dxa"/>
            <w:tcBorders>
              <w:top w:val="nil"/>
              <w:left w:val="nil"/>
              <w:bottom w:val="single" w:sz="8" w:space="0" w:color="231F20"/>
              <w:right w:val="single" w:sz="8" w:space="0" w:color="231F20"/>
            </w:tcBorders>
            <w:vAlign w:val="center"/>
            <w:hideMark/>
            <w:tcPrChange w:id="1628"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6ADC61F7" w14:textId="77777777" w:rsidR="00141A4E" w:rsidRPr="001F0A69" w:rsidRDefault="00141A4E" w:rsidP="00141A4E">
            <w:pPr>
              <w:widowControl/>
              <w:rPr>
                <w:ins w:id="1629" w:author="Chiarelo, Hugo" w:date="2025-09-10T10:27:00Z" w16du:dateUtc="2025-09-10T13:27:00Z"/>
                <w:rFonts w:cs="Arial"/>
                <w:color w:val="231F20"/>
                <w:sz w:val="16"/>
                <w:szCs w:val="16"/>
                <w:rPrChange w:id="1630" w:author="Chiarelo, Hugo" w:date="2025-11-03T10:58:00Z" w16du:dateUtc="2025-11-03T13:58:00Z">
                  <w:rPr>
                    <w:ins w:id="1631" w:author="Chiarelo, Hugo" w:date="2025-09-10T10:27:00Z" w16du:dateUtc="2025-09-10T13:27:00Z"/>
                    <w:rFonts w:ascii="Cambria" w:hAnsi="Cambria" w:cs="Arial"/>
                    <w:color w:val="231F20"/>
                    <w:sz w:val="20"/>
                  </w:rPr>
                </w:rPrChange>
              </w:rPr>
            </w:pPr>
            <w:ins w:id="1632" w:author="Chiarelo, Hugo" w:date="2025-09-10T10:27:00Z" w16du:dateUtc="2025-09-10T13:27:00Z">
              <w:r w:rsidRPr="001F0A69">
                <w:rPr>
                  <w:rFonts w:cs="Arial"/>
                  <w:color w:val="231F20"/>
                  <w:sz w:val="16"/>
                  <w:szCs w:val="16"/>
                  <w:rPrChange w:id="1633" w:author="Chiarelo, Hugo" w:date="2025-11-03T10:58:00Z" w16du:dateUtc="2025-11-03T13:58:00Z">
                    <w:rPr>
                      <w:rFonts w:ascii="Cambria" w:hAnsi="Cambria" w:cs="Arial"/>
                      <w:color w:val="231F20"/>
                      <w:sz w:val="20"/>
                    </w:rPr>
                  </w:rPrChange>
                </w:rPr>
                <w:t>Sludge build-up</w:t>
              </w:r>
            </w:ins>
          </w:p>
        </w:tc>
      </w:tr>
      <w:tr w:rsidR="00141A4E" w:rsidRPr="001F0A69" w14:paraId="6273EB0B" w14:textId="77777777" w:rsidTr="00141A4E">
        <w:trPr>
          <w:trHeight w:val="20"/>
          <w:ins w:id="1634" w:author="Chiarelo, Hugo" w:date="2025-09-10T10:27:00Z"/>
          <w:trPrChange w:id="1635"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636"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612B3150" w14:textId="77777777" w:rsidR="00141A4E" w:rsidRPr="001F0A69" w:rsidRDefault="00141A4E" w:rsidP="00141A4E">
            <w:pPr>
              <w:widowControl/>
              <w:rPr>
                <w:ins w:id="1637" w:author="Chiarelo, Hugo" w:date="2025-09-10T10:27:00Z" w16du:dateUtc="2025-09-10T13:27:00Z"/>
                <w:rFonts w:cs="Arial"/>
                <w:color w:val="231F20"/>
                <w:sz w:val="16"/>
                <w:szCs w:val="16"/>
                <w:rPrChange w:id="1638" w:author="Chiarelo, Hugo" w:date="2025-11-03T10:58:00Z" w16du:dateUtc="2025-11-03T13:58:00Z">
                  <w:rPr>
                    <w:ins w:id="1639" w:author="Chiarelo, Hugo" w:date="2025-09-10T10:27:00Z" w16du:dateUtc="2025-09-10T13:27:00Z"/>
                    <w:rFonts w:ascii="Cambria" w:hAnsi="Cambria" w:cs="Arial"/>
                    <w:color w:val="231F20"/>
                    <w:sz w:val="20"/>
                  </w:rPr>
                </w:rPrChange>
              </w:rPr>
            </w:pPr>
            <w:ins w:id="1640" w:author="Chiarelo, Hugo" w:date="2025-09-10T10:27:00Z" w16du:dateUtc="2025-09-10T13:27:00Z">
              <w:r w:rsidRPr="001F0A69">
                <w:rPr>
                  <w:rFonts w:cs="Arial"/>
                  <w:color w:val="231F20"/>
                  <w:sz w:val="16"/>
                  <w:szCs w:val="16"/>
                  <w:rPrChange w:id="1641" w:author="Chiarelo, Hugo" w:date="2025-11-03T10:58:00Z" w16du:dateUtc="2025-11-03T13:58:00Z">
                    <w:rPr>
                      <w:rFonts w:ascii="Cambria" w:hAnsi="Cambria" w:cs="Arial"/>
                      <w:color w:val="231F20"/>
                      <w:sz w:val="20"/>
                    </w:rPr>
                  </w:rPrChange>
                </w:rPr>
                <w:t>SER</w:t>
              </w:r>
            </w:ins>
          </w:p>
        </w:tc>
        <w:tc>
          <w:tcPr>
            <w:tcW w:w="3360" w:type="dxa"/>
            <w:tcBorders>
              <w:top w:val="nil"/>
              <w:left w:val="nil"/>
              <w:bottom w:val="single" w:sz="8" w:space="0" w:color="231F20"/>
              <w:right w:val="single" w:sz="8" w:space="0" w:color="231F20"/>
            </w:tcBorders>
            <w:vAlign w:val="center"/>
            <w:hideMark/>
            <w:tcPrChange w:id="1642"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510FB3DC" w14:textId="77777777" w:rsidR="00141A4E" w:rsidRPr="001F0A69" w:rsidRDefault="00141A4E" w:rsidP="00141A4E">
            <w:pPr>
              <w:widowControl/>
              <w:rPr>
                <w:ins w:id="1643" w:author="Chiarelo, Hugo" w:date="2025-09-10T10:27:00Z" w16du:dateUtc="2025-09-10T13:27:00Z"/>
                <w:rFonts w:cs="Arial"/>
                <w:color w:val="231F20"/>
                <w:sz w:val="16"/>
                <w:szCs w:val="16"/>
                <w:rPrChange w:id="1644" w:author="Chiarelo, Hugo" w:date="2025-11-03T10:58:00Z" w16du:dateUtc="2025-11-03T13:58:00Z">
                  <w:rPr>
                    <w:ins w:id="1645" w:author="Chiarelo, Hugo" w:date="2025-09-10T10:27:00Z" w16du:dateUtc="2025-09-10T13:27:00Z"/>
                    <w:rFonts w:ascii="Cambria" w:hAnsi="Cambria" w:cs="Arial"/>
                    <w:color w:val="231F20"/>
                    <w:sz w:val="20"/>
                  </w:rPr>
                </w:rPrChange>
              </w:rPr>
            </w:pPr>
            <w:ins w:id="1646" w:author="Chiarelo, Hugo" w:date="2025-09-10T10:27:00Z" w16du:dateUtc="2025-09-10T13:27:00Z">
              <w:r w:rsidRPr="001F0A69">
                <w:rPr>
                  <w:rFonts w:cs="Arial"/>
                  <w:color w:val="231F20"/>
                  <w:sz w:val="16"/>
                  <w:szCs w:val="16"/>
                  <w:rPrChange w:id="1647" w:author="Chiarelo, Hugo" w:date="2025-11-03T10:58:00Z" w16du:dateUtc="2025-11-03T13:58:00Z">
                    <w:rPr>
                      <w:rFonts w:ascii="Cambria" w:hAnsi="Cambria" w:cs="Arial"/>
                      <w:color w:val="231F20"/>
                      <w:sz w:val="20"/>
                    </w:rPr>
                  </w:rPrChange>
                </w:rPr>
                <w:t>Minor in-service problems</w:t>
              </w:r>
            </w:ins>
          </w:p>
        </w:tc>
      </w:tr>
      <w:tr w:rsidR="00141A4E" w:rsidRPr="001F0A69" w14:paraId="353E40E2" w14:textId="77777777" w:rsidTr="00141A4E">
        <w:trPr>
          <w:trHeight w:val="20"/>
          <w:ins w:id="1648" w:author="Chiarelo, Hugo" w:date="2025-09-10T10:27:00Z"/>
          <w:trPrChange w:id="1649"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650"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140CE2F6" w14:textId="77777777" w:rsidR="00141A4E" w:rsidRPr="001F0A69" w:rsidRDefault="00141A4E" w:rsidP="00141A4E">
            <w:pPr>
              <w:widowControl/>
              <w:rPr>
                <w:ins w:id="1651" w:author="Chiarelo, Hugo" w:date="2025-09-10T10:27:00Z" w16du:dateUtc="2025-09-10T13:27:00Z"/>
                <w:rFonts w:cs="Arial"/>
                <w:color w:val="231F20"/>
                <w:sz w:val="16"/>
                <w:szCs w:val="16"/>
                <w:rPrChange w:id="1652" w:author="Chiarelo, Hugo" w:date="2025-11-03T10:58:00Z" w16du:dateUtc="2025-11-03T13:58:00Z">
                  <w:rPr>
                    <w:ins w:id="1653" w:author="Chiarelo, Hugo" w:date="2025-09-10T10:27:00Z" w16du:dateUtc="2025-09-10T13:27:00Z"/>
                    <w:rFonts w:ascii="Cambria" w:hAnsi="Cambria" w:cs="Arial"/>
                    <w:color w:val="231F20"/>
                    <w:sz w:val="20"/>
                  </w:rPr>
                </w:rPrChange>
              </w:rPr>
            </w:pPr>
            <w:ins w:id="1654" w:author="Chiarelo, Hugo" w:date="2025-09-10T10:27:00Z" w16du:dateUtc="2025-09-10T13:27:00Z">
              <w:r w:rsidRPr="001F0A69">
                <w:rPr>
                  <w:rFonts w:cs="Arial"/>
                  <w:color w:val="231F20"/>
                  <w:sz w:val="16"/>
                  <w:szCs w:val="16"/>
                  <w:rPrChange w:id="1655" w:author="Chiarelo, Hugo" w:date="2025-11-03T10:58:00Z" w16du:dateUtc="2025-11-03T13:58:00Z">
                    <w:rPr>
                      <w:rFonts w:ascii="Cambria" w:hAnsi="Cambria" w:cs="Arial"/>
                      <w:color w:val="231F20"/>
                      <w:sz w:val="20"/>
                    </w:rPr>
                  </w:rPrChange>
                </w:rPr>
                <w:t>SET</w:t>
              </w:r>
            </w:ins>
          </w:p>
        </w:tc>
        <w:tc>
          <w:tcPr>
            <w:tcW w:w="3360" w:type="dxa"/>
            <w:tcBorders>
              <w:top w:val="nil"/>
              <w:left w:val="nil"/>
              <w:bottom w:val="single" w:sz="8" w:space="0" w:color="231F20"/>
              <w:right w:val="single" w:sz="8" w:space="0" w:color="231F20"/>
            </w:tcBorders>
            <w:vAlign w:val="center"/>
            <w:hideMark/>
            <w:tcPrChange w:id="1656"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4D6BA24D" w14:textId="77777777" w:rsidR="00141A4E" w:rsidRPr="001F0A69" w:rsidRDefault="00141A4E" w:rsidP="00141A4E">
            <w:pPr>
              <w:widowControl/>
              <w:rPr>
                <w:ins w:id="1657" w:author="Chiarelo, Hugo" w:date="2025-09-10T10:27:00Z" w16du:dateUtc="2025-09-10T13:27:00Z"/>
                <w:rFonts w:cs="Arial"/>
                <w:color w:val="231F20"/>
                <w:sz w:val="16"/>
                <w:szCs w:val="16"/>
                <w:rPrChange w:id="1658" w:author="Chiarelo, Hugo" w:date="2025-11-03T10:58:00Z" w16du:dateUtc="2025-11-03T13:58:00Z">
                  <w:rPr>
                    <w:ins w:id="1659" w:author="Chiarelo, Hugo" w:date="2025-09-10T10:27:00Z" w16du:dateUtc="2025-09-10T13:27:00Z"/>
                    <w:rFonts w:ascii="Cambria" w:hAnsi="Cambria" w:cs="Arial"/>
                    <w:color w:val="231F20"/>
                    <w:sz w:val="20"/>
                  </w:rPr>
                </w:rPrChange>
              </w:rPr>
            </w:pPr>
            <w:ins w:id="1660" w:author="Chiarelo, Hugo" w:date="2025-09-10T10:27:00Z" w16du:dateUtc="2025-09-10T13:27:00Z">
              <w:r w:rsidRPr="001F0A69">
                <w:rPr>
                  <w:rFonts w:cs="Arial"/>
                  <w:color w:val="231F20"/>
                  <w:sz w:val="16"/>
                  <w:szCs w:val="16"/>
                  <w:rPrChange w:id="1661" w:author="Chiarelo, Hugo" w:date="2025-11-03T10:58:00Z" w16du:dateUtc="2025-11-03T13:58:00Z">
                    <w:rPr>
                      <w:rFonts w:ascii="Cambria" w:hAnsi="Cambria" w:cs="Arial"/>
                      <w:color w:val="231F20"/>
                      <w:sz w:val="20"/>
                    </w:rPr>
                  </w:rPrChange>
                </w:rPr>
                <w:t>Failure to set/retrieve</w:t>
              </w:r>
            </w:ins>
          </w:p>
        </w:tc>
      </w:tr>
      <w:tr w:rsidR="00141A4E" w:rsidRPr="001F0A69" w14:paraId="3A57C8FA" w14:textId="77777777" w:rsidTr="00141A4E">
        <w:trPr>
          <w:trHeight w:val="20"/>
          <w:ins w:id="1662" w:author="Chiarelo, Hugo" w:date="2025-09-10T10:27:00Z"/>
          <w:trPrChange w:id="1663"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664"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304C00EF" w14:textId="77777777" w:rsidR="00141A4E" w:rsidRPr="001F0A69" w:rsidRDefault="00141A4E" w:rsidP="00141A4E">
            <w:pPr>
              <w:widowControl/>
              <w:rPr>
                <w:ins w:id="1665" w:author="Chiarelo, Hugo" w:date="2025-09-10T10:27:00Z" w16du:dateUtc="2025-09-10T13:27:00Z"/>
                <w:rFonts w:cs="Arial"/>
                <w:color w:val="231F20"/>
                <w:sz w:val="16"/>
                <w:szCs w:val="16"/>
                <w:rPrChange w:id="1666" w:author="Chiarelo, Hugo" w:date="2025-11-03T10:58:00Z" w16du:dateUtc="2025-11-03T13:58:00Z">
                  <w:rPr>
                    <w:ins w:id="1667" w:author="Chiarelo, Hugo" w:date="2025-09-10T10:27:00Z" w16du:dateUtc="2025-09-10T13:27:00Z"/>
                    <w:rFonts w:ascii="Cambria" w:hAnsi="Cambria" w:cs="Arial"/>
                    <w:color w:val="231F20"/>
                    <w:sz w:val="20"/>
                  </w:rPr>
                </w:rPrChange>
              </w:rPr>
            </w:pPr>
            <w:ins w:id="1668" w:author="Chiarelo, Hugo" w:date="2025-09-10T10:27:00Z" w16du:dateUtc="2025-09-10T13:27:00Z">
              <w:r w:rsidRPr="001F0A69">
                <w:rPr>
                  <w:rFonts w:cs="Arial"/>
                  <w:color w:val="231F20"/>
                  <w:sz w:val="16"/>
                  <w:szCs w:val="16"/>
                  <w:rPrChange w:id="1669" w:author="Chiarelo, Hugo" w:date="2025-11-03T10:58:00Z" w16du:dateUtc="2025-11-03T13:58:00Z">
                    <w:rPr>
                      <w:rFonts w:ascii="Cambria" w:hAnsi="Cambria" w:cs="Arial"/>
                      <w:color w:val="231F20"/>
                      <w:sz w:val="20"/>
                    </w:rPr>
                  </w:rPrChange>
                </w:rPr>
                <w:t>SHH</w:t>
              </w:r>
            </w:ins>
          </w:p>
        </w:tc>
        <w:tc>
          <w:tcPr>
            <w:tcW w:w="3360" w:type="dxa"/>
            <w:tcBorders>
              <w:top w:val="nil"/>
              <w:left w:val="nil"/>
              <w:bottom w:val="single" w:sz="8" w:space="0" w:color="231F20"/>
              <w:right w:val="single" w:sz="8" w:space="0" w:color="231F20"/>
            </w:tcBorders>
            <w:vAlign w:val="center"/>
            <w:hideMark/>
            <w:tcPrChange w:id="1670"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6ECC9AB3" w14:textId="77777777" w:rsidR="00141A4E" w:rsidRPr="001F0A69" w:rsidRDefault="00141A4E" w:rsidP="00141A4E">
            <w:pPr>
              <w:widowControl/>
              <w:rPr>
                <w:ins w:id="1671" w:author="Chiarelo, Hugo" w:date="2025-09-10T10:27:00Z" w16du:dateUtc="2025-09-10T13:27:00Z"/>
                <w:rFonts w:cs="Arial"/>
                <w:color w:val="231F20"/>
                <w:sz w:val="16"/>
                <w:szCs w:val="16"/>
                <w:rPrChange w:id="1672" w:author="Chiarelo, Hugo" w:date="2025-11-03T10:58:00Z" w16du:dateUtc="2025-11-03T13:58:00Z">
                  <w:rPr>
                    <w:ins w:id="1673" w:author="Chiarelo, Hugo" w:date="2025-09-10T10:27:00Z" w16du:dateUtc="2025-09-10T13:27:00Z"/>
                    <w:rFonts w:ascii="Cambria" w:hAnsi="Cambria" w:cs="Arial"/>
                    <w:color w:val="231F20"/>
                    <w:sz w:val="20"/>
                  </w:rPr>
                </w:rPrChange>
              </w:rPr>
            </w:pPr>
            <w:ins w:id="1674" w:author="Chiarelo, Hugo" w:date="2025-09-10T10:27:00Z" w16du:dateUtc="2025-09-10T13:27:00Z">
              <w:r w:rsidRPr="001F0A69">
                <w:rPr>
                  <w:rFonts w:cs="Arial"/>
                  <w:color w:val="231F20"/>
                  <w:sz w:val="16"/>
                  <w:szCs w:val="16"/>
                  <w:rPrChange w:id="1675" w:author="Chiarelo, Hugo" w:date="2025-11-03T10:58:00Z" w16du:dateUtc="2025-11-03T13:58:00Z">
                    <w:rPr>
                      <w:rFonts w:ascii="Cambria" w:hAnsi="Cambria" w:cs="Arial"/>
                      <w:color w:val="231F20"/>
                      <w:sz w:val="20"/>
                    </w:rPr>
                  </w:rPrChange>
                </w:rPr>
                <w:t>Spurious high alarm level</w:t>
              </w:r>
            </w:ins>
          </w:p>
        </w:tc>
      </w:tr>
      <w:tr w:rsidR="00141A4E" w:rsidRPr="001F0A69" w14:paraId="72C941C7" w14:textId="77777777" w:rsidTr="00141A4E">
        <w:trPr>
          <w:trHeight w:val="20"/>
          <w:ins w:id="1676" w:author="Chiarelo, Hugo" w:date="2025-09-10T10:27:00Z"/>
          <w:trPrChange w:id="1677"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678"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54C5F3B7" w14:textId="77777777" w:rsidR="00141A4E" w:rsidRPr="001F0A69" w:rsidRDefault="00141A4E" w:rsidP="00141A4E">
            <w:pPr>
              <w:widowControl/>
              <w:rPr>
                <w:ins w:id="1679" w:author="Chiarelo, Hugo" w:date="2025-09-10T10:27:00Z" w16du:dateUtc="2025-09-10T13:27:00Z"/>
                <w:rFonts w:cs="Arial"/>
                <w:color w:val="231F20"/>
                <w:sz w:val="16"/>
                <w:szCs w:val="16"/>
                <w:rPrChange w:id="1680" w:author="Chiarelo, Hugo" w:date="2025-11-03T10:58:00Z" w16du:dateUtc="2025-11-03T13:58:00Z">
                  <w:rPr>
                    <w:ins w:id="1681" w:author="Chiarelo, Hugo" w:date="2025-09-10T10:27:00Z" w16du:dateUtc="2025-09-10T13:27:00Z"/>
                    <w:rFonts w:ascii="Cambria" w:hAnsi="Cambria" w:cs="Arial"/>
                    <w:color w:val="231F20"/>
                    <w:sz w:val="20"/>
                  </w:rPr>
                </w:rPrChange>
              </w:rPr>
            </w:pPr>
            <w:ins w:id="1682" w:author="Chiarelo, Hugo" w:date="2025-09-10T10:27:00Z" w16du:dateUtc="2025-09-10T13:27:00Z">
              <w:r w:rsidRPr="001F0A69">
                <w:rPr>
                  <w:rFonts w:cs="Arial"/>
                  <w:color w:val="231F20"/>
                  <w:sz w:val="16"/>
                  <w:szCs w:val="16"/>
                  <w:rPrChange w:id="1683" w:author="Chiarelo, Hugo" w:date="2025-11-03T10:58:00Z" w16du:dateUtc="2025-11-03T13:58:00Z">
                    <w:rPr>
                      <w:rFonts w:ascii="Cambria" w:hAnsi="Cambria" w:cs="Arial"/>
                      <w:color w:val="231F20"/>
                      <w:sz w:val="20"/>
                    </w:rPr>
                  </w:rPrChange>
                </w:rPr>
                <w:t>SLL</w:t>
              </w:r>
            </w:ins>
          </w:p>
        </w:tc>
        <w:tc>
          <w:tcPr>
            <w:tcW w:w="3360" w:type="dxa"/>
            <w:tcBorders>
              <w:top w:val="nil"/>
              <w:left w:val="nil"/>
              <w:bottom w:val="single" w:sz="8" w:space="0" w:color="231F20"/>
              <w:right w:val="single" w:sz="8" w:space="0" w:color="231F20"/>
            </w:tcBorders>
            <w:vAlign w:val="center"/>
            <w:hideMark/>
            <w:tcPrChange w:id="1684"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4923859A" w14:textId="77777777" w:rsidR="00141A4E" w:rsidRPr="001F0A69" w:rsidRDefault="00141A4E" w:rsidP="00141A4E">
            <w:pPr>
              <w:widowControl/>
              <w:rPr>
                <w:ins w:id="1685" w:author="Chiarelo, Hugo" w:date="2025-09-10T10:27:00Z" w16du:dateUtc="2025-09-10T13:27:00Z"/>
                <w:rFonts w:cs="Arial"/>
                <w:color w:val="231F20"/>
                <w:sz w:val="16"/>
                <w:szCs w:val="16"/>
                <w:rPrChange w:id="1686" w:author="Chiarelo, Hugo" w:date="2025-11-03T10:58:00Z" w16du:dateUtc="2025-11-03T13:58:00Z">
                  <w:rPr>
                    <w:ins w:id="1687" w:author="Chiarelo, Hugo" w:date="2025-09-10T10:27:00Z" w16du:dateUtc="2025-09-10T13:27:00Z"/>
                    <w:rFonts w:ascii="Cambria" w:hAnsi="Cambria" w:cs="Arial"/>
                    <w:color w:val="231F20"/>
                    <w:sz w:val="20"/>
                  </w:rPr>
                </w:rPrChange>
              </w:rPr>
            </w:pPr>
            <w:ins w:id="1688" w:author="Chiarelo, Hugo" w:date="2025-09-10T10:27:00Z" w16du:dateUtc="2025-09-10T13:27:00Z">
              <w:r w:rsidRPr="001F0A69">
                <w:rPr>
                  <w:rFonts w:cs="Arial"/>
                  <w:color w:val="231F20"/>
                  <w:sz w:val="16"/>
                  <w:szCs w:val="16"/>
                  <w:rPrChange w:id="1689" w:author="Chiarelo, Hugo" w:date="2025-11-03T10:58:00Z" w16du:dateUtc="2025-11-03T13:58:00Z">
                    <w:rPr>
                      <w:rFonts w:ascii="Cambria" w:hAnsi="Cambria" w:cs="Arial"/>
                      <w:color w:val="231F20"/>
                      <w:sz w:val="20"/>
                    </w:rPr>
                  </w:rPrChange>
                </w:rPr>
                <w:t>Spurious low alarm level</w:t>
              </w:r>
            </w:ins>
          </w:p>
        </w:tc>
      </w:tr>
      <w:tr w:rsidR="00141A4E" w:rsidRPr="001F0A69" w14:paraId="7CC5C560" w14:textId="77777777" w:rsidTr="00141A4E">
        <w:trPr>
          <w:trHeight w:val="20"/>
          <w:ins w:id="1690" w:author="Chiarelo, Hugo" w:date="2025-09-10T10:27:00Z"/>
          <w:trPrChange w:id="1691"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692"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2DED7185" w14:textId="77777777" w:rsidR="00141A4E" w:rsidRPr="001F0A69" w:rsidRDefault="00141A4E" w:rsidP="00141A4E">
            <w:pPr>
              <w:widowControl/>
              <w:rPr>
                <w:ins w:id="1693" w:author="Chiarelo, Hugo" w:date="2025-09-10T10:27:00Z" w16du:dateUtc="2025-09-10T13:27:00Z"/>
                <w:rFonts w:cs="Arial"/>
                <w:color w:val="231F20"/>
                <w:sz w:val="16"/>
                <w:szCs w:val="16"/>
                <w:rPrChange w:id="1694" w:author="Chiarelo, Hugo" w:date="2025-11-03T10:58:00Z" w16du:dateUtc="2025-11-03T13:58:00Z">
                  <w:rPr>
                    <w:ins w:id="1695" w:author="Chiarelo, Hugo" w:date="2025-09-10T10:27:00Z" w16du:dateUtc="2025-09-10T13:27:00Z"/>
                    <w:rFonts w:ascii="Cambria" w:hAnsi="Cambria" w:cs="Arial"/>
                    <w:color w:val="231F20"/>
                    <w:sz w:val="20"/>
                  </w:rPr>
                </w:rPrChange>
              </w:rPr>
            </w:pPr>
            <w:ins w:id="1696" w:author="Chiarelo, Hugo" w:date="2025-09-10T10:27:00Z" w16du:dateUtc="2025-09-10T13:27:00Z">
              <w:r w:rsidRPr="001F0A69">
                <w:rPr>
                  <w:rFonts w:cs="Arial"/>
                  <w:color w:val="231F20"/>
                  <w:sz w:val="16"/>
                  <w:szCs w:val="16"/>
                  <w:rPrChange w:id="1697" w:author="Chiarelo, Hugo" w:date="2025-11-03T10:58:00Z" w16du:dateUtc="2025-11-03T13:58:00Z">
                    <w:rPr>
                      <w:rFonts w:ascii="Cambria" w:hAnsi="Cambria" w:cs="Arial"/>
                      <w:color w:val="231F20"/>
                      <w:sz w:val="20"/>
                    </w:rPr>
                  </w:rPrChange>
                </w:rPr>
                <w:t>SLP</w:t>
              </w:r>
            </w:ins>
          </w:p>
        </w:tc>
        <w:tc>
          <w:tcPr>
            <w:tcW w:w="3360" w:type="dxa"/>
            <w:tcBorders>
              <w:top w:val="nil"/>
              <w:left w:val="nil"/>
              <w:bottom w:val="single" w:sz="8" w:space="0" w:color="231F20"/>
              <w:right w:val="single" w:sz="8" w:space="0" w:color="231F20"/>
            </w:tcBorders>
            <w:vAlign w:val="center"/>
            <w:hideMark/>
            <w:tcPrChange w:id="1698"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0928C978" w14:textId="77777777" w:rsidR="00141A4E" w:rsidRPr="001F0A69" w:rsidRDefault="00141A4E" w:rsidP="00141A4E">
            <w:pPr>
              <w:widowControl/>
              <w:rPr>
                <w:ins w:id="1699" w:author="Chiarelo, Hugo" w:date="2025-09-10T10:27:00Z" w16du:dateUtc="2025-09-10T13:27:00Z"/>
                <w:rFonts w:cs="Arial"/>
                <w:color w:val="231F20"/>
                <w:sz w:val="16"/>
                <w:szCs w:val="16"/>
                <w:rPrChange w:id="1700" w:author="Chiarelo, Hugo" w:date="2025-11-03T10:58:00Z" w16du:dateUtc="2025-11-03T13:58:00Z">
                  <w:rPr>
                    <w:ins w:id="1701" w:author="Chiarelo, Hugo" w:date="2025-09-10T10:27:00Z" w16du:dateUtc="2025-09-10T13:27:00Z"/>
                    <w:rFonts w:ascii="Cambria" w:hAnsi="Cambria" w:cs="Arial"/>
                    <w:color w:val="231F20"/>
                    <w:sz w:val="20"/>
                  </w:rPr>
                </w:rPrChange>
              </w:rPr>
            </w:pPr>
            <w:ins w:id="1702" w:author="Chiarelo, Hugo" w:date="2025-09-10T10:27:00Z" w16du:dateUtc="2025-09-10T13:27:00Z">
              <w:r w:rsidRPr="001F0A69">
                <w:rPr>
                  <w:rFonts w:cs="Arial"/>
                  <w:color w:val="231F20"/>
                  <w:sz w:val="16"/>
                  <w:szCs w:val="16"/>
                  <w:rPrChange w:id="1703" w:author="Chiarelo, Hugo" w:date="2025-11-03T10:58:00Z" w16du:dateUtc="2025-11-03T13:58:00Z">
                    <w:rPr>
                      <w:rFonts w:ascii="Cambria" w:hAnsi="Cambria" w:cs="Arial"/>
                      <w:color w:val="231F20"/>
                      <w:sz w:val="20"/>
                    </w:rPr>
                  </w:rPrChange>
                </w:rPr>
                <w:t>Slippage</w:t>
              </w:r>
            </w:ins>
          </w:p>
        </w:tc>
      </w:tr>
      <w:tr w:rsidR="00141A4E" w:rsidRPr="001F0A69" w14:paraId="776D0EA9" w14:textId="77777777" w:rsidTr="00141A4E">
        <w:trPr>
          <w:trHeight w:val="20"/>
          <w:ins w:id="1704" w:author="Chiarelo, Hugo" w:date="2025-09-10T10:27:00Z"/>
          <w:trPrChange w:id="1705"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706"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4A31EA56" w14:textId="77777777" w:rsidR="00141A4E" w:rsidRPr="001F0A69" w:rsidRDefault="00141A4E" w:rsidP="00141A4E">
            <w:pPr>
              <w:widowControl/>
              <w:rPr>
                <w:ins w:id="1707" w:author="Chiarelo, Hugo" w:date="2025-09-10T10:27:00Z" w16du:dateUtc="2025-09-10T13:27:00Z"/>
                <w:rFonts w:cs="Arial"/>
                <w:color w:val="231F20"/>
                <w:sz w:val="16"/>
                <w:szCs w:val="16"/>
                <w:rPrChange w:id="1708" w:author="Chiarelo, Hugo" w:date="2025-11-03T10:58:00Z" w16du:dateUtc="2025-11-03T13:58:00Z">
                  <w:rPr>
                    <w:ins w:id="1709" w:author="Chiarelo, Hugo" w:date="2025-09-10T10:27:00Z" w16du:dateUtc="2025-09-10T13:27:00Z"/>
                    <w:rFonts w:ascii="Cambria" w:hAnsi="Cambria" w:cs="Arial"/>
                    <w:color w:val="231F20"/>
                    <w:sz w:val="20"/>
                  </w:rPr>
                </w:rPrChange>
              </w:rPr>
            </w:pPr>
            <w:ins w:id="1710" w:author="Chiarelo, Hugo" w:date="2025-09-10T10:27:00Z" w16du:dateUtc="2025-09-10T13:27:00Z">
              <w:r w:rsidRPr="001F0A69">
                <w:rPr>
                  <w:rFonts w:cs="Arial"/>
                  <w:color w:val="231F20"/>
                  <w:sz w:val="16"/>
                  <w:szCs w:val="16"/>
                  <w:rPrChange w:id="1711" w:author="Chiarelo, Hugo" w:date="2025-11-03T10:58:00Z" w16du:dateUtc="2025-11-03T13:58:00Z">
                    <w:rPr>
                      <w:rFonts w:ascii="Cambria" w:hAnsi="Cambria" w:cs="Arial"/>
                      <w:color w:val="231F20"/>
                      <w:sz w:val="20"/>
                    </w:rPr>
                  </w:rPrChange>
                </w:rPr>
                <w:t>SPO</w:t>
              </w:r>
            </w:ins>
          </w:p>
        </w:tc>
        <w:tc>
          <w:tcPr>
            <w:tcW w:w="3360" w:type="dxa"/>
            <w:tcBorders>
              <w:top w:val="nil"/>
              <w:left w:val="nil"/>
              <w:bottom w:val="single" w:sz="8" w:space="0" w:color="231F20"/>
              <w:right w:val="single" w:sz="8" w:space="0" w:color="231F20"/>
            </w:tcBorders>
            <w:vAlign w:val="center"/>
            <w:hideMark/>
            <w:tcPrChange w:id="1712"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77F7C5D2" w14:textId="77777777" w:rsidR="00141A4E" w:rsidRPr="001F0A69" w:rsidRDefault="00141A4E" w:rsidP="00141A4E">
            <w:pPr>
              <w:widowControl/>
              <w:rPr>
                <w:ins w:id="1713" w:author="Chiarelo, Hugo" w:date="2025-09-10T10:27:00Z" w16du:dateUtc="2025-09-10T13:27:00Z"/>
                <w:rFonts w:cs="Arial"/>
                <w:color w:val="231F20"/>
                <w:sz w:val="16"/>
                <w:szCs w:val="16"/>
                <w:rPrChange w:id="1714" w:author="Chiarelo, Hugo" w:date="2025-11-03T10:58:00Z" w16du:dateUtc="2025-11-03T13:58:00Z">
                  <w:rPr>
                    <w:ins w:id="1715" w:author="Chiarelo, Hugo" w:date="2025-09-10T10:27:00Z" w16du:dateUtc="2025-09-10T13:27:00Z"/>
                    <w:rFonts w:ascii="Cambria" w:hAnsi="Cambria" w:cs="Arial"/>
                    <w:color w:val="231F20"/>
                    <w:sz w:val="20"/>
                  </w:rPr>
                </w:rPrChange>
              </w:rPr>
            </w:pPr>
            <w:ins w:id="1716" w:author="Chiarelo, Hugo" w:date="2025-09-10T10:27:00Z" w16du:dateUtc="2025-09-10T13:27:00Z">
              <w:r w:rsidRPr="001F0A69">
                <w:rPr>
                  <w:rFonts w:cs="Arial"/>
                  <w:color w:val="231F20"/>
                  <w:sz w:val="16"/>
                  <w:szCs w:val="16"/>
                  <w:rPrChange w:id="1717" w:author="Chiarelo, Hugo" w:date="2025-11-03T10:58:00Z" w16du:dateUtc="2025-11-03T13:58:00Z">
                    <w:rPr>
                      <w:rFonts w:ascii="Cambria" w:hAnsi="Cambria" w:cs="Arial"/>
                      <w:color w:val="231F20"/>
                      <w:sz w:val="20"/>
                    </w:rPr>
                  </w:rPrChange>
                </w:rPr>
                <w:t>Spurious operation</w:t>
              </w:r>
            </w:ins>
          </w:p>
        </w:tc>
      </w:tr>
      <w:tr w:rsidR="00141A4E" w:rsidRPr="001F0A69" w14:paraId="792758EB" w14:textId="77777777" w:rsidTr="00141A4E">
        <w:trPr>
          <w:trHeight w:val="20"/>
          <w:ins w:id="1718" w:author="Chiarelo, Hugo" w:date="2025-09-10T10:27:00Z"/>
          <w:trPrChange w:id="1719"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720"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2DD84F86" w14:textId="77777777" w:rsidR="00141A4E" w:rsidRPr="001F0A69" w:rsidRDefault="00141A4E" w:rsidP="00141A4E">
            <w:pPr>
              <w:widowControl/>
              <w:rPr>
                <w:ins w:id="1721" w:author="Chiarelo, Hugo" w:date="2025-09-10T10:27:00Z" w16du:dateUtc="2025-09-10T13:27:00Z"/>
                <w:rFonts w:cs="Arial"/>
                <w:color w:val="231F20"/>
                <w:sz w:val="16"/>
                <w:szCs w:val="16"/>
                <w:rPrChange w:id="1722" w:author="Chiarelo, Hugo" w:date="2025-11-03T10:58:00Z" w16du:dateUtc="2025-11-03T13:58:00Z">
                  <w:rPr>
                    <w:ins w:id="1723" w:author="Chiarelo, Hugo" w:date="2025-09-10T10:27:00Z" w16du:dateUtc="2025-09-10T13:27:00Z"/>
                    <w:rFonts w:ascii="Cambria" w:hAnsi="Cambria" w:cs="Arial"/>
                    <w:color w:val="231F20"/>
                    <w:sz w:val="20"/>
                  </w:rPr>
                </w:rPrChange>
              </w:rPr>
            </w:pPr>
            <w:ins w:id="1724" w:author="Chiarelo, Hugo" w:date="2025-09-10T10:27:00Z" w16du:dateUtc="2025-09-10T13:27:00Z">
              <w:r w:rsidRPr="001F0A69">
                <w:rPr>
                  <w:rFonts w:cs="Arial"/>
                  <w:color w:val="231F20"/>
                  <w:sz w:val="16"/>
                  <w:szCs w:val="16"/>
                  <w:rPrChange w:id="1725" w:author="Chiarelo, Hugo" w:date="2025-11-03T10:58:00Z" w16du:dateUtc="2025-11-03T13:58:00Z">
                    <w:rPr>
                      <w:rFonts w:ascii="Cambria" w:hAnsi="Cambria" w:cs="Arial"/>
                      <w:color w:val="231F20"/>
                      <w:sz w:val="20"/>
                    </w:rPr>
                  </w:rPrChange>
                </w:rPr>
                <w:t>STD</w:t>
              </w:r>
            </w:ins>
          </w:p>
        </w:tc>
        <w:tc>
          <w:tcPr>
            <w:tcW w:w="3360" w:type="dxa"/>
            <w:tcBorders>
              <w:top w:val="nil"/>
              <w:left w:val="nil"/>
              <w:bottom w:val="single" w:sz="8" w:space="0" w:color="231F20"/>
              <w:right w:val="single" w:sz="8" w:space="0" w:color="231F20"/>
            </w:tcBorders>
            <w:vAlign w:val="center"/>
            <w:hideMark/>
            <w:tcPrChange w:id="1726"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5E6F9155" w14:textId="77777777" w:rsidR="00141A4E" w:rsidRPr="001F0A69" w:rsidRDefault="00141A4E" w:rsidP="00141A4E">
            <w:pPr>
              <w:widowControl/>
              <w:rPr>
                <w:ins w:id="1727" w:author="Chiarelo, Hugo" w:date="2025-09-10T10:27:00Z" w16du:dateUtc="2025-09-10T13:27:00Z"/>
                <w:rFonts w:cs="Arial"/>
                <w:color w:val="231F20"/>
                <w:sz w:val="16"/>
                <w:szCs w:val="16"/>
                <w:rPrChange w:id="1728" w:author="Chiarelo, Hugo" w:date="2025-11-03T10:58:00Z" w16du:dateUtc="2025-11-03T13:58:00Z">
                  <w:rPr>
                    <w:ins w:id="1729" w:author="Chiarelo, Hugo" w:date="2025-09-10T10:27:00Z" w16du:dateUtc="2025-09-10T13:27:00Z"/>
                    <w:rFonts w:ascii="Cambria" w:hAnsi="Cambria" w:cs="Arial"/>
                    <w:color w:val="231F20"/>
                    <w:sz w:val="20"/>
                  </w:rPr>
                </w:rPrChange>
              </w:rPr>
            </w:pPr>
            <w:ins w:id="1730" w:author="Chiarelo, Hugo" w:date="2025-09-10T10:27:00Z" w16du:dateUtc="2025-09-10T13:27:00Z">
              <w:r w:rsidRPr="001F0A69">
                <w:rPr>
                  <w:rFonts w:cs="Arial"/>
                  <w:color w:val="231F20"/>
                  <w:sz w:val="16"/>
                  <w:szCs w:val="16"/>
                  <w:rPrChange w:id="1731" w:author="Chiarelo, Hugo" w:date="2025-11-03T10:58:00Z" w16du:dateUtc="2025-11-03T13:58:00Z">
                    <w:rPr>
                      <w:rFonts w:ascii="Cambria" w:hAnsi="Cambria" w:cs="Arial"/>
                      <w:color w:val="231F20"/>
                      <w:sz w:val="20"/>
                    </w:rPr>
                  </w:rPrChange>
                </w:rPr>
                <w:t>Structural deficiency</w:t>
              </w:r>
            </w:ins>
          </w:p>
        </w:tc>
      </w:tr>
      <w:tr w:rsidR="00141A4E" w:rsidRPr="001F0A69" w14:paraId="76E0D785" w14:textId="77777777" w:rsidTr="00141A4E">
        <w:trPr>
          <w:trHeight w:val="20"/>
          <w:ins w:id="1732" w:author="Chiarelo, Hugo" w:date="2025-09-10T10:27:00Z"/>
          <w:trPrChange w:id="1733"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734"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758B36EA" w14:textId="77777777" w:rsidR="00141A4E" w:rsidRPr="001F0A69" w:rsidRDefault="00141A4E" w:rsidP="00141A4E">
            <w:pPr>
              <w:widowControl/>
              <w:rPr>
                <w:ins w:id="1735" w:author="Chiarelo, Hugo" w:date="2025-09-10T10:27:00Z" w16du:dateUtc="2025-09-10T13:27:00Z"/>
                <w:rFonts w:cs="Arial"/>
                <w:color w:val="231F20"/>
                <w:sz w:val="16"/>
                <w:szCs w:val="16"/>
                <w:rPrChange w:id="1736" w:author="Chiarelo, Hugo" w:date="2025-11-03T10:58:00Z" w16du:dateUtc="2025-11-03T13:58:00Z">
                  <w:rPr>
                    <w:ins w:id="1737" w:author="Chiarelo, Hugo" w:date="2025-09-10T10:27:00Z" w16du:dateUtc="2025-09-10T13:27:00Z"/>
                    <w:rFonts w:ascii="Cambria" w:hAnsi="Cambria" w:cs="Arial"/>
                    <w:color w:val="231F20"/>
                    <w:sz w:val="20"/>
                  </w:rPr>
                </w:rPrChange>
              </w:rPr>
            </w:pPr>
            <w:ins w:id="1738" w:author="Chiarelo, Hugo" w:date="2025-09-10T10:27:00Z" w16du:dateUtc="2025-09-10T13:27:00Z">
              <w:r w:rsidRPr="001F0A69">
                <w:rPr>
                  <w:rFonts w:cs="Arial"/>
                  <w:color w:val="231F20"/>
                  <w:sz w:val="16"/>
                  <w:szCs w:val="16"/>
                  <w:rPrChange w:id="1739" w:author="Chiarelo, Hugo" w:date="2025-11-03T10:58:00Z" w16du:dateUtc="2025-11-03T13:58:00Z">
                    <w:rPr>
                      <w:rFonts w:ascii="Cambria" w:hAnsi="Cambria" w:cs="Arial"/>
                      <w:color w:val="231F20"/>
                      <w:sz w:val="20"/>
                    </w:rPr>
                  </w:rPrChange>
                </w:rPr>
                <w:t>STP</w:t>
              </w:r>
            </w:ins>
          </w:p>
        </w:tc>
        <w:tc>
          <w:tcPr>
            <w:tcW w:w="3360" w:type="dxa"/>
            <w:tcBorders>
              <w:top w:val="nil"/>
              <w:left w:val="nil"/>
              <w:bottom w:val="single" w:sz="8" w:space="0" w:color="231F20"/>
              <w:right w:val="single" w:sz="8" w:space="0" w:color="231F20"/>
            </w:tcBorders>
            <w:vAlign w:val="center"/>
            <w:hideMark/>
            <w:tcPrChange w:id="1740"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78C69F79" w14:textId="77777777" w:rsidR="00141A4E" w:rsidRPr="001F0A69" w:rsidRDefault="00141A4E" w:rsidP="00141A4E">
            <w:pPr>
              <w:widowControl/>
              <w:rPr>
                <w:ins w:id="1741" w:author="Chiarelo, Hugo" w:date="2025-09-10T10:27:00Z" w16du:dateUtc="2025-09-10T13:27:00Z"/>
                <w:rFonts w:cs="Arial"/>
                <w:color w:val="231F20"/>
                <w:sz w:val="16"/>
                <w:szCs w:val="16"/>
                <w:rPrChange w:id="1742" w:author="Chiarelo, Hugo" w:date="2025-11-03T10:58:00Z" w16du:dateUtc="2025-11-03T13:58:00Z">
                  <w:rPr>
                    <w:ins w:id="1743" w:author="Chiarelo, Hugo" w:date="2025-09-10T10:27:00Z" w16du:dateUtc="2025-09-10T13:27:00Z"/>
                    <w:rFonts w:ascii="Cambria" w:hAnsi="Cambria" w:cs="Arial"/>
                    <w:color w:val="231F20"/>
                    <w:sz w:val="20"/>
                  </w:rPr>
                </w:rPrChange>
              </w:rPr>
            </w:pPr>
            <w:ins w:id="1744" w:author="Chiarelo, Hugo" w:date="2025-09-10T10:27:00Z" w16du:dateUtc="2025-09-10T13:27:00Z">
              <w:r w:rsidRPr="001F0A69">
                <w:rPr>
                  <w:rFonts w:cs="Arial"/>
                  <w:color w:val="231F20"/>
                  <w:sz w:val="16"/>
                  <w:szCs w:val="16"/>
                  <w:rPrChange w:id="1745" w:author="Chiarelo, Hugo" w:date="2025-11-03T10:58:00Z" w16du:dateUtc="2025-11-03T13:58:00Z">
                    <w:rPr>
                      <w:rFonts w:ascii="Cambria" w:hAnsi="Cambria" w:cs="Arial"/>
                      <w:color w:val="231F20"/>
                      <w:sz w:val="20"/>
                    </w:rPr>
                  </w:rPrChange>
                </w:rPr>
                <w:t>Failure to stop on demand</w:t>
              </w:r>
            </w:ins>
          </w:p>
        </w:tc>
      </w:tr>
      <w:tr w:rsidR="00141A4E" w:rsidRPr="001F0A69" w14:paraId="3E6D0242" w14:textId="77777777" w:rsidTr="00141A4E">
        <w:trPr>
          <w:trHeight w:val="20"/>
          <w:ins w:id="1746" w:author="Chiarelo, Hugo" w:date="2025-09-10T10:27:00Z"/>
          <w:trPrChange w:id="1747"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748"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2AB8FF2E" w14:textId="77777777" w:rsidR="00141A4E" w:rsidRPr="001F0A69" w:rsidRDefault="00141A4E" w:rsidP="00141A4E">
            <w:pPr>
              <w:widowControl/>
              <w:rPr>
                <w:ins w:id="1749" w:author="Chiarelo, Hugo" w:date="2025-09-10T10:27:00Z" w16du:dateUtc="2025-09-10T13:27:00Z"/>
                <w:rFonts w:cs="Arial"/>
                <w:color w:val="231F20"/>
                <w:sz w:val="16"/>
                <w:szCs w:val="16"/>
                <w:rPrChange w:id="1750" w:author="Chiarelo, Hugo" w:date="2025-11-03T10:58:00Z" w16du:dateUtc="2025-11-03T13:58:00Z">
                  <w:rPr>
                    <w:ins w:id="1751" w:author="Chiarelo, Hugo" w:date="2025-09-10T10:27:00Z" w16du:dateUtc="2025-09-10T13:27:00Z"/>
                    <w:rFonts w:ascii="Cambria" w:hAnsi="Cambria" w:cs="Arial"/>
                    <w:color w:val="231F20"/>
                    <w:sz w:val="20"/>
                  </w:rPr>
                </w:rPrChange>
              </w:rPr>
            </w:pPr>
            <w:ins w:id="1752" w:author="Chiarelo, Hugo" w:date="2025-09-10T10:27:00Z" w16du:dateUtc="2025-09-10T13:27:00Z">
              <w:r w:rsidRPr="001F0A69">
                <w:rPr>
                  <w:rFonts w:cs="Arial"/>
                  <w:color w:val="231F20"/>
                  <w:sz w:val="16"/>
                  <w:szCs w:val="16"/>
                  <w:rPrChange w:id="1753" w:author="Chiarelo, Hugo" w:date="2025-11-03T10:58:00Z" w16du:dateUtc="2025-11-03T13:58:00Z">
                    <w:rPr>
                      <w:rFonts w:ascii="Cambria" w:hAnsi="Cambria" w:cs="Arial"/>
                      <w:color w:val="231F20"/>
                      <w:sz w:val="20"/>
                    </w:rPr>
                  </w:rPrChange>
                </w:rPr>
                <w:t>STU</w:t>
              </w:r>
            </w:ins>
          </w:p>
        </w:tc>
        <w:tc>
          <w:tcPr>
            <w:tcW w:w="3360" w:type="dxa"/>
            <w:tcBorders>
              <w:top w:val="nil"/>
              <w:left w:val="nil"/>
              <w:bottom w:val="single" w:sz="8" w:space="0" w:color="231F20"/>
              <w:right w:val="single" w:sz="8" w:space="0" w:color="231F20"/>
            </w:tcBorders>
            <w:vAlign w:val="center"/>
            <w:hideMark/>
            <w:tcPrChange w:id="1754"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162256EA" w14:textId="77777777" w:rsidR="00141A4E" w:rsidRPr="001F0A69" w:rsidRDefault="00141A4E" w:rsidP="00141A4E">
            <w:pPr>
              <w:widowControl/>
              <w:rPr>
                <w:ins w:id="1755" w:author="Chiarelo, Hugo" w:date="2025-09-10T10:27:00Z" w16du:dateUtc="2025-09-10T13:27:00Z"/>
                <w:rFonts w:cs="Arial"/>
                <w:color w:val="231F20"/>
                <w:sz w:val="16"/>
                <w:szCs w:val="16"/>
                <w:rPrChange w:id="1756" w:author="Chiarelo, Hugo" w:date="2025-11-03T10:58:00Z" w16du:dateUtc="2025-11-03T13:58:00Z">
                  <w:rPr>
                    <w:ins w:id="1757" w:author="Chiarelo, Hugo" w:date="2025-09-10T10:27:00Z" w16du:dateUtc="2025-09-10T13:27:00Z"/>
                    <w:rFonts w:ascii="Cambria" w:hAnsi="Cambria" w:cs="Arial"/>
                    <w:color w:val="231F20"/>
                    <w:sz w:val="20"/>
                  </w:rPr>
                </w:rPrChange>
              </w:rPr>
            </w:pPr>
            <w:ins w:id="1758" w:author="Chiarelo, Hugo" w:date="2025-09-10T10:27:00Z" w16du:dateUtc="2025-09-10T13:27:00Z">
              <w:r w:rsidRPr="001F0A69">
                <w:rPr>
                  <w:rFonts w:cs="Arial"/>
                  <w:color w:val="231F20"/>
                  <w:sz w:val="16"/>
                  <w:szCs w:val="16"/>
                  <w:rPrChange w:id="1759" w:author="Chiarelo, Hugo" w:date="2025-11-03T10:58:00Z" w16du:dateUtc="2025-11-03T13:58:00Z">
                    <w:rPr>
                      <w:rFonts w:ascii="Cambria" w:hAnsi="Cambria" w:cs="Arial"/>
                      <w:color w:val="231F20"/>
                      <w:sz w:val="20"/>
                    </w:rPr>
                  </w:rPrChange>
                </w:rPr>
                <w:t>Stuck</w:t>
              </w:r>
            </w:ins>
          </w:p>
        </w:tc>
      </w:tr>
      <w:tr w:rsidR="00141A4E" w:rsidRPr="001F0A69" w14:paraId="0A8E3791" w14:textId="77777777" w:rsidTr="00141A4E">
        <w:trPr>
          <w:trHeight w:val="20"/>
          <w:ins w:id="1760" w:author="Chiarelo, Hugo" w:date="2025-09-10T10:27:00Z"/>
          <w:trPrChange w:id="1761"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762"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76FC811B" w14:textId="77777777" w:rsidR="00141A4E" w:rsidRPr="001F0A69" w:rsidRDefault="00141A4E" w:rsidP="00141A4E">
            <w:pPr>
              <w:widowControl/>
              <w:rPr>
                <w:ins w:id="1763" w:author="Chiarelo, Hugo" w:date="2025-09-10T10:27:00Z" w16du:dateUtc="2025-09-10T13:27:00Z"/>
                <w:rFonts w:cs="Arial"/>
                <w:color w:val="231F20"/>
                <w:sz w:val="16"/>
                <w:szCs w:val="16"/>
                <w:rPrChange w:id="1764" w:author="Chiarelo, Hugo" w:date="2025-11-03T10:58:00Z" w16du:dateUtc="2025-11-03T13:58:00Z">
                  <w:rPr>
                    <w:ins w:id="1765" w:author="Chiarelo, Hugo" w:date="2025-09-10T10:27:00Z" w16du:dateUtc="2025-09-10T13:27:00Z"/>
                    <w:rFonts w:ascii="Cambria" w:hAnsi="Cambria" w:cs="Arial"/>
                    <w:color w:val="231F20"/>
                    <w:sz w:val="20"/>
                  </w:rPr>
                </w:rPrChange>
              </w:rPr>
            </w:pPr>
            <w:ins w:id="1766" w:author="Chiarelo, Hugo" w:date="2025-09-10T10:27:00Z" w16du:dateUtc="2025-09-10T13:27:00Z">
              <w:r w:rsidRPr="001F0A69">
                <w:rPr>
                  <w:rFonts w:cs="Arial"/>
                  <w:color w:val="231F20"/>
                  <w:sz w:val="16"/>
                  <w:szCs w:val="16"/>
                  <w:rPrChange w:id="1767" w:author="Chiarelo, Hugo" w:date="2025-11-03T10:58:00Z" w16du:dateUtc="2025-11-03T13:58:00Z">
                    <w:rPr>
                      <w:rFonts w:ascii="Cambria" w:hAnsi="Cambria" w:cs="Arial"/>
                      <w:color w:val="231F20"/>
                      <w:sz w:val="20"/>
                    </w:rPr>
                  </w:rPrChange>
                </w:rPr>
                <w:t>UBU</w:t>
              </w:r>
            </w:ins>
          </w:p>
        </w:tc>
        <w:tc>
          <w:tcPr>
            <w:tcW w:w="3360" w:type="dxa"/>
            <w:tcBorders>
              <w:top w:val="nil"/>
              <w:left w:val="nil"/>
              <w:bottom w:val="single" w:sz="8" w:space="0" w:color="231F20"/>
              <w:right w:val="single" w:sz="8" w:space="0" w:color="231F20"/>
            </w:tcBorders>
            <w:vAlign w:val="center"/>
            <w:hideMark/>
            <w:tcPrChange w:id="1768"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4FF1CE90" w14:textId="77777777" w:rsidR="00141A4E" w:rsidRPr="001F0A69" w:rsidRDefault="00141A4E" w:rsidP="00141A4E">
            <w:pPr>
              <w:widowControl/>
              <w:rPr>
                <w:ins w:id="1769" w:author="Chiarelo, Hugo" w:date="2025-09-10T10:27:00Z" w16du:dateUtc="2025-09-10T13:27:00Z"/>
                <w:rFonts w:cs="Arial"/>
                <w:color w:val="231F20"/>
                <w:sz w:val="16"/>
                <w:szCs w:val="16"/>
                <w:rPrChange w:id="1770" w:author="Chiarelo, Hugo" w:date="2025-11-03T10:58:00Z" w16du:dateUtc="2025-11-03T13:58:00Z">
                  <w:rPr>
                    <w:ins w:id="1771" w:author="Chiarelo, Hugo" w:date="2025-09-10T10:27:00Z" w16du:dateUtc="2025-09-10T13:27:00Z"/>
                    <w:rFonts w:ascii="Cambria" w:hAnsi="Cambria" w:cs="Arial"/>
                    <w:color w:val="231F20"/>
                    <w:sz w:val="20"/>
                  </w:rPr>
                </w:rPrChange>
              </w:rPr>
            </w:pPr>
            <w:ins w:id="1772" w:author="Chiarelo, Hugo" w:date="2025-09-10T10:27:00Z" w16du:dateUtc="2025-09-10T13:27:00Z">
              <w:r w:rsidRPr="001F0A69">
                <w:rPr>
                  <w:rFonts w:cs="Arial"/>
                  <w:color w:val="231F20"/>
                  <w:sz w:val="16"/>
                  <w:szCs w:val="16"/>
                  <w:rPrChange w:id="1773" w:author="Chiarelo, Hugo" w:date="2025-11-03T10:58:00Z" w16du:dateUtc="2025-11-03T13:58:00Z">
                    <w:rPr>
                      <w:rFonts w:ascii="Cambria" w:hAnsi="Cambria" w:cs="Arial"/>
                      <w:color w:val="231F20"/>
                      <w:sz w:val="20"/>
                    </w:rPr>
                  </w:rPrChange>
                </w:rPr>
                <w:t>Global buckling</w:t>
              </w:r>
            </w:ins>
          </w:p>
        </w:tc>
      </w:tr>
      <w:tr w:rsidR="00141A4E" w:rsidRPr="001F0A69" w14:paraId="0643664D" w14:textId="77777777" w:rsidTr="00141A4E">
        <w:trPr>
          <w:trHeight w:val="20"/>
          <w:ins w:id="1774" w:author="Chiarelo, Hugo" w:date="2025-09-10T10:27:00Z"/>
          <w:trPrChange w:id="1775"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776"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0CF67392" w14:textId="77777777" w:rsidR="00141A4E" w:rsidRPr="001F0A69" w:rsidRDefault="00141A4E" w:rsidP="00141A4E">
            <w:pPr>
              <w:widowControl/>
              <w:rPr>
                <w:ins w:id="1777" w:author="Chiarelo, Hugo" w:date="2025-09-10T10:27:00Z" w16du:dateUtc="2025-09-10T13:27:00Z"/>
                <w:rFonts w:cs="Arial"/>
                <w:color w:val="231F20"/>
                <w:sz w:val="16"/>
                <w:szCs w:val="16"/>
                <w:rPrChange w:id="1778" w:author="Chiarelo, Hugo" w:date="2025-11-03T10:58:00Z" w16du:dateUtc="2025-11-03T13:58:00Z">
                  <w:rPr>
                    <w:ins w:id="1779" w:author="Chiarelo, Hugo" w:date="2025-09-10T10:27:00Z" w16du:dateUtc="2025-09-10T13:27:00Z"/>
                    <w:rFonts w:ascii="Cambria" w:hAnsi="Cambria" w:cs="Arial"/>
                    <w:color w:val="231F20"/>
                    <w:sz w:val="20"/>
                  </w:rPr>
                </w:rPrChange>
              </w:rPr>
            </w:pPr>
            <w:ins w:id="1780" w:author="Chiarelo, Hugo" w:date="2025-09-10T10:27:00Z" w16du:dateUtc="2025-09-10T13:27:00Z">
              <w:r w:rsidRPr="001F0A69">
                <w:rPr>
                  <w:rFonts w:cs="Arial"/>
                  <w:color w:val="231F20"/>
                  <w:sz w:val="16"/>
                  <w:szCs w:val="16"/>
                  <w:rPrChange w:id="1781" w:author="Chiarelo, Hugo" w:date="2025-11-03T10:58:00Z" w16du:dateUtc="2025-11-03T13:58:00Z">
                    <w:rPr>
                      <w:rFonts w:ascii="Cambria" w:hAnsi="Cambria" w:cs="Arial"/>
                      <w:color w:val="231F20"/>
                      <w:sz w:val="20"/>
                    </w:rPr>
                  </w:rPrChange>
                </w:rPr>
                <w:t>UNK</w:t>
              </w:r>
            </w:ins>
          </w:p>
        </w:tc>
        <w:tc>
          <w:tcPr>
            <w:tcW w:w="3360" w:type="dxa"/>
            <w:tcBorders>
              <w:top w:val="nil"/>
              <w:left w:val="nil"/>
              <w:bottom w:val="single" w:sz="8" w:space="0" w:color="231F20"/>
              <w:right w:val="single" w:sz="8" w:space="0" w:color="231F20"/>
            </w:tcBorders>
            <w:vAlign w:val="center"/>
            <w:hideMark/>
            <w:tcPrChange w:id="1782"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65BC5CDD" w14:textId="77777777" w:rsidR="00141A4E" w:rsidRPr="001F0A69" w:rsidRDefault="00141A4E" w:rsidP="00141A4E">
            <w:pPr>
              <w:widowControl/>
              <w:rPr>
                <w:ins w:id="1783" w:author="Chiarelo, Hugo" w:date="2025-09-10T10:27:00Z" w16du:dateUtc="2025-09-10T13:27:00Z"/>
                <w:rFonts w:cs="Arial"/>
                <w:color w:val="231F20"/>
                <w:sz w:val="16"/>
                <w:szCs w:val="16"/>
                <w:rPrChange w:id="1784" w:author="Chiarelo, Hugo" w:date="2025-11-03T10:58:00Z" w16du:dateUtc="2025-11-03T13:58:00Z">
                  <w:rPr>
                    <w:ins w:id="1785" w:author="Chiarelo, Hugo" w:date="2025-09-10T10:27:00Z" w16du:dateUtc="2025-09-10T13:27:00Z"/>
                    <w:rFonts w:ascii="Cambria" w:hAnsi="Cambria" w:cs="Arial"/>
                    <w:color w:val="231F20"/>
                    <w:sz w:val="20"/>
                  </w:rPr>
                </w:rPrChange>
              </w:rPr>
            </w:pPr>
            <w:ins w:id="1786" w:author="Chiarelo, Hugo" w:date="2025-09-10T10:27:00Z" w16du:dateUtc="2025-09-10T13:27:00Z">
              <w:r w:rsidRPr="001F0A69">
                <w:rPr>
                  <w:rFonts w:cs="Arial"/>
                  <w:color w:val="231F20"/>
                  <w:sz w:val="16"/>
                  <w:szCs w:val="16"/>
                  <w:rPrChange w:id="1787" w:author="Chiarelo, Hugo" w:date="2025-11-03T10:58:00Z" w16du:dateUtc="2025-11-03T13:58:00Z">
                    <w:rPr>
                      <w:rFonts w:ascii="Cambria" w:hAnsi="Cambria" w:cs="Arial"/>
                      <w:color w:val="231F20"/>
                      <w:sz w:val="20"/>
                    </w:rPr>
                  </w:rPrChange>
                </w:rPr>
                <w:t>Unknown</w:t>
              </w:r>
            </w:ins>
          </w:p>
        </w:tc>
      </w:tr>
      <w:tr w:rsidR="00141A4E" w:rsidRPr="001F0A69" w14:paraId="01BC461C" w14:textId="77777777" w:rsidTr="00141A4E">
        <w:trPr>
          <w:trHeight w:val="20"/>
          <w:ins w:id="1788" w:author="Chiarelo, Hugo" w:date="2025-09-10T10:27:00Z"/>
          <w:trPrChange w:id="1789"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790"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62B84D8B" w14:textId="77777777" w:rsidR="00141A4E" w:rsidRPr="001F0A69" w:rsidRDefault="00141A4E" w:rsidP="00141A4E">
            <w:pPr>
              <w:widowControl/>
              <w:rPr>
                <w:ins w:id="1791" w:author="Chiarelo, Hugo" w:date="2025-09-10T10:27:00Z" w16du:dateUtc="2025-09-10T13:27:00Z"/>
                <w:rFonts w:cs="Arial"/>
                <w:color w:val="231F20"/>
                <w:sz w:val="16"/>
                <w:szCs w:val="16"/>
                <w:rPrChange w:id="1792" w:author="Chiarelo, Hugo" w:date="2025-11-03T10:58:00Z" w16du:dateUtc="2025-11-03T13:58:00Z">
                  <w:rPr>
                    <w:ins w:id="1793" w:author="Chiarelo, Hugo" w:date="2025-09-10T10:27:00Z" w16du:dateUtc="2025-09-10T13:27:00Z"/>
                    <w:rFonts w:ascii="Cambria" w:hAnsi="Cambria" w:cs="Arial"/>
                    <w:color w:val="231F20"/>
                    <w:sz w:val="20"/>
                  </w:rPr>
                </w:rPrChange>
              </w:rPr>
            </w:pPr>
            <w:ins w:id="1794" w:author="Chiarelo, Hugo" w:date="2025-09-10T10:27:00Z" w16du:dateUtc="2025-09-10T13:27:00Z">
              <w:r w:rsidRPr="001F0A69">
                <w:rPr>
                  <w:rFonts w:cs="Arial"/>
                  <w:color w:val="231F20"/>
                  <w:sz w:val="16"/>
                  <w:szCs w:val="16"/>
                  <w:rPrChange w:id="1795" w:author="Chiarelo, Hugo" w:date="2025-11-03T10:58:00Z" w16du:dateUtc="2025-11-03T13:58:00Z">
                    <w:rPr>
                      <w:rFonts w:ascii="Cambria" w:hAnsi="Cambria" w:cs="Arial"/>
                      <w:color w:val="231F20"/>
                      <w:sz w:val="20"/>
                    </w:rPr>
                  </w:rPrChange>
                </w:rPr>
                <w:t>UST</w:t>
              </w:r>
            </w:ins>
          </w:p>
        </w:tc>
        <w:tc>
          <w:tcPr>
            <w:tcW w:w="3360" w:type="dxa"/>
            <w:tcBorders>
              <w:top w:val="nil"/>
              <w:left w:val="nil"/>
              <w:bottom w:val="single" w:sz="8" w:space="0" w:color="231F20"/>
              <w:right w:val="single" w:sz="8" w:space="0" w:color="231F20"/>
            </w:tcBorders>
            <w:vAlign w:val="center"/>
            <w:hideMark/>
            <w:tcPrChange w:id="1796"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5383C8D4" w14:textId="77777777" w:rsidR="00141A4E" w:rsidRPr="001F0A69" w:rsidRDefault="00141A4E" w:rsidP="00141A4E">
            <w:pPr>
              <w:widowControl/>
              <w:rPr>
                <w:ins w:id="1797" w:author="Chiarelo, Hugo" w:date="2025-09-10T10:27:00Z" w16du:dateUtc="2025-09-10T13:27:00Z"/>
                <w:rFonts w:cs="Arial"/>
                <w:color w:val="231F20"/>
                <w:sz w:val="16"/>
                <w:szCs w:val="16"/>
                <w:rPrChange w:id="1798" w:author="Chiarelo, Hugo" w:date="2025-11-03T10:58:00Z" w16du:dateUtc="2025-11-03T13:58:00Z">
                  <w:rPr>
                    <w:ins w:id="1799" w:author="Chiarelo, Hugo" w:date="2025-09-10T10:27:00Z" w16du:dateUtc="2025-09-10T13:27:00Z"/>
                    <w:rFonts w:ascii="Cambria" w:hAnsi="Cambria" w:cs="Arial"/>
                    <w:color w:val="231F20"/>
                    <w:sz w:val="20"/>
                  </w:rPr>
                </w:rPrChange>
              </w:rPr>
            </w:pPr>
            <w:ins w:id="1800" w:author="Chiarelo, Hugo" w:date="2025-09-10T10:27:00Z" w16du:dateUtc="2025-09-10T13:27:00Z">
              <w:r w:rsidRPr="001F0A69">
                <w:rPr>
                  <w:rFonts w:cs="Arial"/>
                  <w:color w:val="231F20"/>
                  <w:sz w:val="16"/>
                  <w:szCs w:val="16"/>
                  <w:rPrChange w:id="1801" w:author="Chiarelo, Hugo" w:date="2025-11-03T10:58:00Z" w16du:dateUtc="2025-11-03T13:58:00Z">
                    <w:rPr>
                      <w:rFonts w:ascii="Cambria" w:hAnsi="Cambria" w:cs="Arial"/>
                      <w:color w:val="231F20"/>
                      <w:sz w:val="20"/>
                    </w:rPr>
                  </w:rPrChange>
                </w:rPr>
                <w:t>Spurious stop</w:t>
              </w:r>
            </w:ins>
          </w:p>
        </w:tc>
      </w:tr>
      <w:tr w:rsidR="00141A4E" w:rsidRPr="001F0A69" w14:paraId="7FBBAAD9" w14:textId="77777777" w:rsidTr="00141A4E">
        <w:trPr>
          <w:trHeight w:val="20"/>
          <w:ins w:id="1802" w:author="Chiarelo, Hugo" w:date="2025-09-10T10:27:00Z"/>
          <w:trPrChange w:id="1803"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804"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2EDA5286" w14:textId="77777777" w:rsidR="00141A4E" w:rsidRPr="001F0A69" w:rsidRDefault="00141A4E" w:rsidP="00141A4E">
            <w:pPr>
              <w:widowControl/>
              <w:rPr>
                <w:ins w:id="1805" w:author="Chiarelo, Hugo" w:date="2025-09-10T10:27:00Z" w16du:dateUtc="2025-09-10T13:27:00Z"/>
                <w:rFonts w:cs="Arial"/>
                <w:color w:val="231F20"/>
                <w:sz w:val="16"/>
                <w:szCs w:val="16"/>
                <w:rPrChange w:id="1806" w:author="Chiarelo, Hugo" w:date="2025-11-03T10:58:00Z" w16du:dateUtc="2025-11-03T13:58:00Z">
                  <w:rPr>
                    <w:ins w:id="1807" w:author="Chiarelo, Hugo" w:date="2025-09-10T10:27:00Z" w16du:dateUtc="2025-09-10T13:27:00Z"/>
                    <w:rFonts w:ascii="Cambria" w:hAnsi="Cambria" w:cs="Arial"/>
                    <w:color w:val="231F20"/>
                    <w:sz w:val="20"/>
                  </w:rPr>
                </w:rPrChange>
              </w:rPr>
            </w:pPr>
            <w:ins w:id="1808" w:author="Chiarelo, Hugo" w:date="2025-09-10T10:27:00Z" w16du:dateUtc="2025-09-10T13:27:00Z">
              <w:r w:rsidRPr="001F0A69">
                <w:rPr>
                  <w:rFonts w:cs="Arial"/>
                  <w:color w:val="231F20"/>
                  <w:sz w:val="16"/>
                  <w:szCs w:val="16"/>
                  <w:rPrChange w:id="1809" w:author="Chiarelo, Hugo" w:date="2025-11-03T10:58:00Z" w16du:dateUtc="2025-11-03T13:58:00Z">
                    <w:rPr>
                      <w:rFonts w:ascii="Cambria" w:hAnsi="Cambria" w:cs="Arial"/>
                      <w:color w:val="231F20"/>
                      <w:sz w:val="20"/>
                    </w:rPr>
                  </w:rPrChange>
                </w:rPr>
                <w:t>VIB</w:t>
              </w:r>
            </w:ins>
          </w:p>
        </w:tc>
        <w:tc>
          <w:tcPr>
            <w:tcW w:w="3360" w:type="dxa"/>
            <w:tcBorders>
              <w:top w:val="nil"/>
              <w:left w:val="nil"/>
              <w:bottom w:val="single" w:sz="8" w:space="0" w:color="231F20"/>
              <w:right w:val="single" w:sz="8" w:space="0" w:color="231F20"/>
            </w:tcBorders>
            <w:vAlign w:val="center"/>
            <w:hideMark/>
            <w:tcPrChange w:id="1810"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089CBAEC" w14:textId="77777777" w:rsidR="00141A4E" w:rsidRPr="001F0A69" w:rsidRDefault="00141A4E" w:rsidP="00141A4E">
            <w:pPr>
              <w:widowControl/>
              <w:rPr>
                <w:ins w:id="1811" w:author="Chiarelo, Hugo" w:date="2025-09-10T10:27:00Z" w16du:dateUtc="2025-09-10T13:27:00Z"/>
                <w:rFonts w:cs="Arial"/>
                <w:color w:val="231F20"/>
                <w:sz w:val="16"/>
                <w:szCs w:val="16"/>
                <w:rPrChange w:id="1812" w:author="Chiarelo, Hugo" w:date="2025-11-03T10:58:00Z" w16du:dateUtc="2025-11-03T13:58:00Z">
                  <w:rPr>
                    <w:ins w:id="1813" w:author="Chiarelo, Hugo" w:date="2025-09-10T10:27:00Z" w16du:dateUtc="2025-09-10T13:27:00Z"/>
                    <w:rFonts w:ascii="Cambria" w:hAnsi="Cambria" w:cs="Arial"/>
                    <w:color w:val="231F20"/>
                    <w:sz w:val="20"/>
                  </w:rPr>
                </w:rPrChange>
              </w:rPr>
            </w:pPr>
            <w:ins w:id="1814" w:author="Chiarelo, Hugo" w:date="2025-09-10T10:27:00Z" w16du:dateUtc="2025-09-10T13:27:00Z">
              <w:r w:rsidRPr="001F0A69">
                <w:rPr>
                  <w:rFonts w:cs="Arial"/>
                  <w:color w:val="231F20"/>
                  <w:sz w:val="16"/>
                  <w:szCs w:val="16"/>
                  <w:rPrChange w:id="1815" w:author="Chiarelo, Hugo" w:date="2025-11-03T10:58:00Z" w16du:dateUtc="2025-11-03T13:58:00Z">
                    <w:rPr>
                      <w:rFonts w:ascii="Cambria" w:hAnsi="Cambria" w:cs="Arial"/>
                      <w:color w:val="231F20"/>
                      <w:sz w:val="20"/>
                    </w:rPr>
                  </w:rPrChange>
                </w:rPr>
                <w:t>Vibration</w:t>
              </w:r>
            </w:ins>
          </w:p>
        </w:tc>
      </w:tr>
      <w:tr w:rsidR="00141A4E" w:rsidRPr="001F0A69" w14:paraId="4A439056" w14:textId="77777777" w:rsidTr="00141A4E">
        <w:trPr>
          <w:trHeight w:val="20"/>
          <w:ins w:id="1816" w:author="Chiarelo, Hugo" w:date="2025-09-10T10:27:00Z"/>
          <w:trPrChange w:id="1817" w:author="Chiarelo, Hugo" w:date="2025-09-10T10:27:00Z" w16du:dateUtc="2025-09-10T13:27:00Z">
            <w:trPr>
              <w:trHeight w:val="276"/>
            </w:trPr>
          </w:trPrChange>
        </w:trPr>
        <w:tc>
          <w:tcPr>
            <w:tcW w:w="1860" w:type="dxa"/>
            <w:tcBorders>
              <w:top w:val="nil"/>
              <w:left w:val="single" w:sz="8" w:space="0" w:color="231F20"/>
              <w:bottom w:val="single" w:sz="8" w:space="0" w:color="231F20"/>
              <w:right w:val="single" w:sz="8" w:space="0" w:color="231F20"/>
            </w:tcBorders>
            <w:vAlign w:val="center"/>
            <w:hideMark/>
            <w:tcPrChange w:id="1818"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5D965319" w14:textId="77777777" w:rsidR="00141A4E" w:rsidRPr="001F0A69" w:rsidRDefault="00141A4E" w:rsidP="00141A4E">
            <w:pPr>
              <w:widowControl/>
              <w:rPr>
                <w:ins w:id="1819" w:author="Chiarelo, Hugo" w:date="2025-09-10T10:27:00Z" w16du:dateUtc="2025-09-10T13:27:00Z"/>
                <w:rFonts w:cs="Arial"/>
                <w:color w:val="231F20"/>
                <w:sz w:val="16"/>
                <w:szCs w:val="16"/>
                <w:rPrChange w:id="1820" w:author="Chiarelo, Hugo" w:date="2025-11-03T10:58:00Z" w16du:dateUtc="2025-11-03T13:58:00Z">
                  <w:rPr>
                    <w:ins w:id="1821" w:author="Chiarelo, Hugo" w:date="2025-09-10T10:27:00Z" w16du:dateUtc="2025-09-10T13:27:00Z"/>
                    <w:rFonts w:ascii="Cambria" w:hAnsi="Cambria" w:cs="Arial"/>
                    <w:color w:val="231F20"/>
                    <w:sz w:val="20"/>
                  </w:rPr>
                </w:rPrChange>
              </w:rPr>
            </w:pPr>
            <w:ins w:id="1822" w:author="Chiarelo, Hugo" w:date="2025-09-10T10:27:00Z" w16du:dateUtc="2025-09-10T13:27:00Z">
              <w:r w:rsidRPr="001F0A69">
                <w:rPr>
                  <w:rFonts w:cs="Arial"/>
                  <w:color w:val="231F20"/>
                  <w:sz w:val="16"/>
                  <w:szCs w:val="16"/>
                  <w:rPrChange w:id="1823" w:author="Chiarelo, Hugo" w:date="2025-11-03T10:58:00Z" w16du:dateUtc="2025-11-03T13:58:00Z">
                    <w:rPr>
                      <w:rFonts w:ascii="Cambria" w:hAnsi="Cambria" w:cs="Arial"/>
                      <w:color w:val="231F20"/>
                      <w:sz w:val="20"/>
                    </w:rPr>
                  </w:rPrChange>
                </w:rPr>
                <w:t>VLO</w:t>
              </w:r>
            </w:ins>
          </w:p>
        </w:tc>
        <w:tc>
          <w:tcPr>
            <w:tcW w:w="3360" w:type="dxa"/>
            <w:tcBorders>
              <w:top w:val="nil"/>
              <w:left w:val="nil"/>
              <w:bottom w:val="single" w:sz="8" w:space="0" w:color="231F20"/>
              <w:right w:val="single" w:sz="8" w:space="0" w:color="231F20"/>
            </w:tcBorders>
            <w:vAlign w:val="center"/>
            <w:hideMark/>
            <w:tcPrChange w:id="1824"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6AFEC11E" w14:textId="77777777" w:rsidR="00141A4E" w:rsidRPr="001F0A69" w:rsidRDefault="00141A4E" w:rsidP="00141A4E">
            <w:pPr>
              <w:widowControl/>
              <w:rPr>
                <w:ins w:id="1825" w:author="Chiarelo, Hugo" w:date="2025-09-10T10:27:00Z" w16du:dateUtc="2025-09-10T13:27:00Z"/>
                <w:rFonts w:cs="Arial"/>
                <w:color w:val="231F20"/>
                <w:sz w:val="16"/>
                <w:szCs w:val="16"/>
                <w:rPrChange w:id="1826" w:author="Chiarelo, Hugo" w:date="2025-11-03T10:58:00Z" w16du:dateUtc="2025-11-03T13:58:00Z">
                  <w:rPr>
                    <w:ins w:id="1827" w:author="Chiarelo, Hugo" w:date="2025-09-10T10:27:00Z" w16du:dateUtc="2025-09-10T13:27:00Z"/>
                    <w:rFonts w:ascii="Cambria" w:hAnsi="Cambria" w:cs="Arial"/>
                    <w:color w:val="231F20"/>
                    <w:sz w:val="20"/>
                  </w:rPr>
                </w:rPrChange>
              </w:rPr>
            </w:pPr>
            <w:ins w:id="1828" w:author="Chiarelo, Hugo" w:date="2025-09-10T10:27:00Z" w16du:dateUtc="2025-09-10T13:27:00Z">
              <w:r w:rsidRPr="001F0A69">
                <w:rPr>
                  <w:rFonts w:cs="Arial"/>
                  <w:color w:val="231F20"/>
                  <w:sz w:val="16"/>
                  <w:szCs w:val="16"/>
                  <w:rPrChange w:id="1829" w:author="Chiarelo, Hugo" w:date="2025-11-03T10:58:00Z" w16du:dateUtc="2025-11-03T13:58:00Z">
                    <w:rPr>
                      <w:rFonts w:ascii="Cambria" w:hAnsi="Cambria" w:cs="Arial"/>
                      <w:color w:val="231F20"/>
                      <w:sz w:val="20"/>
                    </w:rPr>
                  </w:rPrChange>
                </w:rPr>
                <w:t>Very low output</w:t>
              </w:r>
            </w:ins>
          </w:p>
        </w:tc>
      </w:tr>
      <w:tr w:rsidR="00141A4E" w:rsidRPr="001F0A69" w14:paraId="53A13C0E" w14:textId="77777777" w:rsidTr="00141A4E">
        <w:trPr>
          <w:trHeight w:val="20"/>
          <w:ins w:id="1830" w:author="Chiarelo, Hugo" w:date="2025-09-10T10:27:00Z"/>
          <w:trPrChange w:id="1831" w:author="Chiarelo, Hugo" w:date="2025-09-10T10:27:00Z" w16du:dateUtc="2025-09-10T13:27:00Z">
            <w:trPr>
              <w:trHeight w:val="408"/>
            </w:trPr>
          </w:trPrChange>
        </w:trPr>
        <w:tc>
          <w:tcPr>
            <w:tcW w:w="1860" w:type="dxa"/>
            <w:tcBorders>
              <w:top w:val="nil"/>
              <w:left w:val="single" w:sz="8" w:space="0" w:color="231F20"/>
              <w:bottom w:val="single" w:sz="8" w:space="0" w:color="231F20"/>
              <w:right w:val="single" w:sz="8" w:space="0" w:color="231F20"/>
            </w:tcBorders>
            <w:vAlign w:val="center"/>
            <w:hideMark/>
            <w:tcPrChange w:id="1832" w:author="Chiarelo, Hugo" w:date="2025-09-10T10:27:00Z" w16du:dateUtc="2025-09-10T13:27:00Z">
              <w:tcPr>
                <w:tcW w:w="1860" w:type="dxa"/>
                <w:tcBorders>
                  <w:top w:val="nil"/>
                  <w:left w:val="single" w:sz="8" w:space="0" w:color="231F20"/>
                  <w:bottom w:val="single" w:sz="8" w:space="0" w:color="231F20"/>
                  <w:right w:val="single" w:sz="8" w:space="0" w:color="231F20"/>
                </w:tcBorders>
                <w:vAlign w:val="center"/>
                <w:hideMark/>
              </w:tcPr>
            </w:tcPrChange>
          </w:tcPr>
          <w:p w14:paraId="1D051793" w14:textId="77777777" w:rsidR="00141A4E" w:rsidRPr="001F0A69" w:rsidRDefault="00141A4E" w:rsidP="00141A4E">
            <w:pPr>
              <w:widowControl/>
              <w:rPr>
                <w:ins w:id="1833" w:author="Chiarelo, Hugo" w:date="2025-09-10T10:27:00Z" w16du:dateUtc="2025-09-10T13:27:00Z"/>
                <w:rFonts w:cs="Arial"/>
                <w:color w:val="231F20"/>
                <w:sz w:val="16"/>
                <w:szCs w:val="16"/>
                <w:rPrChange w:id="1834" w:author="Chiarelo, Hugo" w:date="2025-11-03T10:58:00Z" w16du:dateUtc="2025-11-03T13:58:00Z">
                  <w:rPr>
                    <w:ins w:id="1835" w:author="Chiarelo, Hugo" w:date="2025-09-10T10:27:00Z" w16du:dateUtc="2025-09-10T13:27:00Z"/>
                    <w:rFonts w:ascii="Cambria" w:hAnsi="Cambria" w:cs="Arial"/>
                    <w:color w:val="231F20"/>
                    <w:sz w:val="20"/>
                  </w:rPr>
                </w:rPrChange>
              </w:rPr>
            </w:pPr>
            <w:ins w:id="1836" w:author="Chiarelo, Hugo" w:date="2025-09-10T10:27:00Z" w16du:dateUtc="2025-09-10T13:27:00Z">
              <w:r w:rsidRPr="001F0A69">
                <w:rPr>
                  <w:rFonts w:cs="Arial"/>
                  <w:color w:val="231F20"/>
                  <w:sz w:val="16"/>
                  <w:szCs w:val="16"/>
                  <w:rPrChange w:id="1837" w:author="Chiarelo, Hugo" w:date="2025-11-03T10:58:00Z" w16du:dateUtc="2025-11-03T13:58:00Z">
                    <w:rPr>
                      <w:rFonts w:ascii="Cambria" w:hAnsi="Cambria" w:cs="Arial"/>
                      <w:color w:val="231F20"/>
                      <w:sz w:val="20"/>
                    </w:rPr>
                  </w:rPrChange>
                </w:rPr>
                <w:t>WCL</w:t>
              </w:r>
            </w:ins>
          </w:p>
        </w:tc>
        <w:tc>
          <w:tcPr>
            <w:tcW w:w="3360" w:type="dxa"/>
            <w:tcBorders>
              <w:top w:val="nil"/>
              <w:left w:val="nil"/>
              <w:bottom w:val="single" w:sz="8" w:space="0" w:color="231F20"/>
              <w:right w:val="single" w:sz="8" w:space="0" w:color="231F20"/>
            </w:tcBorders>
            <w:vAlign w:val="center"/>
            <w:hideMark/>
            <w:tcPrChange w:id="1838" w:author="Chiarelo, Hugo" w:date="2025-09-10T10:27:00Z" w16du:dateUtc="2025-09-10T13:27:00Z">
              <w:tcPr>
                <w:tcW w:w="3360" w:type="dxa"/>
                <w:tcBorders>
                  <w:top w:val="nil"/>
                  <w:left w:val="nil"/>
                  <w:bottom w:val="single" w:sz="8" w:space="0" w:color="231F20"/>
                  <w:right w:val="single" w:sz="8" w:space="0" w:color="231F20"/>
                </w:tcBorders>
                <w:vAlign w:val="center"/>
                <w:hideMark/>
              </w:tcPr>
            </w:tcPrChange>
          </w:tcPr>
          <w:p w14:paraId="67661E31" w14:textId="77777777" w:rsidR="00141A4E" w:rsidRPr="001F0A69" w:rsidRDefault="00141A4E" w:rsidP="00141A4E">
            <w:pPr>
              <w:widowControl/>
              <w:rPr>
                <w:ins w:id="1839" w:author="Chiarelo, Hugo" w:date="2025-09-10T10:27:00Z" w16du:dateUtc="2025-09-10T13:27:00Z"/>
                <w:rFonts w:cs="Arial"/>
                <w:color w:val="231F20"/>
                <w:sz w:val="16"/>
                <w:szCs w:val="16"/>
                <w:rPrChange w:id="1840" w:author="Chiarelo, Hugo" w:date="2025-11-03T10:58:00Z" w16du:dateUtc="2025-11-03T13:58:00Z">
                  <w:rPr>
                    <w:ins w:id="1841" w:author="Chiarelo, Hugo" w:date="2025-09-10T10:27:00Z" w16du:dateUtc="2025-09-10T13:27:00Z"/>
                    <w:rFonts w:ascii="Cambria" w:hAnsi="Cambria" w:cs="Arial"/>
                    <w:color w:val="231F20"/>
                    <w:sz w:val="20"/>
                  </w:rPr>
                </w:rPrChange>
              </w:rPr>
            </w:pPr>
            <w:ins w:id="1842" w:author="Chiarelo, Hugo" w:date="2025-09-10T10:27:00Z" w16du:dateUtc="2025-09-10T13:27:00Z">
              <w:r w:rsidRPr="001F0A69">
                <w:rPr>
                  <w:rFonts w:cs="Arial"/>
                  <w:color w:val="231F20"/>
                  <w:sz w:val="16"/>
                  <w:szCs w:val="16"/>
                  <w:rPrChange w:id="1843" w:author="Chiarelo, Hugo" w:date="2025-11-03T10:58:00Z" w16du:dateUtc="2025-11-03T13:58:00Z">
                    <w:rPr>
                      <w:rFonts w:ascii="Cambria" w:hAnsi="Cambria" w:cs="Arial"/>
                      <w:color w:val="231F20"/>
                      <w:sz w:val="20"/>
                    </w:rPr>
                  </w:rPrChange>
                </w:rPr>
                <w:t>Well-to-control-line communication</w:t>
              </w:r>
            </w:ins>
          </w:p>
        </w:tc>
      </w:tr>
    </w:tbl>
    <w:p w14:paraId="60FE9851" w14:textId="31BEE12A" w:rsidR="005A78FB" w:rsidRPr="001F0A69" w:rsidRDefault="005A78FB">
      <w:pPr>
        <w:pStyle w:val="NormalIndent"/>
        <w:ind w:left="0"/>
        <w:rPr>
          <w:ins w:id="1844" w:author="Alvarenga, Agatha" w:date="2025-05-13T21:22:00Z" w16du:dateUtc="2025-05-14T00:22:00Z"/>
          <w:rFonts w:cs="Arial"/>
        </w:rPr>
        <w:pPrChange w:id="1845" w:author="Alvarenga, Agatha" w:date="2025-05-13T21:22:00Z" w16du:dateUtc="2025-05-14T00:22:00Z">
          <w:pPr>
            <w:pStyle w:val="Heading1"/>
            <w:numPr>
              <w:numId w:val="50"/>
            </w:numPr>
            <w:tabs>
              <w:tab w:val="clear" w:pos="1134"/>
            </w:tabs>
            <w:spacing w:line="276" w:lineRule="auto"/>
            <w:ind w:left="720" w:hanging="360"/>
          </w:pPr>
        </w:pPrChange>
      </w:pPr>
    </w:p>
    <w:p w14:paraId="50D5FD95" w14:textId="1D955E25" w:rsidR="00EB5EC3" w:rsidRPr="001F0A69" w:rsidRDefault="00B64D34">
      <w:pPr>
        <w:pStyle w:val="Heading1"/>
        <w:numPr>
          <w:ilvl w:val="0"/>
          <w:numId w:val="50"/>
        </w:numPr>
        <w:tabs>
          <w:tab w:val="num" w:pos="1134"/>
        </w:tabs>
        <w:spacing w:line="276" w:lineRule="auto"/>
        <w:ind w:left="1134" w:hanging="1134"/>
        <w:rPr>
          <w:rFonts w:cs="Arial"/>
        </w:rPr>
        <w:pPrChange w:id="1846" w:author="Chiarelo, Hugo" w:date="2025-04-23T14:25:00Z" w16du:dateUtc="2025-04-23T17:25:00Z">
          <w:pPr>
            <w:pStyle w:val="Heading1"/>
            <w:numPr>
              <w:numId w:val="50"/>
            </w:numPr>
            <w:tabs>
              <w:tab w:val="clear" w:pos="1134"/>
            </w:tabs>
            <w:ind w:left="720" w:hanging="360"/>
          </w:pPr>
        </w:pPrChange>
      </w:pPr>
      <w:bookmarkStart w:id="1847" w:name="_Toc212622450"/>
      <w:ins w:id="1848" w:author="Alvarenga, Agatha" w:date="2025-05-13T21:13:00Z" w16du:dateUtc="2025-05-14T00:13:00Z">
        <w:r w:rsidRPr="001F0A69">
          <w:rPr>
            <w:rFonts w:cs="Arial"/>
          </w:rPr>
          <w:t>CAUSE</w:t>
        </w:r>
      </w:ins>
      <w:bookmarkEnd w:id="1847"/>
      <w:del w:id="1849" w:author="Alvarenga, Agatha" w:date="2025-05-13T21:13:00Z" w16du:dateUtc="2025-05-14T00:13:00Z">
        <w:r w:rsidR="00EB5EC3" w:rsidRPr="001F0A69" w:rsidDel="00B64D34">
          <w:rPr>
            <w:rFonts w:cs="Arial"/>
          </w:rPr>
          <w:delText>Causes</w:delText>
        </w:r>
      </w:del>
    </w:p>
    <w:p w14:paraId="1DDABC8D" w14:textId="77777777" w:rsidR="00DA292A" w:rsidRPr="001F0A69" w:rsidRDefault="00DA292A">
      <w:pPr>
        <w:spacing w:line="276" w:lineRule="auto"/>
        <w:rPr>
          <w:ins w:id="1850" w:author="Alvarenga, Agatha" w:date="2025-05-13T17:30:00Z" w16du:dateUtc="2025-05-13T20:30:00Z"/>
          <w:rFonts w:cs="Arial"/>
        </w:rPr>
      </w:pPr>
    </w:p>
    <w:p w14:paraId="3C6E1253" w14:textId="1094E1EB" w:rsidR="00EB5EC3" w:rsidRPr="001F0A69" w:rsidRDefault="00EB5EC3">
      <w:pPr>
        <w:spacing w:line="276" w:lineRule="auto"/>
        <w:rPr>
          <w:rFonts w:cs="Arial"/>
        </w:rPr>
        <w:pPrChange w:id="1851" w:author="Chiarelo, Hugo" w:date="2025-04-23T14:25:00Z" w16du:dateUtc="2025-04-23T17:25:00Z">
          <w:pPr/>
        </w:pPrChange>
      </w:pPr>
      <w:r w:rsidRPr="001F0A69">
        <w:rPr>
          <w:rFonts w:cs="Arial"/>
        </w:rPr>
        <w:t>The Causes are defined following the ISO 14224 Failure Mechanisms Table B.</w:t>
      </w:r>
      <w:proofErr w:type="gramStart"/>
      <w:r w:rsidRPr="001F0A69">
        <w:rPr>
          <w:rFonts w:cs="Arial"/>
        </w:rPr>
        <w:t>2</w:t>
      </w:r>
      <w:proofErr w:type="gramEnd"/>
      <w:r w:rsidRPr="001F0A69">
        <w:rPr>
          <w:rFonts w:cs="Arial"/>
        </w:rPr>
        <w:t xml:space="preserve"> and it’s connected to the </w:t>
      </w:r>
      <w:del w:id="1852" w:author="Alvarenga, Agatha" w:date="2025-05-13T21:28:00Z" w16du:dateUtc="2025-05-14T00:28:00Z">
        <w:r w:rsidRPr="001F0A69" w:rsidDel="00BF47C2">
          <w:rPr>
            <w:rFonts w:cs="Arial"/>
          </w:rPr>
          <w:delText>Fault Type</w:delText>
        </w:r>
      </w:del>
      <w:ins w:id="1853" w:author="Alvarenga, Agatha" w:date="2025-05-13T21:29:00Z" w16du:dateUtc="2025-05-14T00:29:00Z">
        <w:r w:rsidR="00BF47C2" w:rsidRPr="001F0A69">
          <w:rPr>
            <w:rFonts w:cs="Arial"/>
          </w:rPr>
          <w:t>Maintainable</w:t>
        </w:r>
      </w:ins>
      <w:ins w:id="1854" w:author="Alvarenga, Agatha" w:date="2025-05-13T21:28:00Z" w16du:dateUtc="2025-05-14T00:28:00Z">
        <w:r w:rsidR="00BF47C2" w:rsidRPr="001F0A69">
          <w:rPr>
            <w:rFonts w:cs="Arial"/>
          </w:rPr>
          <w:t xml:space="preserve"> Item</w:t>
        </w:r>
      </w:ins>
      <w:r w:rsidRPr="001F0A69">
        <w:rPr>
          <w:rFonts w:cs="Arial"/>
        </w:rPr>
        <w:t>.</w:t>
      </w:r>
    </w:p>
    <w:p w14:paraId="65C1C1C8" w14:textId="77777777" w:rsidR="00EB5EC3" w:rsidRPr="001F0A69" w:rsidRDefault="00EB5EC3">
      <w:pPr>
        <w:spacing w:line="276" w:lineRule="auto"/>
        <w:rPr>
          <w:ins w:id="1855" w:author="Chiarelo, Hugo" w:date="2025-10-13T15:37:00Z" w16du:dateUtc="2025-10-13T18:37:00Z"/>
          <w:rFonts w:cs="Arial"/>
        </w:rPr>
      </w:pPr>
      <w:r w:rsidRPr="001F0A69">
        <w:rPr>
          <w:rFonts w:cs="Arial"/>
        </w:rPr>
        <w:t xml:space="preserve">The failure mechanism is the physical, chemical or other process or combination of processes that leads to the failure. It is an attribute of the failure event that can be deduced technically, e.g. the </w:t>
      </w:r>
      <w:r w:rsidRPr="001F0A69">
        <w:rPr>
          <w:rFonts w:cs="Arial"/>
        </w:rPr>
        <w:lastRenderedPageBreak/>
        <w:t>apparent, observed cause of the failure.</w:t>
      </w:r>
    </w:p>
    <w:p w14:paraId="6A6BC945" w14:textId="3F01D658" w:rsidR="00950FAE" w:rsidRPr="001F0A69" w:rsidRDefault="00CA04A0">
      <w:pPr>
        <w:rPr>
          <w:ins w:id="1856" w:author="Chiarelo, Hugo" w:date="2025-10-13T15:39:00Z" w16du:dateUtc="2025-10-13T18:39:00Z"/>
          <w:rFonts w:cs="Arial"/>
        </w:rPr>
        <w:pPrChange w:id="1857" w:author="Chiarelo, Hugo" w:date="2025-11-03T09:51:00Z" w16du:dateUtc="2025-11-03T12:51:00Z">
          <w:pPr>
            <w:spacing w:line="276" w:lineRule="auto"/>
          </w:pPr>
        </w:pPrChange>
      </w:pPr>
      <w:ins w:id="1858" w:author="Chiarelo, Hugo" w:date="2025-11-03T09:51:00Z" w16du:dateUtc="2025-11-03T12:51:00Z">
        <w:r w:rsidRPr="001F0A69">
          <w:rPr>
            <w:rFonts w:cs="Arial"/>
          </w:rPr>
          <w:t xml:space="preserve">It’s the </w:t>
        </w:r>
      </w:ins>
      <w:ins w:id="1859" w:author="Chiarelo, Hugo" w:date="2025-11-03T10:07:00Z" w16du:dateUtc="2025-11-03T13:07:00Z">
        <w:r w:rsidR="002B3857" w:rsidRPr="001F0A69">
          <w:rPr>
            <w:rFonts w:cs="Arial"/>
          </w:rPr>
          <w:t>observable cause</w:t>
        </w:r>
      </w:ins>
      <w:ins w:id="1860" w:author="Chiarelo, Hugo" w:date="2025-11-03T09:51:00Z" w16du:dateUtc="2025-11-03T12:51:00Z">
        <w:r w:rsidRPr="001F0A69">
          <w:rPr>
            <w:rFonts w:cs="Arial"/>
          </w:rPr>
          <w:t xml:space="preserve"> why the Maintainable Item (such as a replaceable part within a system) fails with that Symptom.</w:t>
        </w:r>
      </w:ins>
    </w:p>
    <w:p w14:paraId="77F446B1" w14:textId="367287F5" w:rsidR="00950FAE" w:rsidRPr="001F0A69" w:rsidRDefault="00950FAE">
      <w:pPr>
        <w:spacing w:line="276" w:lineRule="auto"/>
        <w:rPr>
          <w:rFonts w:cs="Arial"/>
        </w:rPr>
        <w:pPrChange w:id="1861" w:author="Chiarelo, Hugo" w:date="2025-04-23T14:25:00Z" w16du:dateUtc="2025-04-23T17:25:00Z">
          <w:pPr/>
        </w:pPrChange>
      </w:pPr>
      <w:ins w:id="1862" w:author="Chiarelo, Hugo" w:date="2025-10-13T15:39:00Z" w16du:dateUtc="2025-10-13T18:39:00Z">
        <w:r w:rsidRPr="001F0A69">
          <w:rPr>
            <w:rFonts w:cs="Arial"/>
          </w:rPr>
          <w:t>Once</w:t>
        </w:r>
        <w:r w:rsidR="007807ED" w:rsidRPr="001F0A69">
          <w:rPr>
            <w:rFonts w:cs="Arial"/>
          </w:rPr>
          <w:t xml:space="preserve"> it’s known why a Failure Mechanism occurs</w:t>
        </w:r>
      </w:ins>
      <w:ins w:id="1863" w:author="Chiarelo, Hugo" w:date="2025-10-13T15:40:00Z" w16du:dateUtc="2025-10-13T18:40:00Z">
        <w:r w:rsidR="000E50F1" w:rsidRPr="001F0A69">
          <w:rPr>
            <w:rFonts w:cs="Arial"/>
          </w:rPr>
          <w:t xml:space="preserve"> in that specific Maintainable Item</w:t>
        </w:r>
      </w:ins>
      <w:ins w:id="1864" w:author="Chiarelo, Hugo" w:date="2025-10-13T15:39:00Z" w16du:dateUtc="2025-10-13T18:39:00Z">
        <w:r w:rsidR="007807ED" w:rsidRPr="001F0A69">
          <w:rPr>
            <w:rFonts w:cs="Arial"/>
          </w:rPr>
          <w:t xml:space="preserve">, it’s possible </w:t>
        </w:r>
        <w:r w:rsidR="000E50F1" w:rsidRPr="001F0A69">
          <w:rPr>
            <w:rFonts w:cs="Arial"/>
          </w:rPr>
          <w:t xml:space="preserve">to find </w:t>
        </w:r>
      </w:ins>
      <w:ins w:id="1865" w:author="Chiarelo, Hugo" w:date="2025-11-03T10:07:00Z" w16du:dateUtc="2025-11-03T13:07:00Z">
        <w:r w:rsidR="002B3857" w:rsidRPr="001F0A69">
          <w:rPr>
            <w:rFonts w:cs="Arial"/>
          </w:rPr>
          <w:t>an</w:t>
        </w:r>
      </w:ins>
      <w:ins w:id="1866" w:author="Chiarelo, Hugo" w:date="2025-10-13T15:40:00Z" w16du:dateUtc="2025-10-13T18:40:00Z">
        <w:r w:rsidR="000E50F1" w:rsidRPr="001F0A69">
          <w:rPr>
            <w:rFonts w:cs="Arial"/>
          </w:rPr>
          <w:t xml:space="preserve"> effective way to prevent</w:t>
        </w:r>
      </w:ins>
      <w:ins w:id="1867" w:author="Chiarelo, Hugo" w:date="2025-11-03T10:07:00Z" w16du:dateUtc="2025-11-03T13:07:00Z">
        <w:r w:rsidR="002A40F4" w:rsidRPr="001F0A69">
          <w:rPr>
            <w:rFonts w:cs="Arial"/>
          </w:rPr>
          <w:t>, monitor</w:t>
        </w:r>
      </w:ins>
      <w:ins w:id="1868" w:author="Chiarelo, Hugo" w:date="2025-10-13T15:40:00Z" w16du:dateUtc="2025-10-13T18:40:00Z">
        <w:r w:rsidR="000E50F1" w:rsidRPr="001F0A69">
          <w:rPr>
            <w:rFonts w:cs="Arial"/>
          </w:rPr>
          <w:t xml:space="preserve"> or predict it.</w:t>
        </w:r>
      </w:ins>
    </w:p>
    <w:p w14:paraId="1B50573D" w14:textId="77777777" w:rsidR="00BF47C2" w:rsidRPr="001F0A69" w:rsidRDefault="00BF47C2">
      <w:pPr>
        <w:spacing w:line="276" w:lineRule="auto"/>
        <w:rPr>
          <w:ins w:id="1869" w:author="Alvarenga, Agatha" w:date="2025-05-13T21:29:00Z" w16du:dateUtc="2025-05-14T00:29:00Z"/>
          <w:rFonts w:cs="Arial"/>
        </w:rPr>
      </w:pPr>
    </w:p>
    <w:p w14:paraId="5534085F" w14:textId="7729D7FF" w:rsidR="00EB5EC3" w:rsidRPr="001F0A69" w:rsidRDefault="00EB5EC3">
      <w:pPr>
        <w:spacing w:line="276" w:lineRule="auto"/>
        <w:rPr>
          <w:rFonts w:cs="Arial"/>
        </w:rPr>
        <w:pPrChange w:id="1870" w:author="Chiarelo, Hugo" w:date="2025-04-23T14:25:00Z" w16du:dateUtc="2025-04-23T17:25:00Z">
          <w:pPr/>
        </w:pPrChange>
      </w:pPr>
      <w:r w:rsidRPr="001F0A69">
        <w:rPr>
          <w:rFonts w:cs="Arial"/>
        </w:rPr>
        <w:t>The “Other” and “Unknown” causes should be avoided, so it should not be part of the Cause list in IFS.</w:t>
      </w:r>
    </w:p>
    <w:p w14:paraId="483201DF" w14:textId="652DE93F" w:rsidR="00EB5EC3" w:rsidRPr="001F0A69" w:rsidRDefault="00EB5EC3">
      <w:pPr>
        <w:spacing w:line="276" w:lineRule="auto"/>
        <w:rPr>
          <w:ins w:id="1871" w:author="Chiarelo, Hugo" w:date="2025-09-10T14:42:00Z" w16du:dateUtc="2025-09-10T17:42:00Z"/>
          <w:rFonts w:cs="Arial"/>
        </w:rPr>
      </w:pPr>
      <w:r w:rsidRPr="001F0A69">
        <w:rPr>
          <w:rFonts w:cs="Arial"/>
        </w:rPr>
        <w:t>If there is not sufficient information to apply codes at this sublevel, then codes on the main level as listed above may be used</w:t>
      </w:r>
      <w:ins w:id="1872" w:author="Chiarelo, Hugo" w:date="2025-09-10T14:42:00Z" w16du:dateUtc="2025-09-10T17:42:00Z">
        <w:r w:rsidR="001E6223" w:rsidRPr="001F0A69">
          <w:rPr>
            <w:rFonts w:cs="Arial"/>
          </w:rPr>
          <w:t>.</w:t>
        </w:r>
      </w:ins>
    </w:p>
    <w:p w14:paraId="350D6D4C" w14:textId="77777777" w:rsidR="001E6223" w:rsidRPr="001F0A69" w:rsidRDefault="001E6223">
      <w:pPr>
        <w:spacing w:line="276" w:lineRule="auto"/>
        <w:rPr>
          <w:ins w:id="1873" w:author="Chiarelo, Hugo" w:date="2025-09-10T14:42:00Z" w16du:dateUtc="2025-09-10T17:42:00Z"/>
          <w:rFonts w:cs="Arial"/>
        </w:rPr>
      </w:pPr>
    </w:p>
    <w:p w14:paraId="7376339D" w14:textId="46BB4347" w:rsidR="001E6223" w:rsidRPr="001F0A69" w:rsidRDefault="001E6223">
      <w:pPr>
        <w:spacing w:line="276" w:lineRule="auto"/>
        <w:jc w:val="center"/>
        <w:rPr>
          <w:rFonts w:cs="Arial"/>
        </w:rPr>
        <w:pPrChange w:id="1874" w:author="Chiarelo, Hugo" w:date="2025-09-10T14:42:00Z" w16du:dateUtc="2025-09-10T17:42:00Z">
          <w:pPr/>
        </w:pPrChange>
      </w:pPr>
      <w:ins w:id="1875" w:author="Chiarelo, Hugo" w:date="2025-09-10T14:42:00Z" w16du:dateUtc="2025-09-10T17:42:00Z">
        <w:r w:rsidRPr="001F0A69">
          <w:rPr>
            <w:rFonts w:cs="Arial"/>
          </w:rPr>
          <w:t xml:space="preserve">Table B.2 – Failure </w:t>
        </w:r>
      </w:ins>
      <w:ins w:id="1876" w:author="Chiarelo, Hugo" w:date="2025-09-10T14:43:00Z" w16du:dateUtc="2025-09-10T17:43:00Z">
        <w:r w:rsidRPr="001F0A69">
          <w:rPr>
            <w:rFonts w:cs="Arial"/>
          </w:rPr>
          <w:t>Mechanism</w:t>
        </w:r>
      </w:ins>
    </w:p>
    <w:p w14:paraId="417EAE4A" w14:textId="0311F0CE" w:rsidR="00EB5EC3" w:rsidRPr="001F0A69" w:rsidDel="00AA5E82" w:rsidRDefault="00EB5EC3">
      <w:pPr>
        <w:spacing w:line="276" w:lineRule="auto"/>
        <w:jc w:val="center"/>
        <w:rPr>
          <w:del w:id="1877" w:author="Alvarenga, Agatha" w:date="2025-05-13T17:31:00Z" w16du:dateUtc="2025-05-13T20:31:00Z"/>
          <w:rFonts w:cs="Arial"/>
        </w:rPr>
        <w:pPrChange w:id="1878" w:author="Chiarelo, Hugo" w:date="2025-04-23T14:25:00Z" w16du:dateUtc="2025-04-23T17:25:00Z">
          <w:pPr>
            <w:jc w:val="center"/>
          </w:pPr>
        </w:pPrChange>
      </w:pPr>
      <w:del w:id="1879" w:author="Alvarenga, Agatha" w:date="2025-05-13T15:34:00Z" w16du:dateUtc="2025-05-13T18:34:00Z">
        <w:r w:rsidRPr="001F0A69" w:rsidDel="00C44D1B">
          <w:rPr>
            <w:rFonts w:cs="Arial"/>
            <w:noProof/>
          </w:rPr>
          <w:drawing>
            <wp:inline distT="0" distB="0" distL="0" distR="0" wp14:anchorId="27268A0C" wp14:editId="71EF4A86">
              <wp:extent cx="4032352" cy="5132717"/>
              <wp:effectExtent l="0" t="0" r="6350" b="0"/>
              <wp:docPr id="1483608438"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08438" name="Picture 1" descr="A document with text on it&#10;&#10;AI-generated content may be incorrect."/>
                      <pic:cNvPicPr/>
                    </pic:nvPicPr>
                    <pic:blipFill>
                      <a:blip r:embed="rId15"/>
                      <a:stretch>
                        <a:fillRect/>
                      </a:stretch>
                    </pic:blipFill>
                    <pic:spPr>
                      <a:xfrm>
                        <a:off x="0" y="0"/>
                        <a:ext cx="4046028" cy="5150125"/>
                      </a:xfrm>
                      <a:prstGeom prst="rect">
                        <a:avLst/>
                      </a:prstGeom>
                    </pic:spPr>
                  </pic:pic>
                </a:graphicData>
              </a:graphic>
            </wp:inline>
          </w:drawing>
        </w:r>
      </w:del>
    </w:p>
    <w:p w14:paraId="55281D72" w14:textId="2A0A4267" w:rsidR="00300400" w:rsidRPr="001F0A69" w:rsidRDefault="00EB5EC3" w:rsidP="00924ABB">
      <w:pPr>
        <w:tabs>
          <w:tab w:val="left" w:pos="3870"/>
        </w:tabs>
        <w:spacing w:line="276" w:lineRule="auto"/>
        <w:jc w:val="center"/>
        <w:rPr>
          <w:ins w:id="1880" w:author="Alvarenga, Agatha" w:date="2025-05-13T16:03:00Z" w16du:dateUtc="2025-05-13T19:03:00Z"/>
          <w:rFonts w:cs="Arial"/>
        </w:rPr>
      </w:pPr>
      <w:del w:id="1881" w:author="Alvarenga, Agatha" w:date="2025-05-13T15:34:00Z" w16du:dateUtc="2025-05-13T18:34:00Z">
        <w:r w:rsidRPr="001F0A69" w:rsidDel="00C44D1B">
          <w:rPr>
            <w:rFonts w:cs="Arial"/>
            <w:noProof/>
          </w:rPr>
          <w:drawing>
            <wp:inline distT="0" distB="0" distL="0" distR="0" wp14:anchorId="3EBFB149" wp14:editId="3469BEE9">
              <wp:extent cx="3861527" cy="2920365"/>
              <wp:effectExtent l="19050" t="19050" r="24765" b="13335"/>
              <wp:docPr id="657466220" name="Picture 1" descr="A table of electrical fail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66220" name="Picture 1" descr="A table of electrical failure&#10;&#10;AI-generated content may be incorrect."/>
                      <pic:cNvPicPr/>
                    </pic:nvPicPr>
                    <pic:blipFill>
                      <a:blip r:embed="rId16"/>
                      <a:stretch>
                        <a:fillRect/>
                      </a:stretch>
                    </pic:blipFill>
                    <pic:spPr>
                      <a:xfrm>
                        <a:off x="0" y="0"/>
                        <a:ext cx="3873539" cy="2929450"/>
                      </a:xfrm>
                      <a:prstGeom prst="rect">
                        <a:avLst/>
                      </a:prstGeom>
                      <a:ln>
                        <a:solidFill>
                          <a:schemeClr val="bg2">
                            <a:lumMod val="90000"/>
                          </a:schemeClr>
                        </a:solidFill>
                      </a:ln>
                    </pic:spPr>
                  </pic:pic>
                </a:graphicData>
              </a:graphic>
            </wp:inline>
          </w:drawing>
        </w:r>
      </w:del>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882" w:author="Chiarelo, Hugo" w:date="2025-09-03T18:44:00Z" w16du:dateUtc="2025-09-03T21:44:00Z">
          <w:tblPr>
            <w:tblW w:w="1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730"/>
        <w:gridCol w:w="2359"/>
        <w:gridCol w:w="730"/>
        <w:gridCol w:w="1602"/>
        <w:gridCol w:w="3796"/>
        <w:tblGridChange w:id="1883">
          <w:tblGrid>
            <w:gridCol w:w="712"/>
            <w:gridCol w:w="18"/>
            <w:gridCol w:w="2314"/>
            <w:gridCol w:w="45"/>
            <w:gridCol w:w="667"/>
            <w:gridCol w:w="63"/>
            <w:gridCol w:w="1470"/>
            <w:gridCol w:w="132"/>
            <w:gridCol w:w="1736"/>
            <w:gridCol w:w="2060"/>
          </w:tblGrid>
        </w:tblGridChange>
      </w:tblGrid>
      <w:tr w:rsidR="008A026A" w:rsidRPr="001F0A69" w14:paraId="49BE2EEA" w14:textId="77777777" w:rsidTr="00920895">
        <w:trPr>
          <w:trHeight w:val="250"/>
          <w:ins w:id="1884" w:author="Alvarenga, Agatha" w:date="2025-05-13T16:03:00Z"/>
          <w:trPrChange w:id="1885" w:author="Chiarelo, Hugo" w:date="2025-09-03T18:44:00Z" w16du:dateUtc="2025-09-03T21:44:00Z">
            <w:trPr>
              <w:gridAfter w:val="0"/>
              <w:trHeight w:val="250"/>
            </w:trPr>
          </w:trPrChange>
        </w:trPr>
        <w:tc>
          <w:tcPr>
            <w:tcW w:w="712" w:type="dxa"/>
            <w:shd w:val="clear" w:color="auto" w:fill="C1E4F5" w:themeFill="accent1" w:themeFillTint="33"/>
            <w:noWrap/>
            <w:hideMark/>
            <w:tcPrChange w:id="1886" w:author="Chiarelo, Hugo" w:date="2025-09-03T18:44:00Z" w16du:dateUtc="2025-09-03T21:44:00Z">
              <w:tcPr>
                <w:tcW w:w="236" w:type="dxa"/>
                <w:shd w:val="clear" w:color="auto" w:fill="C1E4F5" w:themeFill="accent1" w:themeFillTint="33"/>
                <w:noWrap/>
                <w:hideMark/>
              </w:tcPr>
            </w:tcPrChange>
          </w:tcPr>
          <w:p w14:paraId="7A8F1D1F" w14:textId="77777777" w:rsidR="00300400" w:rsidRPr="001F0A69" w:rsidRDefault="00300400">
            <w:pPr>
              <w:tabs>
                <w:tab w:val="left" w:pos="3870"/>
              </w:tabs>
              <w:spacing w:line="276" w:lineRule="auto"/>
              <w:rPr>
                <w:ins w:id="1887" w:author="Alvarenga, Agatha" w:date="2025-05-13T16:03:00Z"/>
                <w:rFonts w:cs="Arial"/>
                <w:b/>
                <w:bCs/>
                <w:sz w:val="14"/>
                <w:szCs w:val="14"/>
                <w:rPrChange w:id="1888" w:author="Chiarelo, Hugo" w:date="2025-11-03T10:58:00Z" w16du:dateUtc="2025-11-03T13:58:00Z">
                  <w:rPr>
                    <w:ins w:id="1889" w:author="Alvarenga, Agatha" w:date="2025-05-13T16:03:00Z"/>
                  </w:rPr>
                </w:rPrChange>
              </w:rPr>
              <w:pPrChange w:id="1890" w:author="Chiarelo, Hugo" w:date="2025-09-03T18:12:00Z" w16du:dateUtc="2025-09-03T21:12:00Z">
                <w:pPr>
                  <w:tabs>
                    <w:tab w:val="left" w:pos="3870"/>
                  </w:tabs>
                  <w:spacing w:line="276" w:lineRule="auto"/>
                  <w:jc w:val="center"/>
                </w:pPr>
              </w:pPrChange>
            </w:pPr>
            <w:ins w:id="1891" w:author="Alvarenga, Agatha" w:date="2025-05-13T16:03:00Z">
              <w:r w:rsidRPr="001F0A69">
                <w:rPr>
                  <w:rFonts w:cs="Arial"/>
                  <w:b/>
                  <w:bCs/>
                  <w:sz w:val="14"/>
                  <w:szCs w:val="14"/>
                  <w:rPrChange w:id="1892" w:author="Chiarelo, Hugo" w:date="2025-11-03T10:58:00Z" w16du:dateUtc="2025-11-03T13:58:00Z">
                    <w:rPr/>
                  </w:rPrChange>
                </w:rPr>
                <w:t>Code number</w:t>
              </w:r>
            </w:ins>
          </w:p>
        </w:tc>
        <w:tc>
          <w:tcPr>
            <w:tcW w:w="2332" w:type="dxa"/>
            <w:shd w:val="clear" w:color="auto" w:fill="C1E4F5" w:themeFill="accent1" w:themeFillTint="33"/>
            <w:noWrap/>
            <w:hideMark/>
            <w:tcPrChange w:id="1893" w:author="Chiarelo, Hugo" w:date="2025-09-03T18:44:00Z" w16du:dateUtc="2025-09-03T21:44:00Z">
              <w:tcPr>
                <w:tcW w:w="236" w:type="dxa"/>
                <w:gridSpan w:val="2"/>
                <w:shd w:val="clear" w:color="auto" w:fill="C1E4F5" w:themeFill="accent1" w:themeFillTint="33"/>
                <w:noWrap/>
                <w:hideMark/>
              </w:tcPr>
            </w:tcPrChange>
          </w:tcPr>
          <w:p w14:paraId="5F5D31C2" w14:textId="77777777" w:rsidR="00300400" w:rsidRPr="001F0A69" w:rsidRDefault="00300400">
            <w:pPr>
              <w:tabs>
                <w:tab w:val="left" w:pos="3870"/>
              </w:tabs>
              <w:spacing w:line="276" w:lineRule="auto"/>
              <w:ind w:right="1372"/>
              <w:rPr>
                <w:ins w:id="1894" w:author="Alvarenga, Agatha" w:date="2025-05-13T16:03:00Z"/>
                <w:rFonts w:cs="Arial"/>
                <w:b/>
                <w:bCs/>
                <w:sz w:val="14"/>
                <w:szCs w:val="14"/>
                <w:rPrChange w:id="1895" w:author="Chiarelo, Hugo" w:date="2025-11-03T10:58:00Z" w16du:dateUtc="2025-11-03T13:58:00Z">
                  <w:rPr>
                    <w:ins w:id="1896" w:author="Alvarenga, Agatha" w:date="2025-05-13T16:03:00Z"/>
                  </w:rPr>
                </w:rPrChange>
              </w:rPr>
              <w:pPrChange w:id="1897" w:author="Chiarelo, Hugo" w:date="2025-09-03T18:12:00Z" w16du:dateUtc="2025-09-03T21:12:00Z">
                <w:pPr>
                  <w:tabs>
                    <w:tab w:val="left" w:pos="3870"/>
                  </w:tabs>
                  <w:spacing w:line="276" w:lineRule="auto"/>
                  <w:jc w:val="center"/>
                </w:pPr>
              </w:pPrChange>
            </w:pPr>
            <w:ins w:id="1898" w:author="Alvarenga, Agatha" w:date="2025-05-13T16:03:00Z">
              <w:r w:rsidRPr="001F0A69">
                <w:rPr>
                  <w:rFonts w:cs="Arial"/>
                  <w:b/>
                  <w:bCs/>
                  <w:sz w:val="14"/>
                  <w:szCs w:val="14"/>
                  <w:rPrChange w:id="1899" w:author="Chiarelo, Hugo" w:date="2025-11-03T10:58:00Z" w16du:dateUtc="2025-11-03T13:58:00Z">
                    <w:rPr/>
                  </w:rPrChange>
                </w:rPr>
                <w:t>Failure mechanism</w:t>
              </w:r>
            </w:ins>
          </w:p>
        </w:tc>
        <w:tc>
          <w:tcPr>
            <w:tcW w:w="712" w:type="dxa"/>
            <w:shd w:val="clear" w:color="auto" w:fill="C1E4F5" w:themeFill="accent1" w:themeFillTint="33"/>
            <w:noWrap/>
            <w:hideMark/>
            <w:tcPrChange w:id="1900" w:author="Chiarelo, Hugo" w:date="2025-09-03T18:44:00Z" w16du:dateUtc="2025-09-03T21:44:00Z">
              <w:tcPr>
                <w:tcW w:w="236" w:type="dxa"/>
                <w:gridSpan w:val="2"/>
                <w:shd w:val="clear" w:color="auto" w:fill="C1E4F5" w:themeFill="accent1" w:themeFillTint="33"/>
                <w:noWrap/>
                <w:hideMark/>
              </w:tcPr>
            </w:tcPrChange>
          </w:tcPr>
          <w:p w14:paraId="154AD74A" w14:textId="066B1C91" w:rsidR="00300400" w:rsidRPr="001F0A69" w:rsidRDefault="00300400">
            <w:pPr>
              <w:tabs>
                <w:tab w:val="left" w:pos="3870"/>
              </w:tabs>
              <w:spacing w:line="276" w:lineRule="auto"/>
              <w:rPr>
                <w:ins w:id="1901" w:author="Alvarenga, Agatha" w:date="2025-05-13T16:03:00Z"/>
                <w:rFonts w:cs="Arial"/>
                <w:b/>
                <w:bCs/>
                <w:sz w:val="14"/>
                <w:szCs w:val="14"/>
                <w:rPrChange w:id="1902" w:author="Chiarelo, Hugo" w:date="2025-11-03T10:58:00Z" w16du:dateUtc="2025-11-03T13:58:00Z">
                  <w:rPr>
                    <w:ins w:id="1903" w:author="Alvarenga, Agatha" w:date="2025-05-13T16:03:00Z"/>
                  </w:rPr>
                </w:rPrChange>
              </w:rPr>
              <w:pPrChange w:id="1904" w:author="Chiarelo, Hugo" w:date="2025-09-03T18:12:00Z" w16du:dateUtc="2025-09-03T21:12:00Z">
                <w:pPr>
                  <w:tabs>
                    <w:tab w:val="left" w:pos="3870"/>
                  </w:tabs>
                  <w:spacing w:line="276" w:lineRule="auto"/>
                  <w:jc w:val="center"/>
                </w:pPr>
              </w:pPrChange>
            </w:pPr>
            <w:bookmarkStart w:id="1905" w:name="_Hlk208408221"/>
            <w:ins w:id="1906" w:author="Alvarenga, Agatha" w:date="2025-05-13T16:03:00Z">
              <w:r w:rsidRPr="001F0A69">
                <w:rPr>
                  <w:rFonts w:cs="Arial"/>
                  <w:b/>
                  <w:bCs/>
                  <w:sz w:val="14"/>
                  <w:szCs w:val="14"/>
                  <w:rPrChange w:id="1907" w:author="Chiarelo, Hugo" w:date="2025-11-03T10:58:00Z" w16du:dateUtc="2025-11-03T13:58:00Z">
                    <w:rPr/>
                  </w:rPrChange>
                </w:rPr>
                <w:t>Code</w:t>
              </w:r>
            </w:ins>
            <w:ins w:id="1908" w:author="Chiarelo, Hugo" w:date="2025-09-03T18:12:00Z" w16du:dateUtc="2025-09-03T21:12:00Z">
              <w:r w:rsidR="00374298" w:rsidRPr="001F0A69">
                <w:rPr>
                  <w:rFonts w:cs="Arial"/>
                  <w:b/>
                  <w:bCs/>
                  <w:sz w:val="14"/>
                  <w:szCs w:val="14"/>
                </w:rPr>
                <w:t xml:space="preserve"> </w:t>
              </w:r>
            </w:ins>
            <w:ins w:id="1909" w:author="Alvarenga, Agatha" w:date="2025-05-13T16:03:00Z">
              <w:del w:id="1910" w:author="Chiarelo, Hugo" w:date="2025-09-03T18:12:00Z" w16du:dateUtc="2025-09-03T21:12:00Z">
                <w:r w:rsidRPr="001F0A69" w:rsidDel="00374298">
                  <w:rPr>
                    <w:rFonts w:cs="Arial"/>
                    <w:b/>
                    <w:bCs/>
                    <w:sz w:val="14"/>
                    <w:szCs w:val="14"/>
                    <w:rPrChange w:id="1911" w:author="Chiarelo, Hugo" w:date="2025-11-03T10:58:00Z" w16du:dateUtc="2025-11-03T13:58:00Z">
                      <w:rPr/>
                    </w:rPrChange>
                  </w:rPr>
                  <w:delText xml:space="preserve"> </w:delText>
                </w:r>
              </w:del>
              <w:r w:rsidRPr="001F0A69">
                <w:rPr>
                  <w:rFonts w:cs="Arial"/>
                  <w:b/>
                  <w:bCs/>
                  <w:sz w:val="14"/>
                  <w:szCs w:val="14"/>
                  <w:rPrChange w:id="1912" w:author="Chiarelo, Hugo" w:date="2025-11-03T10:58:00Z" w16du:dateUtc="2025-11-03T13:58:00Z">
                    <w:rPr/>
                  </w:rPrChange>
                </w:rPr>
                <w:t>number (sub)</w:t>
              </w:r>
              <w:bookmarkEnd w:id="1905"/>
            </w:ins>
          </w:p>
        </w:tc>
        <w:tc>
          <w:tcPr>
            <w:tcW w:w="1533" w:type="dxa"/>
            <w:shd w:val="clear" w:color="auto" w:fill="C1E4F5" w:themeFill="accent1" w:themeFillTint="33"/>
            <w:noWrap/>
            <w:hideMark/>
            <w:tcPrChange w:id="1913" w:author="Chiarelo, Hugo" w:date="2025-09-03T18:44:00Z" w16du:dateUtc="2025-09-03T21:44:00Z">
              <w:tcPr>
                <w:tcW w:w="236" w:type="dxa"/>
                <w:gridSpan w:val="2"/>
                <w:shd w:val="clear" w:color="auto" w:fill="C1E4F5" w:themeFill="accent1" w:themeFillTint="33"/>
                <w:noWrap/>
                <w:hideMark/>
              </w:tcPr>
            </w:tcPrChange>
          </w:tcPr>
          <w:p w14:paraId="7331F65D" w14:textId="77777777" w:rsidR="00300400" w:rsidRPr="001F0A69" w:rsidRDefault="00300400">
            <w:pPr>
              <w:tabs>
                <w:tab w:val="left" w:pos="3870"/>
              </w:tabs>
              <w:spacing w:line="276" w:lineRule="auto"/>
              <w:rPr>
                <w:ins w:id="1914" w:author="Alvarenga, Agatha" w:date="2025-05-13T16:03:00Z"/>
                <w:rFonts w:cs="Arial"/>
                <w:b/>
                <w:bCs/>
                <w:sz w:val="14"/>
                <w:szCs w:val="14"/>
                <w:rPrChange w:id="1915" w:author="Chiarelo, Hugo" w:date="2025-11-03T10:58:00Z" w16du:dateUtc="2025-11-03T13:58:00Z">
                  <w:rPr>
                    <w:ins w:id="1916" w:author="Alvarenga, Agatha" w:date="2025-05-13T16:03:00Z"/>
                  </w:rPr>
                </w:rPrChange>
              </w:rPr>
              <w:pPrChange w:id="1917" w:author="Chiarelo, Hugo" w:date="2025-09-03T18:44:00Z" w16du:dateUtc="2025-09-03T21:44:00Z">
                <w:pPr>
                  <w:tabs>
                    <w:tab w:val="left" w:pos="3870"/>
                  </w:tabs>
                  <w:spacing w:line="276" w:lineRule="auto"/>
                  <w:jc w:val="center"/>
                </w:pPr>
              </w:pPrChange>
            </w:pPr>
            <w:ins w:id="1918" w:author="Alvarenga, Agatha" w:date="2025-05-13T16:03:00Z">
              <w:r w:rsidRPr="001F0A69">
                <w:rPr>
                  <w:rFonts w:cs="Arial"/>
                  <w:b/>
                  <w:bCs/>
                  <w:sz w:val="14"/>
                  <w:szCs w:val="14"/>
                  <w:rPrChange w:id="1919" w:author="Chiarelo, Hugo" w:date="2025-11-03T10:58:00Z" w16du:dateUtc="2025-11-03T13:58:00Z">
                    <w:rPr/>
                  </w:rPrChange>
                </w:rPr>
                <w:t>Notation</w:t>
              </w:r>
            </w:ins>
          </w:p>
        </w:tc>
        <w:tc>
          <w:tcPr>
            <w:tcW w:w="3796" w:type="dxa"/>
            <w:shd w:val="clear" w:color="auto" w:fill="C1E4F5" w:themeFill="accent1" w:themeFillTint="33"/>
            <w:noWrap/>
            <w:hideMark/>
            <w:tcPrChange w:id="1920" w:author="Chiarelo, Hugo" w:date="2025-09-03T18:44:00Z" w16du:dateUtc="2025-09-03T21:44:00Z">
              <w:tcPr>
                <w:tcW w:w="236" w:type="dxa"/>
                <w:gridSpan w:val="2"/>
                <w:shd w:val="clear" w:color="auto" w:fill="C1E4F5" w:themeFill="accent1" w:themeFillTint="33"/>
                <w:noWrap/>
                <w:hideMark/>
              </w:tcPr>
            </w:tcPrChange>
          </w:tcPr>
          <w:p w14:paraId="5EC54EBC" w14:textId="77777777" w:rsidR="00300400" w:rsidRPr="001F0A69" w:rsidRDefault="00300400">
            <w:pPr>
              <w:tabs>
                <w:tab w:val="left" w:pos="3870"/>
              </w:tabs>
              <w:spacing w:line="276" w:lineRule="auto"/>
              <w:ind w:left="851"/>
              <w:rPr>
                <w:ins w:id="1921" w:author="Alvarenga, Agatha" w:date="2025-05-13T16:03:00Z"/>
                <w:rFonts w:cs="Arial"/>
                <w:b/>
                <w:bCs/>
                <w:sz w:val="14"/>
                <w:szCs w:val="14"/>
                <w:rPrChange w:id="1922" w:author="Chiarelo, Hugo" w:date="2025-11-03T10:58:00Z" w16du:dateUtc="2025-11-03T13:58:00Z">
                  <w:rPr>
                    <w:ins w:id="1923" w:author="Alvarenga, Agatha" w:date="2025-05-13T16:03:00Z"/>
                  </w:rPr>
                </w:rPrChange>
              </w:rPr>
              <w:pPrChange w:id="1924" w:author="Chiarelo, Hugo" w:date="2025-09-03T18:12:00Z" w16du:dateUtc="2025-09-03T21:12:00Z">
                <w:pPr>
                  <w:tabs>
                    <w:tab w:val="left" w:pos="3870"/>
                  </w:tabs>
                  <w:spacing w:line="276" w:lineRule="auto"/>
                  <w:jc w:val="center"/>
                </w:pPr>
              </w:pPrChange>
            </w:pPr>
            <w:ins w:id="1925" w:author="Alvarenga, Agatha" w:date="2025-05-13T16:03:00Z">
              <w:r w:rsidRPr="001F0A69">
                <w:rPr>
                  <w:rFonts w:cs="Arial"/>
                  <w:b/>
                  <w:bCs/>
                  <w:sz w:val="14"/>
                  <w:szCs w:val="14"/>
                  <w:rPrChange w:id="1926" w:author="Chiarelo, Hugo" w:date="2025-11-03T10:58:00Z" w16du:dateUtc="2025-11-03T13:58:00Z">
                    <w:rPr/>
                  </w:rPrChange>
                </w:rPr>
                <w:t>Description</w:t>
              </w:r>
            </w:ins>
          </w:p>
        </w:tc>
      </w:tr>
      <w:tr w:rsidR="008A026A" w:rsidRPr="001F0A69" w14:paraId="68A2FFC5" w14:textId="77777777" w:rsidTr="00920895">
        <w:trPr>
          <w:trHeight w:val="250"/>
          <w:ins w:id="1927" w:author="Alvarenga, Agatha" w:date="2025-05-13T16:03:00Z"/>
          <w:trPrChange w:id="1928" w:author="Chiarelo, Hugo" w:date="2025-09-03T18:44:00Z" w16du:dateUtc="2025-09-03T21:44:00Z">
            <w:trPr>
              <w:gridAfter w:val="0"/>
              <w:trHeight w:val="250"/>
            </w:trPr>
          </w:trPrChange>
        </w:trPr>
        <w:tc>
          <w:tcPr>
            <w:tcW w:w="712" w:type="dxa"/>
            <w:noWrap/>
            <w:hideMark/>
            <w:tcPrChange w:id="1929" w:author="Chiarelo, Hugo" w:date="2025-09-03T18:44:00Z" w16du:dateUtc="2025-09-03T21:44:00Z">
              <w:tcPr>
                <w:tcW w:w="236" w:type="dxa"/>
                <w:noWrap/>
                <w:hideMark/>
              </w:tcPr>
            </w:tcPrChange>
          </w:tcPr>
          <w:p w14:paraId="58D8944B" w14:textId="77777777" w:rsidR="00300400" w:rsidRPr="001F0A69" w:rsidRDefault="00300400">
            <w:pPr>
              <w:tabs>
                <w:tab w:val="left" w:pos="3870"/>
              </w:tabs>
              <w:spacing w:line="276" w:lineRule="auto"/>
              <w:rPr>
                <w:ins w:id="1930" w:author="Alvarenga, Agatha" w:date="2025-05-13T16:03:00Z"/>
                <w:rFonts w:cs="Arial"/>
                <w:sz w:val="14"/>
                <w:szCs w:val="14"/>
                <w:rPrChange w:id="1931" w:author="Chiarelo, Hugo" w:date="2025-11-03T10:58:00Z" w16du:dateUtc="2025-11-03T13:58:00Z">
                  <w:rPr>
                    <w:ins w:id="1932" w:author="Alvarenga, Agatha" w:date="2025-05-13T16:03:00Z"/>
                  </w:rPr>
                </w:rPrChange>
              </w:rPr>
              <w:pPrChange w:id="1933" w:author="Chiarelo, Hugo" w:date="2025-09-03T18:13:00Z" w16du:dateUtc="2025-09-03T21:13:00Z">
                <w:pPr>
                  <w:tabs>
                    <w:tab w:val="left" w:pos="3870"/>
                  </w:tabs>
                  <w:spacing w:line="276" w:lineRule="auto"/>
                  <w:jc w:val="center"/>
                </w:pPr>
              </w:pPrChange>
            </w:pPr>
            <w:ins w:id="1934" w:author="Alvarenga, Agatha" w:date="2025-05-13T16:03:00Z">
              <w:r w:rsidRPr="001F0A69">
                <w:rPr>
                  <w:rFonts w:cs="Arial"/>
                  <w:sz w:val="14"/>
                  <w:szCs w:val="14"/>
                  <w:rPrChange w:id="1935" w:author="Chiarelo, Hugo" w:date="2025-11-03T10:58:00Z" w16du:dateUtc="2025-11-03T13:58:00Z">
                    <w:rPr/>
                  </w:rPrChange>
                </w:rPr>
                <w:t>1</w:t>
              </w:r>
            </w:ins>
          </w:p>
        </w:tc>
        <w:tc>
          <w:tcPr>
            <w:tcW w:w="2332" w:type="dxa"/>
            <w:noWrap/>
            <w:hideMark/>
            <w:tcPrChange w:id="1936" w:author="Chiarelo, Hugo" w:date="2025-09-03T18:44:00Z" w16du:dateUtc="2025-09-03T21:44:00Z">
              <w:tcPr>
                <w:tcW w:w="236" w:type="dxa"/>
                <w:gridSpan w:val="2"/>
                <w:noWrap/>
                <w:hideMark/>
              </w:tcPr>
            </w:tcPrChange>
          </w:tcPr>
          <w:p w14:paraId="07BDF577" w14:textId="77777777" w:rsidR="00300400" w:rsidRPr="001F0A69" w:rsidRDefault="00300400">
            <w:pPr>
              <w:tabs>
                <w:tab w:val="left" w:pos="3870"/>
              </w:tabs>
              <w:spacing w:line="276" w:lineRule="auto"/>
              <w:rPr>
                <w:ins w:id="1937" w:author="Alvarenga, Agatha" w:date="2025-05-13T16:03:00Z"/>
                <w:rFonts w:cs="Arial"/>
                <w:sz w:val="14"/>
                <w:szCs w:val="14"/>
                <w:rPrChange w:id="1938" w:author="Chiarelo, Hugo" w:date="2025-11-03T10:58:00Z" w16du:dateUtc="2025-11-03T13:58:00Z">
                  <w:rPr>
                    <w:ins w:id="1939" w:author="Alvarenga, Agatha" w:date="2025-05-13T16:03:00Z"/>
                  </w:rPr>
                </w:rPrChange>
              </w:rPr>
              <w:pPrChange w:id="1940" w:author="Chiarelo, Hugo" w:date="2025-09-03T18:22:00Z" w16du:dateUtc="2025-09-03T21:22:00Z">
                <w:pPr>
                  <w:tabs>
                    <w:tab w:val="left" w:pos="3870"/>
                  </w:tabs>
                  <w:spacing w:line="276" w:lineRule="auto"/>
                  <w:jc w:val="center"/>
                </w:pPr>
              </w:pPrChange>
            </w:pPr>
            <w:ins w:id="1941" w:author="Alvarenga, Agatha" w:date="2025-05-13T16:03:00Z">
              <w:r w:rsidRPr="001F0A69">
                <w:rPr>
                  <w:rFonts w:cs="Arial"/>
                  <w:sz w:val="14"/>
                  <w:szCs w:val="14"/>
                  <w:rPrChange w:id="1942" w:author="Chiarelo, Hugo" w:date="2025-11-03T10:58:00Z" w16du:dateUtc="2025-11-03T13:58:00Z">
                    <w:rPr/>
                  </w:rPrChange>
                </w:rPr>
                <w:t>Mechanical failure</w:t>
              </w:r>
            </w:ins>
          </w:p>
        </w:tc>
        <w:tc>
          <w:tcPr>
            <w:tcW w:w="712" w:type="dxa"/>
            <w:noWrap/>
            <w:hideMark/>
            <w:tcPrChange w:id="1943" w:author="Chiarelo, Hugo" w:date="2025-09-03T18:44:00Z" w16du:dateUtc="2025-09-03T21:44:00Z">
              <w:tcPr>
                <w:tcW w:w="236" w:type="dxa"/>
                <w:gridSpan w:val="2"/>
                <w:noWrap/>
                <w:hideMark/>
              </w:tcPr>
            </w:tcPrChange>
          </w:tcPr>
          <w:p w14:paraId="1D7E7F25" w14:textId="77777777" w:rsidR="00300400" w:rsidRPr="001F0A69" w:rsidRDefault="00300400">
            <w:pPr>
              <w:tabs>
                <w:tab w:val="left" w:pos="3870"/>
              </w:tabs>
              <w:spacing w:line="276" w:lineRule="auto"/>
              <w:rPr>
                <w:ins w:id="1944" w:author="Alvarenga, Agatha" w:date="2025-05-13T16:03:00Z"/>
                <w:rFonts w:cs="Arial"/>
                <w:sz w:val="14"/>
                <w:szCs w:val="14"/>
                <w:rPrChange w:id="1945" w:author="Chiarelo, Hugo" w:date="2025-11-03T10:58:00Z" w16du:dateUtc="2025-11-03T13:58:00Z">
                  <w:rPr>
                    <w:ins w:id="1946" w:author="Alvarenga, Agatha" w:date="2025-05-13T16:03:00Z"/>
                  </w:rPr>
                </w:rPrChange>
              </w:rPr>
              <w:pPrChange w:id="1947" w:author="Chiarelo, Hugo" w:date="2025-09-03T18:44:00Z" w16du:dateUtc="2025-09-03T21:44:00Z">
                <w:pPr>
                  <w:tabs>
                    <w:tab w:val="left" w:pos="3870"/>
                  </w:tabs>
                  <w:spacing w:line="276" w:lineRule="auto"/>
                  <w:jc w:val="center"/>
                </w:pPr>
              </w:pPrChange>
            </w:pPr>
            <w:ins w:id="1948" w:author="Alvarenga, Agatha" w:date="2025-05-13T16:03:00Z">
              <w:r w:rsidRPr="001F0A69">
                <w:rPr>
                  <w:rFonts w:cs="Arial"/>
                  <w:sz w:val="14"/>
                  <w:szCs w:val="14"/>
                  <w:rPrChange w:id="1949" w:author="Chiarelo, Hugo" w:date="2025-11-03T10:58:00Z" w16du:dateUtc="2025-11-03T13:58:00Z">
                    <w:rPr/>
                  </w:rPrChange>
                </w:rPr>
                <w:t>1</w:t>
              </w:r>
            </w:ins>
          </w:p>
        </w:tc>
        <w:tc>
          <w:tcPr>
            <w:tcW w:w="1533" w:type="dxa"/>
            <w:noWrap/>
            <w:hideMark/>
            <w:tcPrChange w:id="1950" w:author="Chiarelo, Hugo" w:date="2025-09-03T18:44:00Z" w16du:dateUtc="2025-09-03T21:44:00Z">
              <w:tcPr>
                <w:tcW w:w="236" w:type="dxa"/>
                <w:gridSpan w:val="2"/>
                <w:noWrap/>
                <w:hideMark/>
              </w:tcPr>
            </w:tcPrChange>
          </w:tcPr>
          <w:p w14:paraId="18E068AA" w14:textId="77777777" w:rsidR="00300400" w:rsidRPr="001F0A69" w:rsidRDefault="00300400">
            <w:pPr>
              <w:tabs>
                <w:tab w:val="left" w:pos="3870"/>
              </w:tabs>
              <w:spacing w:line="276" w:lineRule="auto"/>
              <w:rPr>
                <w:ins w:id="1951" w:author="Alvarenga, Agatha" w:date="2025-05-13T16:03:00Z"/>
                <w:rFonts w:cs="Arial"/>
                <w:sz w:val="14"/>
                <w:szCs w:val="14"/>
                <w:rPrChange w:id="1952" w:author="Chiarelo, Hugo" w:date="2025-11-03T10:58:00Z" w16du:dateUtc="2025-11-03T13:58:00Z">
                  <w:rPr>
                    <w:ins w:id="1953" w:author="Alvarenga, Agatha" w:date="2025-05-13T16:03:00Z"/>
                  </w:rPr>
                </w:rPrChange>
              </w:rPr>
              <w:pPrChange w:id="1954" w:author="Chiarelo, Hugo" w:date="2025-09-03T18:13:00Z" w16du:dateUtc="2025-09-03T21:13:00Z">
                <w:pPr>
                  <w:tabs>
                    <w:tab w:val="left" w:pos="3870"/>
                  </w:tabs>
                  <w:spacing w:line="276" w:lineRule="auto"/>
                  <w:jc w:val="center"/>
                </w:pPr>
              </w:pPrChange>
            </w:pPr>
            <w:ins w:id="1955" w:author="Alvarenga, Agatha" w:date="2025-05-13T16:03:00Z">
              <w:r w:rsidRPr="001F0A69">
                <w:rPr>
                  <w:rFonts w:cs="Arial"/>
                  <w:sz w:val="14"/>
                  <w:szCs w:val="14"/>
                  <w:rPrChange w:id="1956" w:author="Chiarelo, Hugo" w:date="2025-11-03T10:58:00Z" w16du:dateUtc="2025-11-03T13:58:00Z">
                    <w:rPr/>
                  </w:rPrChange>
                </w:rPr>
                <w:t>General</w:t>
              </w:r>
            </w:ins>
          </w:p>
        </w:tc>
        <w:tc>
          <w:tcPr>
            <w:tcW w:w="3796" w:type="dxa"/>
            <w:noWrap/>
            <w:hideMark/>
            <w:tcPrChange w:id="1957" w:author="Chiarelo, Hugo" w:date="2025-09-03T18:44:00Z" w16du:dateUtc="2025-09-03T21:44:00Z">
              <w:tcPr>
                <w:tcW w:w="236" w:type="dxa"/>
                <w:gridSpan w:val="2"/>
                <w:noWrap/>
                <w:hideMark/>
              </w:tcPr>
            </w:tcPrChange>
          </w:tcPr>
          <w:p w14:paraId="741BFA67" w14:textId="77777777" w:rsidR="00300400" w:rsidRPr="001F0A69" w:rsidRDefault="00300400">
            <w:pPr>
              <w:tabs>
                <w:tab w:val="left" w:pos="3870"/>
              </w:tabs>
              <w:spacing w:line="276" w:lineRule="auto"/>
              <w:rPr>
                <w:ins w:id="1958" w:author="Alvarenga, Agatha" w:date="2025-05-13T16:03:00Z"/>
                <w:rFonts w:cs="Arial"/>
                <w:sz w:val="14"/>
                <w:szCs w:val="14"/>
                <w:rPrChange w:id="1959" w:author="Chiarelo, Hugo" w:date="2025-11-03T10:58:00Z" w16du:dateUtc="2025-11-03T13:58:00Z">
                  <w:rPr>
                    <w:ins w:id="1960" w:author="Alvarenga, Agatha" w:date="2025-05-13T16:03:00Z"/>
                  </w:rPr>
                </w:rPrChange>
              </w:rPr>
              <w:pPrChange w:id="1961" w:author="Chiarelo, Hugo" w:date="2025-09-03T18:13:00Z" w16du:dateUtc="2025-09-03T21:13:00Z">
                <w:pPr>
                  <w:tabs>
                    <w:tab w:val="left" w:pos="3870"/>
                  </w:tabs>
                  <w:spacing w:line="276" w:lineRule="auto"/>
                  <w:jc w:val="center"/>
                </w:pPr>
              </w:pPrChange>
            </w:pPr>
            <w:ins w:id="1962" w:author="Alvarenga, Agatha" w:date="2025-05-13T16:03:00Z">
              <w:r w:rsidRPr="001F0A69">
                <w:rPr>
                  <w:rFonts w:cs="Arial"/>
                  <w:sz w:val="14"/>
                  <w:szCs w:val="14"/>
                  <w:rPrChange w:id="1963" w:author="Chiarelo, Hugo" w:date="2025-11-03T10:58:00Z" w16du:dateUtc="2025-11-03T13:58:00Z">
                    <w:rPr/>
                  </w:rPrChange>
                </w:rPr>
                <w:t>A failure related to some mechanical defect but where no further details are known</w:t>
              </w:r>
            </w:ins>
          </w:p>
        </w:tc>
      </w:tr>
      <w:tr w:rsidR="008A026A" w:rsidRPr="001F0A69" w14:paraId="7EC9435D" w14:textId="77777777" w:rsidTr="00920895">
        <w:trPr>
          <w:trHeight w:val="250"/>
          <w:ins w:id="1964" w:author="Alvarenga, Agatha" w:date="2025-05-13T16:03:00Z"/>
          <w:trPrChange w:id="1965" w:author="Chiarelo, Hugo" w:date="2025-09-03T18:44:00Z" w16du:dateUtc="2025-09-03T21:44:00Z">
            <w:trPr>
              <w:gridAfter w:val="0"/>
              <w:trHeight w:val="250"/>
            </w:trPr>
          </w:trPrChange>
        </w:trPr>
        <w:tc>
          <w:tcPr>
            <w:tcW w:w="712" w:type="dxa"/>
            <w:noWrap/>
            <w:hideMark/>
            <w:tcPrChange w:id="1966" w:author="Chiarelo, Hugo" w:date="2025-09-03T18:44:00Z" w16du:dateUtc="2025-09-03T21:44:00Z">
              <w:tcPr>
                <w:tcW w:w="236" w:type="dxa"/>
                <w:noWrap/>
                <w:hideMark/>
              </w:tcPr>
            </w:tcPrChange>
          </w:tcPr>
          <w:p w14:paraId="0093EF85" w14:textId="77777777" w:rsidR="00300400" w:rsidRPr="001F0A69" w:rsidRDefault="00300400">
            <w:pPr>
              <w:tabs>
                <w:tab w:val="left" w:pos="3870"/>
              </w:tabs>
              <w:spacing w:line="276" w:lineRule="auto"/>
              <w:rPr>
                <w:ins w:id="1967" w:author="Alvarenga, Agatha" w:date="2025-05-13T16:03:00Z"/>
                <w:rFonts w:cs="Arial"/>
                <w:sz w:val="14"/>
                <w:szCs w:val="14"/>
                <w:rPrChange w:id="1968" w:author="Chiarelo, Hugo" w:date="2025-11-03T10:58:00Z" w16du:dateUtc="2025-11-03T13:58:00Z">
                  <w:rPr>
                    <w:ins w:id="1969" w:author="Alvarenga, Agatha" w:date="2025-05-13T16:03:00Z"/>
                  </w:rPr>
                </w:rPrChange>
              </w:rPr>
              <w:pPrChange w:id="1970" w:author="Chiarelo, Hugo" w:date="2025-09-03T18:13:00Z" w16du:dateUtc="2025-09-03T21:13:00Z">
                <w:pPr>
                  <w:tabs>
                    <w:tab w:val="left" w:pos="3870"/>
                  </w:tabs>
                  <w:spacing w:line="276" w:lineRule="auto"/>
                  <w:jc w:val="center"/>
                </w:pPr>
              </w:pPrChange>
            </w:pPr>
            <w:ins w:id="1971" w:author="Alvarenga, Agatha" w:date="2025-05-13T16:03:00Z">
              <w:r w:rsidRPr="001F0A69">
                <w:rPr>
                  <w:rFonts w:cs="Arial"/>
                  <w:sz w:val="14"/>
                  <w:szCs w:val="14"/>
                  <w:rPrChange w:id="1972" w:author="Chiarelo, Hugo" w:date="2025-11-03T10:58:00Z" w16du:dateUtc="2025-11-03T13:58:00Z">
                    <w:rPr/>
                  </w:rPrChange>
                </w:rPr>
                <w:t>1</w:t>
              </w:r>
            </w:ins>
          </w:p>
        </w:tc>
        <w:tc>
          <w:tcPr>
            <w:tcW w:w="2332" w:type="dxa"/>
            <w:noWrap/>
            <w:hideMark/>
            <w:tcPrChange w:id="1973" w:author="Chiarelo, Hugo" w:date="2025-09-03T18:44:00Z" w16du:dateUtc="2025-09-03T21:44:00Z">
              <w:tcPr>
                <w:tcW w:w="236" w:type="dxa"/>
                <w:gridSpan w:val="2"/>
                <w:noWrap/>
                <w:hideMark/>
              </w:tcPr>
            </w:tcPrChange>
          </w:tcPr>
          <w:p w14:paraId="465863B5" w14:textId="77777777" w:rsidR="00300400" w:rsidRPr="001F0A69" w:rsidRDefault="00300400">
            <w:pPr>
              <w:tabs>
                <w:tab w:val="left" w:pos="3870"/>
              </w:tabs>
              <w:spacing w:line="276" w:lineRule="auto"/>
              <w:rPr>
                <w:ins w:id="1974" w:author="Alvarenga, Agatha" w:date="2025-05-13T16:03:00Z"/>
                <w:rFonts w:cs="Arial"/>
                <w:sz w:val="14"/>
                <w:szCs w:val="14"/>
                <w:rPrChange w:id="1975" w:author="Chiarelo, Hugo" w:date="2025-11-03T10:58:00Z" w16du:dateUtc="2025-11-03T13:58:00Z">
                  <w:rPr>
                    <w:ins w:id="1976" w:author="Alvarenga, Agatha" w:date="2025-05-13T16:03:00Z"/>
                  </w:rPr>
                </w:rPrChange>
              </w:rPr>
              <w:pPrChange w:id="1977" w:author="Chiarelo, Hugo" w:date="2025-09-03T18:22:00Z" w16du:dateUtc="2025-09-03T21:22:00Z">
                <w:pPr>
                  <w:tabs>
                    <w:tab w:val="left" w:pos="3870"/>
                  </w:tabs>
                  <w:spacing w:line="276" w:lineRule="auto"/>
                  <w:jc w:val="center"/>
                </w:pPr>
              </w:pPrChange>
            </w:pPr>
            <w:ins w:id="1978" w:author="Alvarenga, Agatha" w:date="2025-05-13T16:03:00Z">
              <w:r w:rsidRPr="001F0A69">
                <w:rPr>
                  <w:rFonts w:cs="Arial"/>
                  <w:sz w:val="14"/>
                  <w:szCs w:val="14"/>
                  <w:rPrChange w:id="1979" w:author="Chiarelo, Hugo" w:date="2025-11-03T10:58:00Z" w16du:dateUtc="2025-11-03T13:58:00Z">
                    <w:rPr/>
                  </w:rPrChange>
                </w:rPr>
                <w:t>Mechanical failure</w:t>
              </w:r>
            </w:ins>
          </w:p>
        </w:tc>
        <w:tc>
          <w:tcPr>
            <w:tcW w:w="712" w:type="dxa"/>
            <w:noWrap/>
            <w:hideMark/>
            <w:tcPrChange w:id="1980" w:author="Chiarelo, Hugo" w:date="2025-09-03T18:44:00Z" w16du:dateUtc="2025-09-03T21:44:00Z">
              <w:tcPr>
                <w:tcW w:w="236" w:type="dxa"/>
                <w:gridSpan w:val="2"/>
                <w:noWrap/>
                <w:hideMark/>
              </w:tcPr>
            </w:tcPrChange>
          </w:tcPr>
          <w:p w14:paraId="47F5FEE8" w14:textId="77777777" w:rsidR="00300400" w:rsidRPr="001F0A69" w:rsidRDefault="00300400">
            <w:pPr>
              <w:tabs>
                <w:tab w:val="left" w:pos="3870"/>
              </w:tabs>
              <w:spacing w:line="276" w:lineRule="auto"/>
              <w:rPr>
                <w:ins w:id="1981" w:author="Alvarenga, Agatha" w:date="2025-05-13T16:03:00Z"/>
                <w:rFonts w:cs="Arial"/>
                <w:sz w:val="14"/>
                <w:szCs w:val="14"/>
                <w:rPrChange w:id="1982" w:author="Chiarelo, Hugo" w:date="2025-11-03T10:58:00Z" w16du:dateUtc="2025-11-03T13:58:00Z">
                  <w:rPr>
                    <w:ins w:id="1983" w:author="Alvarenga, Agatha" w:date="2025-05-13T16:03:00Z"/>
                  </w:rPr>
                </w:rPrChange>
              </w:rPr>
              <w:pPrChange w:id="1984" w:author="Chiarelo, Hugo" w:date="2025-09-03T18:13:00Z" w16du:dateUtc="2025-09-03T21:13:00Z">
                <w:pPr>
                  <w:tabs>
                    <w:tab w:val="left" w:pos="3870"/>
                  </w:tabs>
                  <w:spacing w:line="276" w:lineRule="auto"/>
                  <w:jc w:val="center"/>
                </w:pPr>
              </w:pPrChange>
            </w:pPr>
            <w:ins w:id="1985" w:author="Alvarenga, Agatha" w:date="2025-05-13T16:03:00Z">
              <w:r w:rsidRPr="001F0A69">
                <w:rPr>
                  <w:rFonts w:cs="Arial"/>
                  <w:sz w:val="14"/>
                  <w:szCs w:val="14"/>
                  <w:rPrChange w:id="1986" w:author="Chiarelo, Hugo" w:date="2025-11-03T10:58:00Z" w16du:dateUtc="2025-11-03T13:58:00Z">
                    <w:rPr/>
                  </w:rPrChange>
                </w:rPr>
                <w:t>1.1</w:t>
              </w:r>
            </w:ins>
          </w:p>
        </w:tc>
        <w:tc>
          <w:tcPr>
            <w:tcW w:w="1533" w:type="dxa"/>
            <w:noWrap/>
            <w:hideMark/>
            <w:tcPrChange w:id="1987" w:author="Chiarelo, Hugo" w:date="2025-09-03T18:44:00Z" w16du:dateUtc="2025-09-03T21:44:00Z">
              <w:tcPr>
                <w:tcW w:w="236" w:type="dxa"/>
                <w:gridSpan w:val="2"/>
                <w:noWrap/>
                <w:hideMark/>
              </w:tcPr>
            </w:tcPrChange>
          </w:tcPr>
          <w:p w14:paraId="4340DBA7" w14:textId="77777777" w:rsidR="00300400" w:rsidRPr="001F0A69" w:rsidRDefault="00300400">
            <w:pPr>
              <w:tabs>
                <w:tab w:val="left" w:pos="3870"/>
              </w:tabs>
              <w:spacing w:line="276" w:lineRule="auto"/>
              <w:rPr>
                <w:ins w:id="1988" w:author="Alvarenga, Agatha" w:date="2025-05-13T16:03:00Z"/>
                <w:rFonts w:cs="Arial"/>
                <w:sz w:val="14"/>
                <w:szCs w:val="14"/>
                <w:rPrChange w:id="1989" w:author="Chiarelo, Hugo" w:date="2025-11-03T10:58:00Z" w16du:dateUtc="2025-11-03T13:58:00Z">
                  <w:rPr>
                    <w:ins w:id="1990" w:author="Alvarenga, Agatha" w:date="2025-05-13T16:03:00Z"/>
                  </w:rPr>
                </w:rPrChange>
              </w:rPr>
              <w:pPrChange w:id="1991" w:author="Chiarelo, Hugo" w:date="2025-09-03T18:13:00Z" w16du:dateUtc="2025-09-03T21:13:00Z">
                <w:pPr>
                  <w:tabs>
                    <w:tab w:val="left" w:pos="3870"/>
                  </w:tabs>
                  <w:spacing w:line="276" w:lineRule="auto"/>
                  <w:jc w:val="center"/>
                </w:pPr>
              </w:pPrChange>
            </w:pPr>
            <w:ins w:id="1992" w:author="Alvarenga, Agatha" w:date="2025-05-13T16:03:00Z">
              <w:r w:rsidRPr="001F0A69">
                <w:rPr>
                  <w:rFonts w:cs="Arial"/>
                  <w:sz w:val="14"/>
                  <w:szCs w:val="14"/>
                  <w:rPrChange w:id="1993" w:author="Chiarelo, Hugo" w:date="2025-11-03T10:58:00Z" w16du:dateUtc="2025-11-03T13:58:00Z">
                    <w:rPr/>
                  </w:rPrChange>
                </w:rPr>
                <w:t>Leakage</w:t>
              </w:r>
            </w:ins>
          </w:p>
        </w:tc>
        <w:tc>
          <w:tcPr>
            <w:tcW w:w="3796" w:type="dxa"/>
            <w:noWrap/>
            <w:hideMark/>
            <w:tcPrChange w:id="1994" w:author="Chiarelo, Hugo" w:date="2025-09-03T18:44:00Z" w16du:dateUtc="2025-09-03T21:44:00Z">
              <w:tcPr>
                <w:tcW w:w="236" w:type="dxa"/>
                <w:gridSpan w:val="2"/>
                <w:noWrap/>
                <w:hideMark/>
              </w:tcPr>
            </w:tcPrChange>
          </w:tcPr>
          <w:p w14:paraId="2A37798D" w14:textId="77777777" w:rsidR="00300400" w:rsidRPr="001F0A69" w:rsidRDefault="00300400">
            <w:pPr>
              <w:tabs>
                <w:tab w:val="left" w:pos="3870"/>
              </w:tabs>
              <w:spacing w:line="276" w:lineRule="auto"/>
              <w:rPr>
                <w:ins w:id="1995" w:author="Alvarenga, Agatha" w:date="2025-05-13T16:03:00Z"/>
                <w:rFonts w:cs="Arial"/>
                <w:sz w:val="14"/>
                <w:szCs w:val="14"/>
                <w:rPrChange w:id="1996" w:author="Chiarelo, Hugo" w:date="2025-11-03T10:58:00Z" w16du:dateUtc="2025-11-03T13:58:00Z">
                  <w:rPr>
                    <w:ins w:id="1997" w:author="Alvarenga, Agatha" w:date="2025-05-13T16:03:00Z"/>
                  </w:rPr>
                </w:rPrChange>
              </w:rPr>
              <w:pPrChange w:id="1998" w:author="Chiarelo, Hugo" w:date="2025-09-03T18:13:00Z" w16du:dateUtc="2025-09-03T21:13:00Z">
                <w:pPr>
                  <w:tabs>
                    <w:tab w:val="left" w:pos="3870"/>
                  </w:tabs>
                  <w:spacing w:line="276" w:lineRule="auto"/>
                  <w:jc w:val="center"/>
                </w:pPr>
              </w:pPrChange>
            </w:pPr>
            <w:ins w:id="1999" w:author="Alvarenga, Agatha" w:date="2025-05-13T16:03:00Z">
              <w:r w:rsidRPr="001F0A69">
                <w:rPr>
                  <w:rFonts w:cs="Arial"/>
                  <w:sz w:val="14"/>
                  <w:szCs w:val="14"/>
                  <w:rPrChange w:id="2000" w:author="Chiarelo, Hugo" w:date="2025-11-03T10:58:00Z" w16du:dateUtc="2025-11-03T13:58:00Z">
                    <w:rPr/>
                  </w:rPrChange>
                </w:rPr>
                <w:t>External and internal leakage, either liquids or gases...</w:t>
              </w:r>
            </w:ins>
          </w:p>
        </w:tc>
      </w:tr>
      <w:tr w:rsidR="008A026A" w:rsidRPr="001F0A69" w14:paraId="5FB86761" w14:textId="77777777" w:rsidTr="00920895">
        <w:trPr>
          <w:trHeight w:val="250"/>
          <w:ins w:id="2001" w:author="Alvarenga, Agatha" w:date="2025-05-13T16:03:00Z"/>
          <w:trPrChange w:id="2002" w:author="Chiarelo, Hugo" w:date="2025-09-03T18:44:00Z" w16du:dateUtc="2025-09-03T21:44:00Z">
            <w:trPr>
              <w:gridAfter w:val="0"/>
              <w:trHeight w:val="250"/>
            </w:trPr>
          </w:trPrChange>
        </w:trPr>
        <w:tc>
          <w:tcPr>
            <w:tcW w:w="712" w:type="dxa"/>
            <w:noWrap/>
            <w:hideMark/>
            <w:tcPrChange w:id="2003" w:author="Chiarelo, Hugo" w:date="2025-09-03T18:44:00Z" w16du:dateUtc="2025-09-03T21:44:00Z">
              <w:tcPr>
                <w:tcW w:w="236" w:type="dxa"/>
                <w:noWrap/>
                <w:hideMark/>
              </w:tcPr>
            </w:tcPrChange>
          </w:tcPr>
          <w:p w14:paraId="5D87814B" w14:textId="77777777" w:rsidR="00300400" w:rsidRPr="001F0A69" w:rsidRDefault="00300400">
            <w:pPr>
              <w:tabs>
                <w:tab w:val="left" w:pos="3870"/>
              </w:tabs>
              <w:spacing w:line="276" w:lineRule="auto"/>
              <w:rPr>
                <w:ins w:id="2004" w:author="Alvarenga, Agatha" w:date="2025-05-13T16:03:00Z"/>
                <w:rFonts w:cs="Arial"/>
                <w:sz w:val="14"/>
                <w:szCs w:val="14"/>
                <w:rPrChange w:id="2005" w:author="Chiarelo, Hugo" w:date="2025-11-03T10:58:00Z" w16du:dateUtc="2025-11-03T13:58:00Z">
                  <w:rPr>
                    <w:ins w:id="2006" w:author="Alvarenga, Agatha" w:date="2025-05-13T16:03:00Z"/>
                  </w:rPr>
                </w:rPrChange>
              </w:rPr>
              <w:pPrChange w:id="2007" w:author="Chiarelo, Hugo" w:date="2025-09-03T18:13:00Z" w16du:dateUtc="2025-09-03T21:13:00Z">
                <w:pPr>
                  <w:tabs>
                    <w:tab w:val="left" w:pos="3870"/>
                  </w:tabs>
                  <w:spacing w:line="276" w:lineRule="auto"/>
                  <w:jc w:val="center"/>
                </w:pPr>
              </w:pPrChange>
            </w:pPr>
            <w:ins w:id="2008" w:author="Alvarenga, Agatha" w:date="2025-05-13T16:03:00Z">
              <w:r w:rsidRPr="001F0A69">
                <w:rPr>
                  <w:rFonts w:cs="Arial"/>
                  <w:sz w:val="14"/>
                  <w:szCs w:val="14"/>
                  <w:rPrChange w:id="2009" w:author="Chiarelo, Hugo" w:date="2025-11-03T10:58:00Z" w16du:dateUtc="2025-11-03T13:58:00Z">
                    <w:rPr/>
                  </w:rPrChange>
                </w:rPr>
                <w:t>1</w:t>
              </w:r>
            </w:ins>
          </w:p>
        </w:tc>
        <w:tc>
          <w:tcPr>
            <w:tcW w:w="2332" w:type="dxa"/>
            <w:noWrap/>
            <w:hideMark/>
            <w:tcPrChange w:id="2010" w:author="Chiarelo, Hugo" w:date="2025-09-03T18:44:00Z" w16du:dateUtc="2025-09-03T21:44:00Z">
              <w:tcPr>
                <w:tcW w:w="236" w:type="dxa"/>
                <w:gridSpan w:val="2"/>
                <w:noWrap/>
                <w:hideMark/>
              </w:tcPr>
            </w:tcPrChange>
          </w:tcPr>
          <w:p w14:paraId="3277F450" w14:textId="77777777" w:rsidR="00300400" w:rsidRPr="001F0A69" w:rsidRDefault="00300400">
            <w:pPr>
              <w:tabs>
                <w:tab w:val="left" w:pos="3870"/>
              </w:tabs>
              <w:spacing w:line="276" w:lineRule="auto"/>
              <w:rPr>
                <w:ins w:id="2011" w:author="Alvarenga, Agatha" w:date="2025-05-13T16:03:00Z"/>
                <w:rFonts w:cs="Arial"/>
                <w:sz w:val="14"/>
                <w:szCs w:val="14"/>
                <w:rPrChange w:id="2012" w:author="Chiarelo, Hugo" w:date="2025-11-03T10:58:00Z" w16du:dateUtc="2025-11-03T13:58:00Z">
                  <w:rPr>
                    <w:ins w:id="2013" w:author="Alvarenga, Agatha" w:date="2025-05-13T16:03:00Z"/>
                  </w:rPr>
                </w:rPrChange>
              </w:rPr>
              <w:pPrChange w:id="2014" w:author="Chiarelo, Hugo" w:date="2025-09-03T18:22:00Z" w16du:dateUtc="2025-09-03T21:22:00Z">
                <w:pPr>
                  <w:tabs>
                    <w:tab w:val="left" w:pos="3870"/>
                  </w:tabs>
                  <w:spacing w:line="276" w:lineRule="auto"/>
                  <w:jc w:val="center"/>
                </w:pPr>
              </w:pPrChange>
            </w:pPr>
            <w:ins w:id="2015" w:author="Alvarenga, Agatha" w:date="2025-05-13T16:03:00Z">
              <w:r w:rsidRPr="001F0A69">
                <w:rPr>
                  <w:rFonts w:cs="Arial"/>
                  <w:sz w:val="14"/>
                  <w:szCs w:val="14"/>
                  <w:rPrChange w:id="2016" w:author="Chiarelo, Hugo" w:date="2025-11-03T10:58:00Z" w16du:dateUtc="2025-11-03T13:58:00Z">
                    <w:rPr/>
                  </w:rPrChange>
                </w:rPr>
                <w:t>Mechanical failure</w:t>
              </w:r>
            </w:ins>
          </w:p>
        </w:tc>
        <w:tc>
          <w:tcPr>
            <w:tcW w:w="712" w:type="dxa"/>
            <w:noWrap/>
            <w:hideMark/>
            <w:tcPrChange w:id="2017" w:author="Chiarelo, Hugo" w:date="2025-09-03T18:44:00Z" w16du:dateUtc="2025-09-03T21:44:00Z">
              <w:tcPr>
                <w:tcW w:w="236" w:type="dxa"/>
                <w:gridSpan w:val="2"/>
                <w:noWrap/>
                <w:hideMark/>
              </w:tcPr>
            </w:tcPrChange>
          </w:tcPr>
          <w:p w14:paraId="3EE46147" w14:textId="77777777" w:rsidR="00300400" w:rsidRPr="001F0A69" w:rsidRDefault="00300400">
            <w:pPr>
              <w:tabs>
                <w:tab w:val="left" w:pos="3870"/>
              </w:tabs>
              <w:spacing w:line="276" w:lineRule="auto"/>
              <w:rPr>
                <w:ins w:id="2018" w:author="Alvarenga, Agatha" w:date="2025-05-13T16:03:00Z"/>
                <w:rFonts w:cs="Arial"/>
                <w:sz w:val="14"/>
                <w:szCs w:val="14"/>
                <w:rPrChange w:id="2019" w:author="Chiarelo, Hugo" w:date="2025-11-03T10:58:00Z" w16du:dateUtc="2025-11-03T13:58:00Z">
                  <w:rPr>
                    <w:ins w:id="2020" w:author="Alvarenga, Agatha" w:date="2025-05-13T16:03:00Z"/>
                  </w:rPr>
                </w:rPrChange>
              </w:rPr>
              <w:pPrChange w:id="2021" w:author="Chiarelo, Hugo" w:date="2025-09-03T18:13:00Z" w16du:dateUtc="2025-09-03T21:13:00Z">
                <w:pPr>
                  <w:tabs>
                    <w:tab w:val="left" w:pos="3870"/>
                  </w:tabs>
                  <w:spacing w:line="276" w:lineRule="auto"/>
                  <w:jc w:val="center"/>
                </w:pPr>
              </w:pPrChange>
            </w:pPr>
            <w:ins w:id="2022" w:author="Alvarenga, Agatha" w:date="2025-05-13T16:03:00Z">
              <w:r w:rsidRPr="001F0A69">
                <w:rPr>
                  <w:rFonts w:cs="Arial"/>
                  <w:sz w:val="14"/>
                  <w:szCs w:val="14"/>
                  <w:rPrChange w:id="2023" w:author="Chiarelo, Hugo" w:date="2025-11-03T10:58:00Z" w16du:dateUtc="2025-11-03T13:58:00Z">
                    <w:rPr/>
                  </w:rPrChange>
                </w:rPr>
                <w:t>1.2</w:t>
              </w:r>
            </w:ins>
          </w:p>
        </w:tc>
        <w:tc>
          <w:tcPr>
            <w:tcW w:w="1533" w:type="dxa"/>
            <w:noWrap/>
            <w:hideMark/>
            <w:tcPrChange w:id="2024" w:author="Chiarelo, Hugo" w:date="2025-09-03T18:44:00Z" w16du:dateUtc="2025-09-03T21:44:00Z">
              <w:tcPr>
                <w:tcW w:w="236" w:type="dxa"/>
                <w:gridSpan w:val="2"/>
                <w:noWrap/>
                <w:hideMark/>
              </w:tcPr>
            </w:tcPrChange>
          </w:tcPr>
          <w:p w14:paraId="5A74ADD1" w14:textId="77777777" w:rsidR="00300400" w:rsidRPr="001F0A69" w:rsidRDefault="00300400">
            <w:pPr>
              <w:tabs>
                <w:tab w:val="left" w:pos="3870"/>
              </w:tabs>
              <w:spacing w:line="276" w:lineRule="auto"/>
              <w:rPr>
                <w:ins w:id="2025" w:author="Alvarenga, Agatha" w:date="2025-05-13T16:03:00Z"/>
                <w:rFonts w:cs="Arial"/>
                <w:sz w:val="14"/>
                <w:szCs w:val="14"/>
                <w:rPrChange w:id="2026" w:author="Chiarelo, Hugo" w:date="2025-11-03T10:58:00Z" w16du:dateUtc="2025-11-03T13:58:00Z">
                  <w:rPr>
                    <w:ins w:id="2027" w:author="Alvarenga, Agatha" w:date="2025-05-13T16:03:00Z"/>
                  </w:rPr>
                </w:rPrChange>
              </w:rPr>
              <w:pPrChange w:id="2028" w:author="Chiarelo, Hugo" w:date="2025-09-03T18:13:00Z" w16du:dateUtc="2025-09-03T21:13:00Z">
                <w:pPr>
                  <w:tabs>
                    <w:tab w:val="left" w:pos="3870"/>
                  </w:tabs>
                  <w:spacing w:line="276" w:lineRule="auto"/>
                  <w:jc w:val="center"/>
                </w:pPr>
              </w:pPrChange>
            </w:pPr>
            <w:ins w:id="2029" w:author="Alvarenga, Agatha" w:date="2025-05-13T16:03:00Z">
              <w:r w:rsidRPr="001F0A69">
                <w:rPr>
                  <w:rFonts w:cs="Arial"/>
                  <w:sz w:val="14"/>
                  <w:szCs w:val="14"/>
                  <w:rPrChange w:id="2030" w:author="Chiarelo, Hugo" w:date="2025-11-03T10:58:00Z" w16du:dateUtc="2025-11-03T13:58:00Z">
                    <w:rPr/>
                  </w:rPrChange>
                </w:rPr>
                <w:t>Vibration</w:t>
              </w:r>
            </w:ins>
          </w:p>
        </w:tc>
        <w:tc>
          <w:tcPr>
            <w:tcW w:w="3796" w:type="dxa"/>
            <w:noWrap/>
            <w:hideMark/>
            <w:tcPrChange w:id="2031" w:author="Chiarelo, Hugo" w:date="2025-09-03T18:44:00Z" w16du:dateUtc="2025-09-03T21:44:00Z">
              <w:tcPr>
                <w:tcW w:w="236" w:type="dxa"/>
                <w:gridSpan w:val="2"/>
                <w:noWrap/>
                <w:hideMark/>
              </w:tcPr>
            </w:tcPrChange>
          </w:tcPr>
          <w:p w14:paraId="493D20A3" w14:textId="77777777" w:rsidR="00300400" w:rsidRPr="001F0A69" w:rsidRDefault="00300400">
            <w:pPr>
              <w:tabs>
                <w:tab w:val="left" w:pos="3870"/>
              </w:tabs>
              <w:spacing w:line="276" w:lineRule="auto"/>
              <w:rPr>
                <w:ins w:id="2032" w:author="Alvarenga, Agatha" w:date="2025-05-13T16:03:00Z"/>
                <w:rFonts w:cs="Arial"/>
                <w:sz w:val="14"/>
                <w:szCs w:val="14"/>
                <w:rPrChange w:id="2033" w:author="Chiarelo, Hugo" w:date="2025-11-03T10:58:00Z" w16du:dateUtc="2025-11-03T13:58:00Z">
                  <w:rPr>
                    <w:ins w:id="2034" w:author="Alvarenga, Agatha" w:date="2025-05-13T16:03:00Z"/>
                  </w:rPr>
                </w:rPrChange>
              </w:rPr>
              <w:pPrChange w:id="2035" w:author="Chiarelo, Hugo" w:date="2025-09-03T18:14:00Z" w16du:dateUtc="2025-09-03T21:14:00Z">
                <w:pPr>
                  <w:tabs>
                    <w:tab w:val="left" w:pos="3870"/>
                  </w:tabs>
                  <w:spacing w:line="276" w:lineRule="auto"/>
                  <w:jc w:val="center"/>
                </w:pPr>
              </w:pPrChange>
            </w:pPr>
            <w:ins w:id="2036" w:author="Alvarenga, Agatha" w:date="2025-05-13T16:03:00Z">
              <w:r w:rsidRPr="001F0A69">
                <w:rPr>
                  <w:rFonts w:cs="Arial"/>
                  <w:sz w:val="14"/>
                  <w:szCs w:val="14"/>
                  <w:rPrChange w:id="2037" w:author="Chiarelo, Hugo" w:date="2025-11-03T10:58:00Z" w16du:dateUtc="2025-11-03T13:58:00Z">
                    <w:rPr/>
                  </w:rPrChange>
                </w:rPr>
                <w:t>Abnormal vibration...</w:t>
              </w:r>
            </w:ins>
          </w:p>
        </w:tc>
      </w:tr>
      <w:tr w:rsidR="008A026A" w:rsidRPr="001F0A69" w14:paraId="06C9D84E" w14:textId="77777777" w:rsidTr="00920895">
        <w:trPr>
          <w:trHeight w:val="250"/>
          <w:ins w:id="2038" w:author="Alvarenga, Agatha" w:date="2025-05-13T16:03:00Z"/>
          <w:trPrChange w:id="2039" w:author="Chiarelo, Hugo" w:date="2025-09-03T18:44:00Z" w16du:dateUtc="2025-09-03T21:44:00Z">
            <w:trPr>
              <w:gridAfter w:val="0"/>
              <w:trHeight w:val="250"/>
            </w:trPr>
          </w:trPrChange>
        </w:trPr>
        <w:tc>
          <w:tcPr>
            <w:tcW w:w="712" w:type="dxa"/>
            <w:noWrap/>
            <w:hideMark/>
            <w:tcPrChange w:id="2040" w:author="Chiarelo, Hugo" w:date="2025-09-03T18:44:00Z" w16du:dateUtc="2025-09-03T21:44:00Z">
              <w:tcPr>
                <w:tcW w:w="236" w:type="dxa"/>
                <w:noWrap/>
                <w:hideMark/>
              </w:tcPr>
            </w:tcPrChange>
          </w:tcPr>
          <w:p w14:paraId="03CFDE18" w14:textId="77777777" w:rsidR="00300400" w:rsidRPr="001F0A69" w:rsidRDefault="00300400">
            <w:pPr>
              <w:tabs>
                <w:tab w:val="left" w:pos="3870"/>
              </w:tabs>
              <w:spacing w:line="276" w:lineRule="auto"/>
              <w:rPr>
                <w:ins w:id="2041" w:author="Alvarenga, Agatha" w:date="2025-05-13T16:03:00Z"/>
                <w:rFonts w:cs="Arial"/>
                <w:sz w:val="14"/>
                <w:szCs w:val="14"/>
                <w:rPrChange w:id="2042" w:author="Chiarelo, Hugo" w:date="2025-11-03T10:58:00Z" w16du:dateUtc="2025-11-03T13:58:00Z">
                  <w:rPr>
                    <w:ins w:id="2043" w:author="Alvarenga, Agatha" w:date="2025-05-13T16:03:00Z"/>
                  </w:rPr>
                </w:rPrChange>
              </w:rPr>
              <w:pPrChange w:id="2044" w:author="Chiarelo, Hugo" w:date="2025-09-03T18:13:00Z" w16du:dateUtc="2025-09-03T21:13:00Z">
                <w:pPr>
                  <w:tabs>
                    <w:tab w:val="left" w:pos="3870"/>
                  </w:tabs>
                  <w:spacing w:line="276" w:lineRule="auto"/>
                  <w:jc w:val="center"/>
                </w:pPr>
              </w:pPrChange>
            </w:pPr>
            <w:ins w:id="2045" w:author="Alvarenga, Agatha" w:date="2025-05-13T16:03:00Z">
              <w:r w:rsidRPr="001F0A69">
                <w:rPr>
                  <w:rFonts w:cs="Arial"/>
                  <w:sz w:val="14"/>
                  <w:szCs w:val="14"/>
                  <w:rPrChange w:id="2046" w:author="Chiarelo, Hugo" w:date="2025-11-03T10:58:00Z" w16du:dateUtc="2025-11-03T13:58:00Z">
                    <w:rPr/>
                  </w:rPrChange>
                </w:rPr>
                <w:t>1</w:t>
              </w:r>
            </w:ins>
          </w:p>
        </w:tc>
        <w:tc>
          <w:tcPr>
            <w:tcW w:w="2332" w:type="dxa"/>
            <w:noWrap/>
            <w:hideMark/>
            <w:tcPrChange w:id="2047" w:author="Chiarelo, Hugo" w:date="2025-09-03T18:44:00Z" w16du:dateUtc="2025-09-03T21:44:00Z">
              <w:tcPr>
                <w:tcW w:w="236" w:type="dxa"/>
                <w:gridSpan w:val="2"/>
                <w:noWrap/>
                <w:hideMark/>
              </w:tcPr>
            </w:tcPrChange>
          </w:tcPr>
          <w:p w14:paraId="5887FEDB" w14:textId="77777777" w:rsidR="00300400" w:rsidRPr="001F0A69" w:rsidRDefault="00300400">
            <w:pPr>
              <w:tabs>
                <w:tab w:val="left" w:pos="3870"/>
              </w:tabs>
              <w:spacing w:line="276" w:lineRule="auto"/>
              <w:rPr>
                <w:ins w:id="2048" w:author="Alvarenga, Agatha" w:date="2025-05-13T16:03:00Z"/>
                <w:rFonts w:cs="Arial"/>
                <w:sz w:val="14"/>
                <w:szCs w:val="14"/>
                <w:rPrChange w:id="2049" w:author="Chiarelo, Hugo" w:date="2025-11-03T10:58:00Z" w16du:dateUtc="2025-11-03T13:58:00Z">
                  <w:rPr>
                    <w:ins w:id="2050" w:author="Alvarenga, Agatha" w:date="2025-05-13T16:03:00Z"/>
                  </w:rPr>
                </w:rPrChange>
              </w:rPr>
              <w:pPrChange w:id="2051" w:author="Chiarelo, Hugo" w:date="2025-09-03T18:22:00Z" w16du:dateUtc="2025-09-03T21:22:00Z">
                <w:pPr>
                  <w:tabs>
                    <w:tab w:val="left" w:pos="3870"/>
                  </w:tabs>
                  <w:spacing w:line="276" w:lineRule="auto"/>
                  <w:jc w:val="center"/>
                </w:pPr>
              </w:pPrChange>
            </w:pPr>
            <w:ins w:id="2052" w:author="Alvarenga, Agatha" w:date="2025-05-13T16:03:00Z">
              <w:r w:rsidRPr="001F0A69">
                <w:rPr>
                  <w:rFonts w:cs="Arial"/>
                  <w:sz w:val="14"/>
                  <w:szCs w:val="14"/>
                  <w:rPrChange w:id="2053" w:author="Chiarelo, Hugo" w:date="2025-11-03T10:58:00Z" w16du:dateUtc="2025-11-03T13:58:00Z">
                    <w:rPr/>
                  </w:rPrChange>
                </w:rPr>
                <w:t>Mechanical failure</w:t>
              </w:r>
            </w:ins>
          </w:p>
        </w:tc>
        <w:tc>
          <w:tcPr>
            <w:tcW w:w="712" w:type="dxa"/>
            <w:noWrap/>
            <w:hideMark/>
            <w:tcPrChange w:id="2054" w:author="Chiarelo, Hugo" w:date="2025-09-03T18:44:00Z" w16du:dateUtc="2025-09-03T21:44:00Z">
              <w:tcPr>
                <w:tcW w:w="236" w:type="dxa"/>
                <w:gridSpan w:val="2"/>
                <w:noWrap/>
                <w:hideMark/>
              </w:tcPr>
            </w:tcPrChange>
          </w:tcPr>
          <w:p w14:paraId="744903FA" w14:textId="77777777" w:rsidR="00300400" w:rsidRPr="001F0A69" w:rsidRDefault="00300400">
            <w:pPr>
              <w:tabs>
                <w:tab w:val="left" w:pos="3870"/>
              </w:tabs>
              <w:spacing w:line="276" w:lineRule="auto"/>
              <w:rPr>
                <w:ins w:id="2055" w:author="Alvarenga, Agatha" w:date="2025-05-13T16:03:00Z"/>
                <w:rFonts w:cs="Arial"/>
                <w:sz w:val="14"/>
                <w:szCs w:val="14"/>
                <w:rPrChange w:id="2056" w:author="Chiarelo, Hugo" w:date="2025-11-03T10:58:00Z" w16du:dateUtc="2025-11-03T13:58:00Z">
                  <w:rPr>
                    <w:ins w:id="2057" w:author="Alvarenga, Agatha" w:date="2025-05-13T16:03:00Z"/>
                  </w:rPr>
                </w:rPrChange>
              </w:rPr>
              <w:pPrChange w:id="2058" w:author="Chiarelo, Hugo" w:date="2025-09-03T18:13:00Z" w16du:dateUtc="2025-09-03T21:13:00Z">
                <w:pPr>
                  <w:tabs>
                    <w:tab w:val="left" w:pos="3870"/>
                  </w:tabs>
                  <w:spacing w:line="276" w:lineRule="auto"/>
                  <w:jc w:val="center"/>
                </w:pPr>
              </w:pPrChange>
            </w:pPr>
            <w:ins w:id="2059" w:author="Alvarenga, Agatha" w:date="2025-05-13T16:03:00Z">
              <w:r w:rsidRPr="001F0A69">
                <w:rPr>
                  <w:rFonts w:cs="Arial"/>
                  <w:sz w:val="14"/>
                  <w:szCs w:val="14"/>
                  <w:rPrChange w:id="2060" w:author="Chiarelo, Hugo" w:date="2025-11-03T10:58:00Z" w16du:dateUtc="2025-11-03T13:58:00Z">
                    <w:rPr/>
                  </w:rPrChange>
                </w:rPr>
                <w:t>1.3</w:t>
              </w:r>
            </w:ins>
          </w:p>
        </w:tc>
        <w:tc>
          <w:tcPr>
            <w:tcW w:w="1533" w:type="dxa"/>
            <w:noWrap/>
            <w:hideMark/>
            <w:tcPrChange w:id="2061" w:author="Chiarelo, Hugo" w:date="2025-09-03T18:44:00Z" w16du:dateUtc="2025-09-03T21:44:00Z">
              <w:tcPr>
                <w:tcW w:w="236" w:type="dxa"/>
                <w:gridSpan w:val="2"/>
                <w:noWrap/>
                <w:hideMark/>
              </w:tcPr>
            </w:tcPrChange>
          </w:tcPr>
          <w:p w14:paraId="302A87A8" w14:textId="77777777" w:rsidR="00300400" w:rsidRPr="001F0A69" w:rsidRDefault="00300400">
            <w:pPr>
              <w:tabs>
                <w:tab w:val="left" w:pos="3870"/>
              </w:tabs>
              <w:spacing w:line="276" w:lineRule="auto"/>
              <w:rPr>
                <w:ins w:id="2062" w:author="Alvarenga, Agatha" w:date="2025-05-13T16:03:00Z"/>
                <w:rFonts w:cs="Arial"/>
                <w:sz w:val="14"/>
                <w:szCs w:val="14"/>
                <w:rPrChange w:id="2063" w:author="Chiarelo, Hugo" w:date="2025-11-03T10:58:00Z" w16du:dateUtc="2025-11-03T13:58:00Z">
                  <w:rPr>
                    <w:ins w:id="2064" w:author="Alvarenga, Agatha" w:date="2025-05-13T16:03:00Z"/>
                  </w:rPr>
                </w:rPrChange>
              </w:rPr>
              <w:pPrChange w:id="2065" w:author="Chiarelo, Hugo" w:date="2025-09-03T18:13:00Z" w16du:dateUtc="2025-09-03T21:13:00Z">
                <w:pPr>
                  <w:tabs>
                    <w:tab w:val="left" w:pos="3870"/>
                  </w:tabs>
                  <w:spacing w:line="276" w:lineRule="auto"/>
                  <w:jc w:val="center"/>
                </w:pPr>
              </w:pPrChange>
            </w:pPr>
            <w:ins w:id="2066" w:author="Alvarenga, Agatha" w:date="2025-05-13T16:03:00Z">
              <w:r w:rsidRPr="001F0A69">
                <w:rPr>
                  <w:rFonts w:cs="Arial"/>
                  <w:sz w:val="14"/>
                  <w:szCs w:val="14"/>
                  <w:rPrChange w:id="2067" w:author="Chiarelo, Hugo" w:date="2025-11-03T10:58:00Z" w16du:dateUtc="2025-11-03T13:58:00Z">
                    <w:rPr/>
                  </w:rPrChange>
                </w:rPr>
                <w:t>Clearance / alignment failure</w:t>
              </w:r>
            </w:ins>
          </w:p>
        </w:tc>
        <w:tc>
          <w:tcPr>
            <w:tcW w:w="3796" w:type="dxa"/>
            <w:noWrap/>
            <w:hideMark/>
            <w:tcPrChange w:id="2068" w:author="Chiarelo, Hugo" w:date="2025-09-03T18:44:00Z" w16du:dateUtc="2025-09-03T21:44:00Z">
              <w:tcPr>
                <w:tcW w:w="236" w:type="dxa"/>
                <w:gridSpan w:val="2"/>
                <w:noWrap/>
                <w:hideMark/>
              </w:tcPr>
            </w:tcPrChange>
          </w:tcPr>
          <w:p w14:paraId="6AA2F8FE" w14:textId="77777777" w:rsidR="00300400" w:rsidRPr="001F0A69" w:rsidRDefault="00300400">
            <w:pPr>
              <w:tabs>
                <w:tab w:val="left" w:pos="3870"/>
              </w:tabs>
              <w:spacing w:line="276" w:lineRule="auto"/>
              <w:rPr>
                <w:ins w:id="2069" w:author="Alvarenga, Agatha" w:date="2025-05-13T16:03:00Z"/>
                <w:rFonts w:cs="Arial"/>
                <w:sz w:val="14"/>
                <w:szCs w:val="14"/>
                <w:rPrChange w:id="2070" w:author="Chiarelo, Hugo" w:date="2025-11-03T10:58:00Z" w16du:dateUtc="2025-11-03T13:58:00Z">
                  <w:rPr>
                    <w:ins w:id="2071" w:author="Alvarenga, Agatha" w:date="2025-05-13T16:03:00Z"/>
                  </w:rPr>
                </w:rPrChange>
              </w:rPr>
              <w:pPrChange w:id="2072" w:author="Chiarelo, Hugo" w:date="2025-09-03T18:14:00Z" w16du:dateUtc="2025-09-03T21:14:00Z">
                <w:pPr>
                  <w:tabs>
                    <w:tab w:val="left" w:pos="3870"/>
                  </w:tabs>
                  <w:spacing w:line="276" w:lineRule="auto"/>
                  <w:jc w:val="center"/>
                </w:pPr>
              </w:pPrChange>
            </w:pPr>
            <w:ins w:id="2073" w:author="Alvarenga, Agatha" w:date="2025-05-13T16:03:00Z">
              <w:r w:rsidRPr="001F0A69">
                <w:rPr>
                  <w:rFonts w:cs="Arial"/>
                  <w:sz w:val="14"/>
                  <w:szCs w:val="14"/>
                  <w:rPrChange w:id="2074" w:author="Chiarelo, Hugo" w:date="2025-11-03T10:58:00Z" w16du:dateUtc="2025-11-03T13:58:00Z">
                    <w:rPr/>
                  </w:rPrChange>
                </w:rPr>
                <w:t>Failure caused by faulty clearance or alignment</w:t>
              </w:r>
            </w:ins>
          </w:p>
        </w:tc>
      </w:tr>
      <w:tr w:rsidR="008A026A" w:rsidRPr="001F0A69" w14:paraId="2C0974A1" w14:textId="77777777" w:rsidTr="00920895">
        <w:trPr>
          <w:trHeight w:val="250"/>
          <w:ins w:id="2075" w:author="Alvarenga, Agatha" w:date="2025-05-13T16:03:00Z"/>
          <w:trPrChange w:id="2076" w:author="Chiarelo, Hugo" w:date="2025-09-03T18:44:00Z" w16du:dateUtc="2025-09-03T21:44:00Z">
            <w:trPr>
              <w:gridAfter w:val="0"/>
              <w:trHeight w:val="250"/>
            </w:trPr>
          </w:trPrChange>
        </w:trPr>
        <w:tc>
          <w:tcPr>
            <w:tcW w:w="712" w:type="dxa"/>
            <w:noWrap/>
            <w:hideMark/>
            <w:tcPrChange w:id="2077" w:author="Chiarelo, Hugo" w:date="2025-09-03T18:44:00Z" w16du:dateUtc="2025-09-03T21:44:00Z">
              <w:tcPr>
                <w:tcW w:w="236" w:type="dxa"/>
                <w:noWrap/>
                <w:hideMark/>
              </w:tcPr>
            </w:tcPrChange>
          </w:tcPr>
          <w:p w14:paraId="211EE444" w14:textId="77777777" w:rsidR="00300400" w:rsidRPr="001F0A69" w:rsidRDefault="00300400">
            <w:pPr>
              <w:tabs>
                <w:tab w:val="left" w:pos="3870"/>
              </w:tabs>
              <w:spacing w:line="276" w:lineRule="auto"/>
              <w:rPr>
                <w:ins w:id="2078" w:author="Alvarenga, Agatha" w:date="2025-05-13T16:03:00Z"/>
                <w:rFonts w:cs="Arial"/>
                <w:sz w:val="14"/>
                <w:szCs w:val="14"/>
                <w:rPrChange w:id="2079" w:author="Chiarelo, Hugo" w:date="2025-11-03T10:58:00Z" w16du:dateUtc="2025-11-03T13:58:00Z">
                  <w:rPr>
                    <w:ins w:id="2080" w:author="Alvarenga, Agatha" w:date="2025-05-13T16:03:00Z"/>
                  </w:rPr>
                </w:rPrChange>
              </w:rPr>
              <w:pPrChange w:id="2081" w:author="Chiarelo, Hugo" w:date="2025-09-03T18:13:00Z" w16du:dateUtc="2025-09-03T21:13:00Z">
                <w:pPr>
                  <w:tabs>
                    <w:tab w:val="left" w:pos="3870"/>
                  </w:tabs>
                  <w:spacing w:line="276" w:lineRule="auto"/>
                  <w:jc w:val="center"/>
                </w:pPr>
              </w:pPrChange>
            </w:pPr>
            <w:ins w:id="2082" w:author="Alvarenga, Agatha" w:date="2025-05-13T16:03:00Z">
              <w:r w:rsidRPr="001F0A69">
                <w:rPr>
                  <w:rFonts w:cs="Arial"/>
                  <w:sz w:val="14"/>
                  <w:szCs w:val="14"/>
                  <w:rPrChange w:id="2083" w:author="Chiarelo, Hugo" w:date="2025-11-03T10:58:00Z" w16du:dateUtc="2025-11-03T13:58:00Z">
                    <w:rPr/>
                  </w:rPrChange>
                </w:rPr>
                <w:t>1</w:t>
              </w:r>
            </w:ins>
          </w:p>
        </w:tc>
        <w:tc>
          <w:tcPr>
            <w:tcW w:w="2332" w:type="dxa"/>
            <w:noWrap/>
            <w:hideMark/>
            <w:tcPrChange w:id="2084" w:author="Chiarelo, Hugo" w:date="2025-09-03T18:44:00Z" w16du:dateUtc="2025-09-03T21:44:00Z">
              <w:tcPr>
                <w:tcW w:w="236" w:type="dxa"/>
                <w:gridSpan w:val="2"/>
                <w:noWrap/>
                <w:hideMark/>
              </w:tcPr>
            </w:tcPrChange>
          </w:tcPr>
          <w:p w14:paraId="3927C9A3" w14:textId="77777777" w:rsidR="00300400" w:rsidRPr="001F0A69" w:rsidRDefault="00300400">
            <w:pPr>
              <w:tabs>
                <w:tab w:val="left" w:pos="3870"/>
              </w:tabs>
              <w:spacing w:line="276" w:lineRule="auto"/>
              <w:rPr>
                <w:ins w:id="2085" w:author="Alvarenga, Agatha" w:date="2025-05-13T16:03:00Z"/>
                <w:rFonts w:cs="Arial"/>
                <w:sz w:val="14"/>
                <w:szCs w:val="14"/>
                <w:rPrChange w:id="2086" w:author="Chiarelo, Hugo" w:date="2025-11-03T10:58:00Z" w16du:dateUtc="2025-11-03T13:58:00Z">
                  <w:rPr>
                    <w:ins w:id="2087" w:author="Alvarenga, Agatha" w:date="2025-05-13T16:03:00Z"/>
                  </w:rPr>
                </w:rPrChange>
              </w:rPr>
              <w:pPrChange w:id="2088" w:author="Chiarelo, Hugo" w:date="2025-09-03T18:22:00Z" w16du:dateUtc="2025-09-03T21:22:00Z">
                <w:pPr>
                  <w:tabs>
                    <w:tab w:val="left" w:pos="3870"/>
                  </w:tabs>
                  <w:spacing w:line="276" w:lineRule="auto"/>
                  <w:jc w:val="center"/>
                </w:pPr>
              </w:pPrChange>
            </w:pPr>
            <w:ins w:id="2089" w:author="Alvarenga, Agatha" w:date="2025-05-13T16:03:00Z">
              <w:r w:rsidRPr="001F0A69">
                <w:rPr>
                  <w:rFonts w:cs="Arial"/>
                  <w:sz w:val="14"/>
                  <w:szCs w:val="14"/>
                  <w:rPrChange w:id="2090" w:author="Chiarelo, Hugo" w:date="2025-11-03T10:58:00Z" w16du:dateUtc="2025-11-03T13:58:00Z">
                    <w:rPr/>
                  </w:rPrChange>
                </w:rPr>
                <w:t>Mechanical failure</w:t>
              </w:r>
            </w:ins>
          </w:p>
        </w:tc>
        <w:tc>
          <w:tcPr>
            <w:tcW w:w="712" w:type="dxa"/>
            <w:noWrap/>
            <w:hideMark/>
            <w:tcPrChange w:id="2091" w:author="Chiarelo, Hugo" w:date="2025-09-03T18:44:00Z" w16du:dateUtc="2025-09-03T21:44:00Z">
              <w:tcPr>
                <w:tcW w:w="236" w:type="dxa"/>
                <w:gridSpan w:val="2"/>
                <w:noWrap/>
                <w:hideMark/>
              </w:tcPr>
            </w:tcPrChange>
          </w:tcPr>
          <w:p w14:paraId="466F5040" w14:textId="77777777" w:rsidR="00300400" w:rsidRPr="001F0A69" w:rsidRDefault="00300400">
            <w:pPr>
              <w:tabs>
                <w:tab w:val="left" w:pos="3870"/>
              </w:tabs>
              <w:spacing w:line="276" w:lineRule="auto"/>
              <w:rPr>
                <w:ins w:id="2092" w:author="Alvarenga, Agatha" w:date="2025-05-13T16:03:00Z"/>
                <w:rFonts w:cs="Arial"/>
                <w:sz w:val="14"/>
                <w:szCs w:val="14"/>
                <w:rPrChange w:id="2093" w:author="Chiarelo, Hugo" w:date="2025-11-03T10:58:00Z" w16du:dateUtc="2025-11-03T13:58:00Z">
                  <w:rPr>
                    <w:ins w:id="2094" w:author="Alvarenga, Agatha" w:date="2025-05-13T16:03:00Z"/>
                  </w:rPr>
                </w:rPrChange>
              </w:rPr>
              <w:pPrChange w:id="2095" w:author="Chiarelo, Hugo" w:date="2025-09-03T18:13:00Z" w16du:dateUtc="2025-09-03T21:13:00Z">
                <w:pPr>
                  <w:tabs>
                    <w:tab w:val="left" w:pos="3870"/>
                  </w:tabs>
                  <w:spacing w:line="276" w:lineRule="auto"/>
                  <w:jc w:val="center"/>
                </w:pPr>
              </w:pPrChange>
            </w:pPr>
            <w:ins w:id="2096" w:author="Alvarenga, Agatha" w:date="2025-05-13T16:03:00Z">
              <w:r w:rsidRPr="001F0A69">
                <w:rPr>
                  <w:rFonts w:cs="Arial"/>
                  <w:sz w:val="14"/>
                  <w:szCs w:val="14"/>
                  <w:rPrChange w:id="2097" w:author="Chiarelo, Hugo" w:date="2025-11-03T10:58:00Z" w16du:dateUtc="2025-11-03T13:58:00Z">
                    <w:rPr/>
                  </w:rPrChange>
                </w:rPr>
                <w:t>1.4</w:t>
              </w:r>
            </w:ins>
          </w:p>
        </w:tc>
        <w:tc>
          <w:tcPr>
            <w:tcW w:w="1533" w:type="dxa"/>
            <w:noWrap/>
            <w:hideMark/>
            <w:tcPrChange w:id="2098" w:author="Chiarelo, Hugo" w:date="2025-09-03T18:44:00Z" w16du:dateUtc="2025-09-03T21:44:00Z">
              <w:tcPr>
                <w:tcW w:w="236" w:type="dxa"/>
                <w:gridSpan w:val="2"/>
                <w:noWrap/>
                <w:hideMark/>
              </w:tcPr>
            </w:tcPrChange>
          </w:tcPr>
          <w:p w14:paraId="37667F84" w14:textId="77777777" w:rsidR="00300400" w:rsidRPr="001F0A69" w:rsidRDefault="00300400">
            <w:pPr>
              <w:tabs>
                <w:tab w:val="left" w:pos="3870"/>
              </w:tabs>
              <w:spacing w:line="276" w:lineRule="auto"/>
              <w:rPr>
                <w:ins w:id="2099" w:author="Alvarenga, Agatha" w:date="2025-05-13T16:03:00Z"/>
                <w:rFonts w:cs="Arial"/>
                <w:sz w:val="14"/>
                <w:szCs w:val="14"/>
                <w:rPrChange w:id="2100" w:author="Chiarelo, Hugo" w:date="2025-11-03T10:58:00Z" w16du:dateUtc="2025-11-03T13:58:00Z">
                  <w:rPr>
                    <w:ins w:id="2101" w:author="Alvarenga, Agatha" w:date="2025-05-13T16:03:00Z"/>
                  </w:rPr>
                </w:rPrChange>
              </w:rPr>
              <w:pPrChange w:id="2102" w:author="Chiarelo, Hugo" w:date="2025-09-03T18:13:00Z" w16du:dateUtc="2025-09-03T21:13:00Z">
                <w:pPr>
                  <w:tabs>
                    <w:tab w:val="left" w:pos="3870"/>
                  </w:tabs>
                  <w:spacing w:line="276" w:lineRule="auto"/>
                  <w:jc w:val="center"/>
                </w:pPr>
              </w:pPrChange>
            </w:pPr>
            <w:ins w:id="2103" w:author="Alvarenga, Agatha" w:date="2025-05-13T16:03:00Z">
              <w:r w:rsidRPr="001F0A69">
                <w:rPr>
                  <w:rFonts w:cs="Arial"/>
                  <w:sz w:val="14"/>
                  <w:szCs w:val="14"/>
                  <w:rPrChange w:id="2104" w:author="Chiarelo, Hugo" w:date="2025-11-03T10:58:00Z" w16du:dateUtc="2025-11-03T13:58:00Z">
                    <w:rPr/>
                  </w:rPrChange>
                </w:rPr>
                <w:t>Deformation</w:t>
              </w:r>
            </w:ins>
          </w:p>
        </w:tc>
        <w:tc>
          <w:tcPr>
            <w:tcW w:w="3796" w:type="dxa"/>
            <w:noWrap/>
            <w:hideMark/>
            <w:tcPrChange w:id="2105" w:author="Chiarelo, Hugo" w:date="2025-09-03T18:44:00Z" w16du:dateUtc="2025-09-03T21:44:00Z">
              <w:tcPr>
                <w:tcW w:w="236" w:type="dxa"/>
                <w:gridSpan w:val="2"/>
                <w:noWrap/>
                <w:hideMark/>
              </w:tcPr>
            </w:tcPrChange>
          </w:tcPr>
          <w:p w14:paraId="7236C3BE" w14:textId="77777777" w:rsidR="00300400" w:rsidRPr="001F0A69" w:rsidRDefault="00300400">
            <w:pPr>
              <w:tabs>
                <w:tab w:val="left" w:pos="3870"/>
              </w:tabs>
              <w:spacing w:line="276" w:lineRule="auto"/>
              <w:rPr>
                <w:ins w:id="2106" w:author="Alvarenga, Agatha" w:date="2025-05-13T16:03:00Z"/>
                <w:rFonts w:cs="Arial"/>
                <w:sz w:val="14"/>
                <w:szCs w:val="14"/>
                <w:rPrChange w:id="2107" w:author="Chiarelo, Hugo" w:date="2025-11-03T10:58:00Z" w16du:dateUtc="2025-11-03T13:58:00Z">
                  <w:rPr>
                    <w:ins w:id="2108" w:author="Alvarenga, Agatha" w:date="2025-05-13T16:03:00Z"/>
                  </w:rPr>
                </w:rPrChange>
              </w:rPr>
              <w:pPrChange w:id="2109" w:author="Chiarelo, Hugo" w:date="2025-09-03T18:14:00Z" w16du:dateUtc="2025-09-03T21:14:00Z">
                <w:pPr>
                  <w:tabs>
                    <w:tab w:val="left" w:pos="3870"/>
                  </w:tabs>
                  <w:spacing w:line="276" w:lineRule="auto"/>
                  <w:jc w:val="center"/>
                </w:pPr>
              </w:pPrChange>
            </w:pPr>
            <w:ins w:id="2110" w:author="Alvarenga, Agatha" w:date="2025-05-13T16:03:00Z">
              <w:r w:rsidRPr="001F0A69">
                <w:rPr>
                  <w:rFonts w:cs="Arial"/>
                  <w:sz w:val="14"/>
                  <w:szCs w:val="14"/>
                  <w:rPrChange w:id="2111" w:author="Chiarelo, Hugo" w:date="2025-11-03T10:58:00Z" w16du:dateUtc="2025-11-03T13:58:00Z">
                    <w:rPr/>
                  </w:rPrChange>
                </w:rPr>
                <w:t>Distortion, bending, buckling, denting, yielding, shrinking...</w:t>
              </w:r>
            </w:ins>
          </w:p>
        </w:tc>
      </w:tr>
      <w:tr w:rsidR="008A026A" w:rsidRPr="001F0A69" w14:paraId="1931A6AF" w14:textId="77777777" w:rsidTr="00920895">
        <w:trPr>
          <w:trHeight w:val="250"/>
          <w:ins w:id="2112" w:author="Alvarenga, Agatha" w:date="2025-05-13T16:03:00Z"/>
          <w:trPrChange w:id="2113" w:author="Chiarelo, Hugo" w:date="2025-09-03T18:44:00Z" w16du:dateUtc="2025-09-03T21:44:00Z">
            <w:trPr>
              <w:gridAfter w:val="0"/>
              <w:trHeight w:val="250"/>
            </w:trPr>
          </w:trPrChange>
        </w:trPr>
        <w:tc>
          <w:tcPr>
            <w:tcW w:w="712" w:type="dxa"/>
            <w:noWrap/>
            <w:hideMark/>
            <w:tcPrChange w:id="2114" w:author="Chiarelo, Hugo" w:date="2025-09-03T18:44:00Z" w16du:dateUtc="2025-09-03T21:44:00Z">
              <w:tcPr>
                <w:tcW w:w="236" w:type="dxa"/>
                <w:noWrap/>
                <w:hideMark/>
              </w:tcPr>
            </w:tcPrChange>
          </w:tcPr>
          <w:p w14:paraId="34BA24CB" w14:textId="77777777" w:rsidR="00300400" w:rsidRPr="001F0A69" w:rsidRDefault="00300400">
            <w:pPr>
              <w:tabs>
                <w:tab w:val="left" w:pos="3870"/>
              </w:tabs>
              <w:spacing w:line="276" w:lineRule="auto"/>
              <w:rPr>
                <w:ins w:id="2115" w:author="Alvarenga, Agatha" w:date="2025-05-13T16:03:00Z"/>
                <w:rFonts w:cs="Arial"/>
                <w:sz w:val="14"/>
                <w:szCs w:val="14"/>
                <w:rPrChange w:id="2116" w:author="Chiarelo, Hugo" w:date="2025-11-03T10:58:00Z" w16du:dateUtc="2025-11-03T13:58:00Z">
                  <w:rPr>
                    <w:ins w:id="2117" w:author="Alvarenga, Agatha" w:date="2025-05-13T16:03:00Z"/>
                  </w:rPr>
                </w:rPrChange>
              </w:rPr>
              <w:pPrChange w:id="2118" w:author="Chiarelo, Hugo" w:date="2025-09-03T18:13:00Z" w16du:dateUtc="2025-09-03T21:13:00Z">
                <w:pPr>
                  <w:tabs>
                    <w:tab w:val="left" w:pos="3870"/>
                  </w:tabs>
                  <w:spacing w:line="276" w:lineRule="auto"/>
                  <w:jc w:val="center"/>
                </w:pPr>
              </w:pPrChange>
            </w:pPr>
            <w:ins w:id="2119" w:author="Alvarenga, Agatha" w:date="2025-05-13T16:03:00Z">
              <w:r w:rsidRPr="001F0A69">
                <w:rPr>
                  <w:rFonts w:cs="Arial"/>
                  <w:sz w:val="14"/>
                  <w:szCs w:val="14"/>
                  <w:rPrChange w:id="2120" w:author="Chiarelo, Hugo" w:date="2025-11-03T10:58:00Z" w16du:dateUtc="2025-11-03T13:58:00Z">
                    <w:rPr/>
                  </w:rPrChange>
                </w:rPr>
                <w:t>1</w:t>
              </w:r>
            </w:ins>
          </w:p>
        </w:tc>
        <w:tc>
          <w:tcPr>
            <w:tcW w:w="2332" w:type="dxa"/>
            <w:noWrap/>
            <w:hideMark/>
            <w:tcPrChange w:id="2121" w:author="Chiarelo, Hugo" w:date="2025-09-03T18:44:00Z" w16du:dateUtc="2025-09-03T21:44:00Z">
              <w:tcPr>
                <w:tcW w:w="236" w:type="dxa"/>
                <w:gridSpan w:val="2"/>
                <w:noWrap/>
                <w:hideMark/>
              </w:tcPr>
            </w:tcPrChange>
          </w:tcPr>
          <w:p w14:paraId="642248B9" w14:textId="77777777" w:rsidR="00300400" w:rsidRPr="001F0A69" w:rsidRDefault="00300400">
            <w:pPr>
              <w:tabs>
                <w:tab w:val="left" w:pos="3870"/>
              </w:tabs>
              <w:spacing w:line="276" w:lineRule="auto"/>
              <w:rPr>
                <w:ins w:id="2122" w:author="Alvarenga, Agatha" w:date="2025-05-13T16:03:00Z"/>
                <w:rFonts w:cs="Arial"/>
                <w:sz w:val="14"/>
                <w:szCs w:val="14"/>
                <w:rPrChange w:id="2123" w:author="Chiarelo, Hugo" w:date="2025-11-03T10:58:00Z" w16du:dateUtc="2025-11-03T13:58:00Z">
                  <w:rPr>
                    <w:ins w:id="2124" w:author="Alvarenga, Agatha" w:date="2025-05-13T16:03:00Z"/>
                  </w:rPr>
                </w:rPrChange>
              </w:rPr>
              <w:pPrChange w:id="2125" w:author="Chiarelo, Hugo" w:date="2025-09-03T18:22:00Z" w16du:dateUtc="2025-09-03T21:22:00Z">
                <w:pPr>
                  <w:tabs>
                    <w:tab w:val="left" w:pos="3870"/>
                  </w:tabs>
                  <w:spacing w:line="276" w:lineRule="auto"/>
                  <w:jc w:val="center"/>
                </w:pPr>
              </w:pPrChange>
            </w:pPr>
            <w:ins w:id="2126" w:author="Alvarenga, Agatha" w:date="2025-05-13T16:03:00Z">
              <w:r w:rsidRPr="001F0A69">
                <w:rPr>
                  <w:rFonts w:cs="Arial"/>
                  <w:sz w:val="14"/>
                  <w:szCs w:val="14"/>
                  <w:rPrChange w:id="2127" w:author="Chiarelo, Hugo" w:date="2025-11-03T10:58:00Z" w16du:dateUtc="2025-11-03T13:58:00Z">
                    <w:rPr/>
                  </w:rPrChange>
                </w:rPr>
                <w:t>Mechanical failure</w:t>
              </w:r>
            </w:ins>
          </w:p>
        </w:tc>
        <w:tc>
          <w:tcPr>
            <w:tcW w:w="712" w:type="dxa"/>
            <w:noWrap/>
            <w:hideMark/>
            <w:tcPrChange w:id="2128" w:author="Chiarelo, Hugo" w:date="2025-09-03T18:44:00Z" w16du:dateUtc="2025-09-03T21:44:00Z">
              <w:tcPr>
                <w:tcW w:w="236" w:type="dxa"/>
                <w:gridSpan w:val="2"/>
                <w:noWrap/>
                <w:hideMark/>
              </w:tcPr>
            </w:tcPrChange>
          </w:tcPr>
          <w:p w14:paraId="124CDE44" w14:textId="77777777" w:rsidR="00300400" w:rsidRPr="001F0A69" w:rsidRDefault="00300400">
            <w:pPr>
              <w:tabs>
                <w:tab w:val="left" w:pos="3870"/>
              </w:tabs>
              <w:spacing w:line="276" w:lineRule="auto"/>
              <w:rPr>
                <w:ins w:id="2129" w:author="Alvarenga, Agatha" w:date="2025-05-13T16:03:00Z"/>
                <w:rFonts w:cs="Arial"/>
                <w:sz w:val="14"/>
                <w:szCs w:val="14"/>
                <w:rPrChange w:id="2130" w:author="Chiarelo, Hugo" w:date="2025-11-03T10:58:00Z" w16du:dateUtc="2025-11-03T13:58:00Z">
                  <w:rPr>
                    <w:ins w:id="2131" w:author="Alvarenga, Agatha" w:date="2025-05-13T16:03:00Z"/>
                  </w:rPr>
                </w:rPrChange>
              </w:rPr>
              <w:pPrChange w:id="2132" w:author="Chiarelo, Hugo" w:date="2025-09-03T18:13:00Z" w16du:dateUtc="2025-09-03T21:13:00Z">
                <w:pPr>
                  <w:tabs>
                    <w:tab w:val="left" w:pos="3870"/>
                  </w:tabs>
                  <w:spacing w:line="276" w:lineRule="auto"/>
                  <w:jc w:val="center"/>
                </w:pPr>
              </w:pPrChange>
            </w:pPr>
            <w:ins w:id="2133" w:author="Alvarenga, Agatha" w:date="2025-05-13T16:03:00Z">
              <w:r w:rsidRPr="001F0A69">
                <w:rPr>
                  <w:rFonts w:cs="Arial"/>
                  <w:sz w:val="14"/>
                  <w:szCs w:val="14"/>
                  <w:rPrChange w:id="2134" w:author="Chiarelo, Hugo" w:date="2025-11-03T10:58:00Z" w16du:dateUtc="2025-11-03T13:58:00Z">
                    <w:rPr/>
                  </w:rPrChange>
                </w:rPr>
                <w:t>1.5</w:t>
              </w:r>
            </w:ins>
          </w:p>
        </w:tc>
        <w:tc>
          <w:tcPr>
            <w:tcW w:w="1533" w:type="dxa"/>
            <w:noWrap/>
            <w:hideMark/>
            <w:tcPrChange w:id="2135" w:author="Chiarelo, Hugo" w:date="2025-09-03T18:44:00Z" w16du:dateUtc="2025-09-03T21:44:00Z">
              <w:tcPr>
                <w:tcW w:w="236" w:type="dxa"/>
                <w:gridSpan w:val="2"/>
                <w:noWrap/>
                <w:hideMark/>
              </w:tcPr>
            </w:tcPrChange>
          </w:tcPr>
          <w:p w14:paraId="29F79040" w14:textId="77777777" w:rsidR="00300400" w:rsidRPr="001F0A69" w:rsidRDefault="00300400">
            <w:pPr>
              <w:tabs>
                <w:tab w:val="left" w:pos="3870"/>
              </w:tabs>
              <w:spacing w:line="276" w:lineRule="auto"/>
              <w:rPr>
                <w:ins w:id="2136" w:author="Alvarenga, Agatha" w:date="2025-05-13T16:03:00Z"/>
                <w:rFonts w:cs="Arial"/>
                <w:sz w:val="14"/>
                <w:szCs w:val="14"/>
                <w:rPrChange w:id="2137" w:author="Chiarelo, Hugo" w:date="2025-11-03T10:58:00Z" w16du:dateUtc="2025-11-03T13:58:00Z">
                  <w:rPr>
                    <w:ins w:id="2138" w:author="Alvarenga, Agatha" w:date="2025-05-13T16:03:00Z"/>
                  </w:rPr>
                </w:rPrChange>
              </w:rPr>
              <w:pPrChange w:id="2139" w:author="Chiarelo, Hugo" w:date="2025-09-03T18:13:00Z" w16du:dateUtc="2025-09-03T21:13:00Z">
                <w:pPr>
                  <w:tabs>
                    <w:tab w:val="left" w:pos="3870"/>
                  </w:tabs>
                  <w:spacing w:line="276" w:lineRule="auto"/>
                  <w:jc w:val="center"/>
                </w:pPr>
              </w:pPrChange>
            </w:pPr>
            <w:ins w:id="2140" w:author="Alvarenga, Agatha" w:date="2025-05-13T16:03:00Z">
              <w:r w:rsidRPr="001F0A69">
                <w:rPr>
                  <w:rFonts w:cs="Arial"/>
                  <w:sz w:val="14"/>
                  <w:szCs w:val="14"/>
                  <w:rPrChange w:id="2141" w:author="Chiarelo, Hugo" w:date="2025-11-03T10:58:00Z" w16du:dateUtc="2025-11-03T13:58:00Z">
                    <w:rPr/>
                  </w:rPrChange>
                </w:rPr>
                <w:t>Looseness</w:t>
              </w:r>
            </w:ins>
          </w:p>
        </w:tc>
        <w:tc>
          <w:tcPr>
            <w:tcW w:w="3796" w:type="dxa"/>
            <w:noWrap/>
            <w:hideMark/>
            <w:tcPrChange w:id="2142" w:author="Chiarelo, Hugo" w:date="2025-09-03T18:44:00Z" w16du:dateUtc="2025-09-03T21:44:00Z">
              <w:tcPr>
                <w:tcW w:w="236" w:type="dxa"/>
                <w:gridSpan w:val="2"/>
                <w:noWrap/>
                <w:hideMark/>
              </w:tcPr>
            </w:tcPrChange>
          </w:tcPr>
          <w:p w14:paraId="1965ADE9" w14:textId="77777777" w:rsidR="00300400" w:rsidRPr="001F0A69" w:rsidRDefault="00300400">
            <w:pPr>
              <w:tabs>
                <w:tab w:val="left" w:pos="3870"/>
              </w:tabs>
              <w:spacing w:line="276" w:lineRule="auto"/>
              <w:rPr>
                <w:ins w:id="2143" w:author="Alvarenga, Agatha" w:date="2025-05-13T16:03:00Z"/>
                <w:rFonts w:cs="Arial"/>
                <w:sz w:val="14"/>
                <w:szCs w:val="14"/>
                <w:rPrChange w:id="2144" w:author="Chiarelo, Hugo" w:date="2025-11-03T10:58:00Z" w16du:dateUtc="2025-11-03T13:58:00Z">
                  <w:rPr>
                    <w:ins w:id="2145" w:author="Alvarenga, Agatha" w:date="2025-05-13T16:03:00Z"/>
                  </w:rPr>
                </w:rPrChange>
              </w:rPr>
              <w:pPrChange w:id="2146" w:author="Chiarelo, Hugo" w:date="2025-09-03T18:14:00Z" w16du:dateUtc="2025-09-03T21:14:00Z">
                <w:pPr>
                  <w:tabs>
                    <w:tab w:val="left" w:pos="3870"/>
                  </w:tabs>
                  <w:spacing w:line="276" w:lineRule="auto"/>
                  <w:jc w:val="center"/>
                </w:pPr>
              </w:pPrChange>
            </w:pPr>
            <w:ins w:id="2147" w:author="Alvarenga, Agatha" w:date="2025-05-13T16:03:00Z">
              <w:r w:rsidRPr="001F0A69">
                <w:rPr>
                  <w:rFonts w:cs="Arial"/>
                  <w:sz w:val="14"/>
                  <w:szCs w:val="14"/>
                  <w:rPrChange w:id="2148" w:author="Chiarelo, Hugo" w:date="2025-11-03T10:58:00Z" w16du:dateUtc="2025-11-03T13:58:00Z">
                    <w:rPr/>
                  </w:rPrChange>
                </w:rPr>
                <w:t>Disconnection, loose items</w:t>
              </w:r>
            </w:ins>
          </w:p>
        </w:tc>
      </w:tr>
      <w:tr w:rsidR="008A026A" w:rsidRPr="001F0A69" w14:paraId="72496F2D" w14:textId="77777777" w:rsidTr="00920895">
        <w:trPr>
          <w:trHeight w:val="250"/>
          <w:ins w:id="2149" w:author="Alvarenga, Agatha" w:date="2025-05-13T16:03:00Z"/>
          <w:trPrChange w:id="2150" w:author="Chiarelo, Hugo" w:date="2025-09-03T18:44:00Z" w16du:dateUtc="2025-09-03T21:44:00Z">
            <w:trPr>
              <w:gridAfter w:val="0"/>
              <w:trHeight w:val="250"/>
            </w:trPr>
          </w:trPrChange>
        </w:trPr>
        <w:tc>
          <w:tcPr>
            <w:tcW w:w="712" w:type="dxa"/>
            <w:noWrap/>
            <w:hideMark/>
            <w:tcPrChange w:id="2151" w:author="Chiarelo, Hugo" w:date="2025-09-03T18:44:00Z" w16du:dateUtc="2025-09-03T21:44:00Z">
              <w:tcPr>
                <w:tcW w:w="236" w:type="dxa"/>
                <w:noWrap/>
                <w:hideMark/>
              </w:tcPr>
            </w:tcPrChange>
          </w:tcPr>
          <w:p w14:paraId="23063EED" w14:textId="77777777" w:rsidR="00300400" w:rsidRPr="001F0A69" w:rsidRDefault="00300400">
            <w:pPr>
              <w:tabs>
                <w:tab w:val="left" w:pos="3870"/>
              </w:tabs>
              <w:spacing w:line="276" w:lineRule="auto"/>
              <w:rPr>
                <w:ins w:id="2152" w:author="Alvarenga, Agatha" w:date="2025-05-13T16:03:00Z"/>
                <w:rFonts w:cs="Arial"/>
                <w:sz w:val="14"/>
                <w:szCs w:val="14"/>
                <w:rPrChange w:id="2153" w:author="Chiarelo, Hugo" w:date="2025-11-03T10:58:00Z" w16du:dateUtc="2025-11-03T13:58:00Z">
                  <w:rPr>
                    <w:ins w:id="2154" w:author="Alvarenga, Agatha" w:date="2025-05-13T16:03:00Z"/>
                  </w:rPr>
                </w:rPrChange>
              </w:rPr>
              <w:pPrChange w:id="2155" w:author="Chiarelo, Hugo" w:date="2025-09-03T18:13:00Z" w16du:dateUtc="2025-09-03T21:13:00Z">
                <w:pPr>
                  <w:tabs>
                    <w:tab w:val="left" w:pos="3870"/>
                  </w:tabs>
                  <w:spacing w:line="276" w:lineRule="auto"/>
                  <w:jc w:val="center"/>
                </w:pPr>
              </w:pPrChange>
            </w:pPr>
            <w:ins w:id="2156" w:author="Alvarenga, Agatha" w:date="2025-05-13T16:03:00Z">
              <w:r w:rsidRPr="001F0A69">
                <w:rPr>
                  <w:rFonts w:cs="Arial"/>
                  <w:sz w:val="14"/>
                  <w:szCs w:val="14"/>
                  <w:rPrChange w:id="2157" w:author="Chiarelo, Hugo" w:date="2025-11-03T10:58:00Z" w16du:dateUtc="2025-11-03T13:58:00Z">
                    <w:rPr/>
                  </w:rPrChange>
                </w:rPr>
                <w:t>1</w:t>
              </w:r>
            </w:ins>
          </w:p>
        </w:tc>
        <w:tc>
          <w:tcPr>
            <w:tcW w:w="2332" w:type="dxa"/>
            <w:noWrap/>
            <w:hideMark/>
            <w:tcPrChange w:id="2158" w:author="Chiarelo, Hugo" w:date="2025-09-03T18:44:00Z" w16du:dateUtc="2025-09-03T21:44:00Z">
              <w:tcPr>
                <w:tcW w:w="236" w:type="dxa"/>
                <w:gridSpan w:val="2"/>
                <w:noWrap/>
                <w:hideMark/>
              </w:tcPr>
            </w:tcPrChange>
          </w:tcPr>
          <w:p w14:paraId="41A8C537" w14:textId="77777777" w:rsidR="00300400" w:rsidRPr="001F0A69" w:rsidRDefault="00300400">
            <w:pPr>
              <w:tabs>
                <w:tab w:val="left" w:pos="3870"/>
              </w:tabs>
              <w:spacing w:line="276" w:lineRule="auto"/>
              <w:rPr>
                <w:ins w:id="2159" w:author="Alvarenga, Agatha" w:date="2025-05-13T16:03:00Z"/>
                <w:rFonts w:cs="Arial"/>
                <w:sz w:val="14"/>
                <w:szCs w:val="14"/>
                <w:rPrChange w:id="2160" w:author="Chiarelo, Hugo" w:date="2025-11-03T10:58:00Z" w16du:dateUtc="2025-11-03T13:58:00Z">
                  <w:rPr>
                    <w:ins w:id="2161" w:author="Alvarenga, Agatha" w:date="2025-05-13T16:03:00Z"/>
                  </w:rPr>
                </w:rPrChange>
              </w:rPr>
              <w:pPrChange w:id="2162" w:author="Chiarelo, Hugo" w:date="2025-09-03T18:22:00Z" w16du:dateUtc="2025-09-03T21:22:00Z">
                <w:pPr>
                  <w:tabs>
                    <w:tab w:val="left" w:pos="3870"/>
                  </w:tabs>
                  <w:spacing w:line="276" w:lineRule="auto"/>
                  <w:jc w:val="center"/>
                </w:pPr>
              </w:pPrChange>
            </w:pPr>
            <w:ins w:id="2163" w:author="Alvarenga, Agatha" w:date="2025-05-13T16:03:00Z">
              <w:r w:rsidRPr="001F0A69">
                <w:rPr>
                  <w:rFonts w:cs="Arial"/>
                  <w:sz w:val="14"/>
                  <w:szCs w:val="14"/>
                  <w:rPrChange w:id="2164" w:author="Chiarelo, Hugo" w:date="2025-11-03T10:58:00Z" w16du:dateUtc="2025-11-03T13:58:00Z">
                    <w:rPr/>
                  </w:rPrChange>
                </w:rPr>
                <w:t>Mechanical failure</w:t>
              </w:r>
            </w:ins>
          </w:p>
        </w:tc>
        <w:tc>
          <w:tcPr>
            <w:tcW w:w="712" w:type="dxa"/>
            <w:noWrap/>
            <w:hideMark/>
            <w:tcPrChange w:id="2165" w:author="Chiarelo, Hugo" w:date="2025-09-03T18:44:00Z" w16du:dateUtc="2025-09-03T21:44:00Z">
              <w:tcPr>
                <w:tcW w:w="236" w:type="dxa"/>
                <w:gridSpan w:val="2"/>
                <w:noWrap/>
                <w:hideMark/>
              </w:tcPr>
            </w:tcPrChange>
          </w:tcPr>
          <w:p w14:paraId="02A2B4E3" w14:textId="77777777" w:rsidR="00300400" w:rsidRPr="001F0A69" w:rsidRDefault="00300400">
            <w:pPr>
              <w:tabs>
                <w:tab w:val="left" w:pos="3870"/>
              </w:tabs>
              <w:spacing w:line="276" w:lineRule="auto"/>
              <w:rPr>
                <w:ins w:id="2166" w:author="Alvarenga, Agatha" w:date="2025-05-13T16:03:00Z"/>
                <w:rFonts w:cs="Arial"/>
                <w:sz w:val="14"/>
                <w:szCs w:val="14"/>
                <w:rPrChange w:id="2167" w:author="Chiarelo, Hugo" w:date="2025-11-03T10:58:00Z" w16du:dateUtc="2025-11-03T13:58:00Z">
                  <w:rPr>
                    <w:ins w:id="2168" w:author="Alvarenga, Agatha" w:date="2025-05-13T16:03:00Z"/>
                  </w:rPr>
                </w:rPrChange>
              </w:rPr>
              <w:pPrChange w:id="2169" w:author="Chiarelo, Hugo" w:date="2025-09-03T18:13:00Z" w16du:dateUtc="2025-09-03T21:13:00Z">
                <w:pPr>
                  <w:tabs>
                    <w:tab w:val="left" w:pos="3870"/>
                  </w:tabs>
                  <w:spacing w:line="276" w:lineRule="auto"/>
                  <w:jc w:val="center"/>
                </w:pPr>
              </w:pPrChange>
            </w:pPr>
            <w:ins w:id="2170" w:author="Alvarenga, Agatha" w:date="2025-05-13T16:03:00Z">
              <w:r w:rsidRPr="001F0A69">
                <w:rPr>
                  <w:rFonts w:cs="Arial"/>
                  <w:sz w:val="14"/>
                  <w:szCs w:val="14"/>
                  <w:rPrChange w:id="2171" w:author="Chiarelo, Hugo" w:date="2025-11-03T10:58:00Z" w16du:dateUtc="2025-11-03T13:58:00Z">
                    <w:rPr/>
                  </w:rPrChange>
                </w:rPr>
                <w:t>1.6</w:t>
              </w:r>
            </w:ins>
          </w:p>
        </w:tc>
        <w:tc>
          <w:tcPr>
            <w:tcW w:w="1533" w:type="dxa"/>
            <w:noWrap/>
            <w:hideMark/>
            <w:tcPrChange w:id="2172" w:author="Chiarelo, Hugo" w:date="2025-09-03T18:44:00Z" w16du:dateUtc="2025-09-03T21:44:00Z">
              <w:tcPr>
                <w:tcW w:w="236" w:type="dxa"/>
                <w:gridSpan w:val="2"/>
                <w:noWrap/>
                <w:hideMark/>
              </w:tcPr>
            </w:tcPrChange>
          </w:tcPr>
          <w:p w14:paraId="37021D24" w14:textId="77777777" w:rsidR="00300400" w:rsidRPr="001F0A69" w:rsidRDefault="00300400">
            <w:pPr>
              <w:tabs>
                <w:tab w:val="left" w:pos="3870"/>
              </w:tabs>
              <w:spacing w:line="276" w:lineRule="auto"/>
              <w:rPr>
                <w:ins w:id="2173" w:author="Alvarenga, Agatha" w:date="2025-05-13T16:03:00Z"/>
                <w:rFonts w:cs="Arial"/>
                <w:sz w:val="14"/>
                <w:szCs w:val="14"/>
                <w:rPrChange w:id="2174" w:author="Chiarelo, Hugo" w:date="2025-11-03T10:58:00Z" w16du:dateUtc="2025-11-03T13:58:00Z">
                  <w:rPr>
                    <w:ins w:id="2175" w:author="Alvarenga, Agatha" w:date="2025-05-13T16:03:00Z"/>
                  </w:rPr>
                </w:rPrChange>
              </w:rPr>
              <w:pPrChange w:id="2176" w:author="Chiarelo, Hugo" w:date="2025-09-03T18:13:00Z" w16du:dateUtc="2025-09-03T21:13:00Z">
                <w:pPr>
                  <w:tabs>
                    <w:tab w:val="left" w:pos="3870"/>
                  </w:tabs>
                  <w:spacing w:line="276" w:lineRule="auto"/>
                  <w:jc w:val="center"/>
                </w:pPr>
              </w:pPrChange>
            </w:pPr>
            <w:ins w:id="2177" w:author="Alvarenga, Agatha" w:date="2025-05-13T16:03:00Z">
              <w:r w:rsidRPr="001F0A69">
                <w:rPr>
                  <w:rFonts w:cs="Arial"/>
                  <w:sz w:val="14"/>
                  <w:szCs w:val="14"/>
                  <w:rPrChange w:id="2178" w:author="Chiarelo, Hugo" w:date="2025-11-03T10:58:00Z" w16du:dateUtc="2025-11-03T13:58:00Z">
                    <w:rPr/>
                  </w:rPrChange>
                </w:rPr>
                <w:t>Sticking</w:t>
              </w:r>
            </w:ins>
          </w:p>
        </w:tc>
        <w:tc>
          <w:tcPr>
            <w:tcW w:w="3796" w:type="dxa"/>
            <w:noWrap/>
            <w:hideMark/>
            <w:tcPrChange w:id="2179" w:author="Chiarelo, Hugo" w:date="2025-09-03T18:44:00Z" w16du:dateUtc="2025-09-03T21:44:00Z">
              <w:tcPr>
                <w:tcW w:w="236" w:type="dxa"/>
                <w:gridSpan w:val="2"/>
                <w:noWrap/>
                <w:hideMark/>
              </w:tcPr>
            </w:tcPrChange>
          </w:tcPr>
          <w:p w14:paraId="6724BC27" w14:textId="77777777" w:rsidR="00300400" w:rsidRPr="001F0A69" w:rsidRDefault="00300400">
            <w:pPr>
              <w:tabs>
                <w:tab w:val="left" w:pos="3870"/>
              </w:tabs>
              <w:spacing w:line="276" w:lineRule="auto"/>
              <w:rPr>
                <w:ins w:id="2180" w:author="Alvarenga, Agatha" w:date="2025-05-13T16:03:00Z"/>
                <w:rFonts w:cs="Arial"/>
                <w:sz w:val="14"/>
                <w:szCs w:val="14"/>
                <w:rPrChange w:id="2181" w:author="Chiarelo, Hugo" w:date="2025-11-03T10:58:00Z" w16du:dateUtc="2025-11-03T13:58:00Z">
                  <w:rPr>
                    <w:ins w:id="2182" w:author="Alvarenga, Agatha" w:date="2025-05-13T16:03:00Z"/>
                  </w:rPr>
                </w:rPrChange>
              </w:rPr>
              <w:pPrChange w:id="2183" w:author="Chiarelo, Hugo" w:date="2025-09-03T18:14:00Z" w16du:dateUtc="2025-09-03T21:14:00Z">
                <w:pPr>
                  <w:tabs>
                    <w:tab w:val="left" w:pos="3870"/>
                  </w:tabs>
                  <w:spacing w:line="276" w:lineRule="auto"/>
                  <w:jc w:val="center"/>
                </w:pPr>
              </w:pPrChange>
            </w:pPr>
            <w:ins w:id="2184" w:author="Alvarenga, Agatha" w:date="2025-05-13T16:03:00Z">
              <w:r w:rsidRPr="001F0A69">
                <w:rPr>
                  <w:rFonts w:cs="Arial"/>
                  <w:sz w:val="14"/>
                  <w:szCs w:val="14"/>
                  <w:rPrChange w:id="2185" w:author="Chiarelo, Hugo" w:date="2025-11-03T10:58:00Z" w16du:dateUtc="2025-11-03T13:58:00Z">
                    <w:rPr/>
                  </w:rPrChange>
                </w:rPr>
                <w:t>Sticking, seizure, jamming...</w:t>
              </w:r>
            </w:ins>
          </w:p>
        </w:tc>
      </w:tr>
      <w:tr w:rsidR="008A026A" w:rsidRPr="001F0A69" w14:paraId="75DAAF3C" w14:textId="77777777" w:rsidTr="00920895">
        <w:trPr>
          <w:trHeight w:val="250"/>
          <w:ins w:id="2186" w:author="Alvarenga, Agatha" w:date="2025-05-13T16:03:00Z"/>
          <w:trPrChange w:id="2187" w:author="Chiarelo, Hugo" w:date="2025-09-03T18:44:00Z" w16du:dateUtc="2025-09-03T21:44:00Z">
            <w:trPr>
              <w:gridAfter w:val="0"/>
              <w:trHeight w:val="250"/>
            </w:trPr>
          </w:trPrChange>
        </w:trPr>
        <w:tc>
          <w:tcPr>
            <w:tcW w:w="712" w:type="dxa"/>
            <w:noWrap/>
            <w:hideMark/>
            <w:tcPrChange w:id="2188" w:author="Chiarelo, Hugo" w:date="2025-09-03T18:44:00Z" w16du:dateUtc="2025-09-03T21:44:00Z">
              <w:tcPr>
                <w:tcW w:w="236" w:type="dxa"/>
                <w:noWrap/>
                <w:hideMark/>
              </w:tcPr>
            </w:tcPrChange>
          </w:tcPr>
          <w:p w14:paraId="1AE68ADA" w14:textId="77777777" w:rsidR="00300400" w:rsidRPr="001F0A69" w:rsidRDefault="00300400">
            <w:pPr>
              <w:tabs>
                <w:tab w:val="left" w:pos="3870"/>
              </w:tabs>
              <w:spacing w:line="276" w:lineRule="auto"/>
              <w:rPr>
                <w:ins w:id="2189" w:author="Alvarenga, Agatha" w:date="2025-05-13T16:03:00Z"/>
                <w:rFonts w:cs="Arial"/>
                <w:sz w:val="14"/>
                <w:szCs w:val="14"/>
                <w:rPrChange w:id="2190" w:author="Chiarelo, Hugo" w:date="2025-11-03T10:58:00Z" w16du:dateUtc="2025-11-03T13:58:00Z">
                  <w:rPr>
                    <w:ins w:id="2191" w:author="Alvarenga, Agatha" w:date="2025-05-13T16:03:00Z"/>
                  </w:rPr>
                </w:rPrChange>
              </w:rPr>
              <w:pPrChange w:id="2192" w:author="Chiarelo, Hugo" w:date="2025-09-03T18:13:00Z" w16du:dateUtc="2025-09-03T21:13:00Z">
                <w:pPr>
                  <w:tabs>
                    <w:tab w:val="left" w:pos="3870"/>
                  </w:tabs>
                  <w:spacing w:line="276" w:lineRule="auto"/>
                  <w:jc w:val="center"/>
                </w:pPr>
              </w:pPrChange>
            </w:pPr>
            <w:ins w:id="2193" w:author="Alvarenga, Agatha" w:date="2025-05-13T16:03:00Z">
              <w:r w:rsidRPr="001F0A69">
                <w:rPr>
                  <w:rFonts w:cs="Arial"/>
                  <w:sz w:val="14"/>
                  <w:szCs w:val="14"/>
                  <w:rPrChange w:id="2194" w:author="Chiarelo, Hugo" w:date="2025-11-03T10:58:00Z" w16du:dateUtc="2025-11-03T13:58:00Z">
                    <w:rPr/>
                  </w:rPrChange>
                </w:rPr>
                <w:t>2</w:t>
              </w:r>
            </w:ins>
          </w:p>
        </w:tc>
        <w:tc>
          <w:tcPr>
            <w:tcW w:w="2332" w:type="dxa"/>
            <w:noWrap/>
            <w:hideMark/>
            <w:tcPrChange w:id="2195" w:author="Chiarelo, Hugo" w:date="2025-09-03T18:44:00Z" w16du:dateUtc="2025-09-03T21:44:00Z">
              <w:tcPr>
                <w:tcW w:w="236" w:type="dxa"/>
                <w:gridSpan w:val="2"/>
                <w:noWrap/>
                <w:hideMark/>
              </w:tcPr>
            </w:tcPrChange>
          </w:tcPr>
          <w:p w14:paraId="196987CB" w14:textId="77777777" w:rsidR="00300400" w:rsidRPr="001F0A69" w:rsidRDefault="00300400">
            <w:pPr>
              <w:tabs>
                <w:tab w:val="left" w:pos="3870"/>
              </w:tabs>
              <w:spacing w:line="276" w:lineRule="auto"/>
              <w:rPr>
                <w:ins w:id="2196" w:author="Alvarenga, Agatha" w:date="2025-05-13T16:03:00Z"/>
                <w:rFonts w:cs="Arial"/>
                <w:sz w:val="14"/>
                <w:szCs w:val="14"/>
                <w:rPrChange w:id="2197" w:author="Chiarelo, Hugo" w:date="2025-11-03T10:58:00Z" w16du:dateUtc="2025-11-03T13:58:00Z">
                  <w:rPr>
                    <w:ins w:id="2198" w:author="Alvarenga, Agatha" w:date="2025-05-13T16:03:00Z"/>
                  </w:rPr>
                </w:rPrChange>
              </w:rPr>
              <w:pPrChange w:id="2199" w:author="Chiarelo, Hugo" w:date="2025-09-03T18:22:00Z" w16du:dateUtc="2025-09-03T21:22:00Z">
                <w:pPr>
                  <w:tabs>
                    <w:tab w:val="left" w:pos="3870"/>
                  </w:tabs>
                  <w:spacing w:line="276" w:lineRule="auto"/>
                  <w:jc w:val="center"/>
                </w:pPr>
              </w:pPrChange>
            </w:pPr>
            <w:ins w:id="2200" w:author="Alvarenga, Agatha" w:date="2025-05-13T16:03:00Z">
              <w:r w:rsidRPr="001F0A69">
                <w:rPr>
                  <w:rFonts w:cs="Arial"/>
                  <w:sz w:val="14"/>
                  <w:szCs w:val="14"/>
                  <w:rPrChange w:id="2201" w:author="Chiarelo, Hugo" w:date="2025-11-03T10:58:00Z" w16du:dateUtc="2025-11-03T13:58:00Z">
                    <w:rPr/>
                  </w:rPrChange>
                </w:rPr>
                <w:t>Material failure</w:t>
              </w:r>
            </w:ins>
          </w:p>
        </w:tc>
        <w:tc>
          <w:tcPr>
            <w:tcW w:w="712" w:type="dxa"/>
            <w:noWrap/>
            <w:hideMark/>
            <w:tcPrChange w:id="2202" w:author="Chiarelo, Hugo" w:date="2025-09-03T18:44:00Z" w16du:dateUtc="2025-09-03T21:44:00Z">
              <w:tcPr>
                <w:tcW w:w="236" w:type="dxa"/>
                <w:gridSpan w:val="2"/>
                <w:noWrap/>
                <w:hideMark/>
              </w:tcPr>
            </w:tcPrChange>
          </w:tcPr>
          <w:p w14:paraId="008B2BE0" w14:textId="77777777" w:rsidR="00300400" w:rsidRPr="001F0A69" w:rsidRDefault="00300400">
            <w:pPr>
              <w:tabs>
                <w:tab w:val="left" w:pos="3870"/>
              </w:tabs>
              <w:spacing w:line="276" w:lineRule="auto"/>
              <w:rPr>
                <w:ins w:id="2203" w:author="Alvarenga, Agatha" w:date="2025-05-13T16:03:00Z"/>
                <w:rFonts w:cs="Arial"/>
                <w:sz w:val="14"/>
                <w:szCs w:val="14"/>
                <w:rPrChange w:id="2204" w:author="Chiarelo, Hugo" w:date="2025-11-03T10:58:00Z" w16du:dateUtc="2025-11-03T13:58:00Z">
                  <w:rPr>
                    <w:ins w:id="2205" w:author="Alvarenga, Agatha" w:date="2025-05-13T16:03:00Z"/>
                  </w:rPr>
                </w:rPrChange>
              </w:rPr>
              <w:pPrChange w:id="2206" w:author="Chiarelo, Hugo" w:date="2025-09-03T18:13:00Z" w16du:dateUtc="2025-09-03T21:13:00Z">
                <w:pPr>
                  <w:tabs>
                    <w:tab w:val="left" w:pos="3870"/>
                  </w:tabs>
                  <w:spacing w:line="276" w:lineRule="auto"/>
                  <w:jc w:val="center"/>
                </w:pPr>
              </w:pPrChange>
            </w:pPr>
            <w:ins w:id="2207" w:author="Alvarenga, Agatha" w:date="2025-05-13T16:03:00Z">
              <w:r w:rsidRPr="001F0A69">
                <w:rPr>
                  <w:rFonts w:cs="Arial"/>
                  <w:sz w:val="14"/>
                  <w:szCs w:val="14"/>
                  <w:rPrChange w:id="2208" w:author="Chiarelo, Hugo" w:date="2025-11-03T10:58:00Z" w16du:dateUtc="2025-11-03T13:58:00Z">
                    <w:rPr/>
                  </w:rPrChange>
                </w:rPr>
                <w:t>2</w:t>
              </w:r>
            </w:ins>
          </w:p>
        </w:tc>
        <w:tc>
          <w:tcPr>
            <w:tcW w:w="1533" w:type="dxa"/>
            <w:noWrap/>
            <w:hideMark/>
            <w:tcPrChange w:id="2209" w:author="Chiarelo, Hugo" w:date="2025-09-03T18:44:00Z" w16du:dateUtc="2025-09-03T21:44:00Z">
              <w:tcPr>
                <w:tcW w:w="236" w:type="dxa"/>
                <w:gridSpan w:val="2"/>
                <w:noWrap/>
                <w:hideMark/>
              </w:tcPr>
            </w:tcPrChange>
          </w:tcPr>
          <w:p w14:paraId="761EDB88" w14:textId="77777777" w:rsidR="00300400" w:rsidRPr="001F0A69" w:rsidRDefault="00300400">
            <w:pPr>
              <w:tabs>
                <w:tab w:val="left" w:pos="3870"/>
              </w:tabs>
              <w:spacing w:line="276" w:lineRule="auto"/>
              <w:rPr>
                <w:ins w:id="2210" w:author="Alvarenga, Agatha" w:date="2025-05-13T16:03:00Z"/>
                <w:rFonts w:cs="Arial"/>
                <w:sz w:val="14"/>
                <w:szCs w:val="14"/>
                <w:rPrChange w:id="2211" w:author="Chiarelo, Hugo" w:date="2025-11-03T10:58:00Z" w16du:dateUtc="2025-11-03T13:58:00Z">
                  <w:rPr>
                    <w:ins w:id="2212" w:author="Alvarenga, Agatha" w:date="2025-05-13T16:03:00Z"/>
                  </w:rPr>
                </w:rPrChange>
              </w:rPr>
              <w:pPrChange w:id="2213" w:author="Chiarelo, Hugo" w:date="2025-09-03T18:14:00Z" w16du:dateUtc="2025-09-03T21:14:00Z">
                <w:pPr>
                  <w:tabs>
                    <w:tab w:val="left" w:pos="3870"/>
                  </w:tabs>
                  <w:spacing w:line="276" w:lineRule="auto"/>
                  <w:jc w:val="center"/>
                </w:pPr>
              </w:pPrChange>
            </w:pPr>
            <w:ins w:id="2214" w:author="Alvarenga, Agatha" w:date="2025-05-13T16:03:00Z">
              <w:r w:rsidRPr="001F0A69">
                <w:rPr>
                  <w:rFonts w:cs="Arial"/>
                  <w:sz w:val="14"/>
                  <w:szCs w:val="14"/>
                  <w:rPrChange w:id="2215" w:author="Chiarelo, Hugo" w:date="2025-11-03T10:58:00Z" w16du:dateUtc="2025-11-03T13:58:00Z">
                    <w:rPr/>
                  </w:rPrChange>
                </w:rPr>
                <w:t>General</w:t>
              </w:r>
            </w:ins>
          </w:p>
        </w:tc>
        <w:tc>
          <w:tcPr>
            <w:tcW w:w="3796" w:type="dxa"/>
            <w:noWrap/>
            <w:hideMark/>
            <w:tcPrChange w:id="2216" w:author="Chiarelo, Hugo" w:date="2025-09-03T18:44:00Z" w16du:dateUtc="2025-09-03T21:44:00Z">
              <w:tcPr>
                <w:tcW w:w="236" w:type="dxa"/>
                <w:gridSpan w:val="2"/>
                <w:noWrap/>
                <w:hideMark/>
              </w:tcPr>
            </w:tcPrChange>
          </w:tcPr>
          <w:p w14:paraId="18D8E23A" w14:textId="77777777" w:rsidR="00300400" w:rsidRPr="001F0A69" w:rsidRDefault="00300400">
            <w:pPr>
              <w:tabs>
                <w:tab w:val="left" w:pos="3870"/>
              </w:tabs>
              <w:spacing w:line="276" w:lineRule="auto"/>
              <w:rPr>
                <w:ins w:id="2217" w:author="Alvarenga, Agatha" w:date="2025-05-13T16:03:00Z"/>
                <w:rFonts w:cs="Arial"/>
                <w:sz w:val="14"/>
                <w:szCs w:val="14"/>
                <w:rPrChange w:id="2218" w:author="Chiarelo, Hugo" w:date="2025-11-03T10:58:00Z" w16du:dateUtc="2025-11-03T13:58:00Z">
                  <w:rPr>
                    <w:ins w:id="2219" w:author="Alvarenga, Agatha" w:date="2025-05-13T16:03:00Z"/>
                  </w:rPr>
                </w:rPrChange>
              </w:rPr>
              <w:pPrChange w:id="2220" w:author="Chiarelo, Hugo" w:date="2025-09-03T18:14:00Z" w16du:dateUtc="2025-09-03T21:14:00Z">
                <w:pPr>
                  <w:tabs>
                    <w:tab w:val="left" w:pos="3870"/>
                  </w:tabs>
                  <w:spacing w:line="276" w:lineRule="auto"/>
                  <w:jc w:val="center"/>
                </w:pPr>
              </w:pPrChange>
            </w:pPr>
            <w:ins w:id="2221" w:author="Alvarenga, Agatha" w:date="2025-05-13T16:03:00Z">
              <w:r w:rsidRPr="001F0A69">
                <w:rPr>
                  <w:rFonts w:cs="Arial"/>
                  <w:sz w:val="14"/>
                  <w:szCs w:val="14"/>
                  <w:rPrChange w:id="2222" w:author="Chiarelo, Hugo" w:date="2025-11-03T10:58:00Z" w16du:dateUtc="2025-11-03T13:58:00Z">
                    <w:rPr/>
                  </w:rPrChange>
                </w:rPr>
                <w:t xml:space="preserve">A failure related to a material </w:t>
              </w:r>
              <w:proofErr w:type="gramStart"/>
              <w:r w:rsidRPr="001F0A69">
                <w:rPr>
                  <w:rFonts w:cs="Arial"/>
                  <w:sz w:val="14"/>
                  <w:szCs w:val="14"/>
                  <w:rPrChange w:id="2223" w:author="Chiarelo, Hugo" w:date="2025-11-03T10:58:00Z" w16du:dateUtc="2025-11-03T13:58:00Z">
                    <w:rPr/>
                  </w:rPrChange>
                </w:rPr>
                <w:t>defect</w:t>
              </w:r>
              <w:proofErr w:type="gramEnd"/>
              <w:r w:rsidRPr="001F0A69">
                <w:rPr>
                  <w:rFonts w:cs="Arial"/>
                  <w:sz w:val="14"/>
                  <w:szCs w:val="14"/>
                  <w:rPrChange w:id="2224" w:author="Chiarelo, Hugo" w:date="2025-11-03T10:58:00Z" w16du:dateUtc="2025-11-03T13:58:00Z">
                    <w:rPr/>
                  </w:rPrChange>
                </w:rPr>
                <w:t xml:space="preserve"> but no further details known</w:t>
              </w:r>
            </w:ins>
          </w:p>
        </w:tc>
      </w:tr>
      <w:tr w:rsidR="008A026A" w:rsidRPr="001F0A69" w14:paraId="20CA7E91" w14:textId="77777777" w:rsidTr="00920895">
        <w:trPr>
          <w:trHeight w:val="250"/>
          <w:ins w:id="2225" w:author="Alvarenga, Agatha" w:date="2025-05-13T16:03:00Z"/>
          <w:trPrChange w:id="2226" w:author="Chiarelo, Hugo" w:date="2025-09-03T18:44:00Z" w16du:dateUtc="2025-09-03T21:44:00Z">
            <w:trPr>
              <w:gridAfter w:val="0"/>
              <w:trHeight w:val="250"/>
            </w:trPr>
          </w:trPrChange>
        </w:trPr>
        <w:tc>
          <w:tcPr>
            <w:tcW w:w="712" w:type="dxa"/>
            <w:noWrap/>
            <w:hideMark/>
            <w:tcPrChange w:id="2227" w:author="Chiarelo, Hugo" w:date="2025-09-03T18:44:00Z" w16du:dateUtc="2025-09-03T21:44:00Z">
              <w:tcPr>
                <w:tcW w:w="236" w:type="dxa"/>
                <w:noWrap/>
                <w:hideMark/>
              </w:tcPr>
            </w:tcPrChange>
          </w:tcPr>
          <w:p w14:paraId="5F1EC44E" w14:textId="77777777" w:rsidR="00300400" w:rsidRPr="001F0A69" w:rsidRDefault="00300400">
            <w:pPr>
              <w:tabs>
                <w:tab w:val="left" w:pos="3870"/>
              </w:tabs>
              <w:spacing w:line="276" w:lineRule="auto"/>
              <w:rPr>
                <w:ins w:id="2228" w:author="Alvarenga, Agatha" w:date="2025-05-13T16:03:00Z"/>
                <w:rFonts w:cs="Arial"/>
                <w:sz w:val="14"/>
                <w:szCs w:val="14"/>
                <w:rPrChange w:id="2229" w:author="Chiarelo, Hugo" w:date="2025-11-03T10:58:00Z" w16du:dateUtc="2025-11-03T13:58:00Z">
                  <w:rPr>
                    <w:ins w:id="2230" w:author="Alvarenga, Agatha" w:date="2025-05-13T16:03:00Z"/>
                  </w:rPr>
                </w:rPrChange>
              </w:rPr>
              <w:pPrChange w:id="2231" w:author="Chiarelo, Hugo" w:date="2025-09-03T18:15:00Z" w16du:dateUtc="2025-09-03T21:15:00Z">
                <w:pPr>
                  <w:tabs>
                    <w:tab w:val="left" w:pos="3870"/>
                  </w:tabs>
                  <w:spacing w:line="276" w:lineRule="auto"/>
                  <w:jc w:val="center"/>
                </w:pPr>
              </w:pPrChange>
            </w:pPr>
            <w:ins w:id="2232" w:author="Alvarenga, Agatha" w:date="2025-05-13T16:03:00Z">
              <w:r w:rsidRPr="001F0A69">
                <w:rPr>
                  <w:rFonts w:cs="Arial"/>
                  <w:sz w:val="14"/>
                  <w:szCs w:val="14"/>
                  <w:rPrChange w:id="2233" w:author="Chiarelo, Hugo" w:date="2025-11-03T10:58:00Z" w16du:dateUtc="2025-11-03T13:58:00Z">
                    <w:rPr/>
                  </w:rPrChange>
                </w:rPr>
                <w:t>2</w:t>
              </w:r>
            </w:ins>
          </w:p>
        </w:tc>
        <w:tc>
          <w:tcPr>
            <w:tcW w:w="2332" w:type="dxa"/>
            <w:noWrap/>
            <w:hideMark/>
            <w:tcPrChange w:id="2234" w:author="Chiarelo, Hugo" w:date="2025-09-03T18:44:00Z" w16du:dateUtc="2025-09-03T21:44:00Z">
              <w:tcPr>
                <w:tcW w:w="236" w:type="dxa"/>
                <w:gridSpan w:val="2"/>
                <w:noWrap/>
                <w:hideMark/>
              </w:tcPr>
            </w:tcPrChange>
          </w:tcPr>
          <w:p w14:paraId="3A5DC4C5" w14:textId="77777777" w:rsidR="00300400" w:rsidRPr="001F0A69" w:rsidRDefault="00300400">
            <w:pPr>
              <w:tabs>
                <w:tab w:val="left" w:pos="3870"/>
              </w:tabs>
              <w:spacing w:line="276" w:lineRule="auto"/>
              <w:rPr>
                <w:ins w:id="2235" w:author="Alvarenga, Agatha" w:date="2025-05-13T16:03:00Z"/>
                <w:rFonts w:cs="Arial"/>
                <w:sz w:val="14"/>
                <w:szCs w:val="14"/>
                <w:rPrChange w:id="2236" w:author="Chiarelo, Hugo" w:date="2025-11-03T10:58:00Z" w16du:dateUtc="2025-11-03T13:58:00Z">
                  <w:rPr>
                    <w:ins w:id="2237" w:author="Alvarenga, Agatha" w:date="2025-05-13T16:03:00Z"/>
                  </w:rPr>
                </w:rPrChange>
              </w:rPr>
              <w:pPrChange w:id="2238" w:author="Chiarelo, Hugo" w:date="2025-09-03T18:22:00Z" w16du:dateUtc="2025-09-03T21:22:00Z">
                <w:pPr>
                  <w:tabs>
                    <w:tab w:val="left" w:pos="3870"/>
                  </w:tabs>
                  <w:spacing w:line="276" w:lineRule="auto"/>
                  <w:jc w:val="center"/>
                </w:pPr>
              </w:pPrChange>
            </w:pPr>
            <w:ins w:id="2239" w:author="Alvarenga, Agatha" w:date="2025-05-13T16:03:00Z">
              <w:r w:rsidRPr="001F0A69">
                <w:rPr>
                  <w:rFonts w:cs="Arial"/>
                  <w:sz w:val="14"/>
                  <w:szCs w:val="14"/>
                  <w:rPrChange w:id="2240" w:author="Chiarelo, Hugo" w:date="2025-11-03T10:58:00Z" w16du:dateUtc="2025-11-03T13:58:00Z">
                    <w:rPr/>
                  </w:rPrChange>
                </w:rPr>
                <w:t>Material failure</w:t>
              </w:r>
            </w:ins>
          </w:p>
        </w:tc>
        <w:tc>
          <w:tcPr>
            <w:tcW w:w="712" w:type="dxa"/>
            <w:noWrap/>
            <w:hideMark/>
            <w:tcPrChange w:id="2241" w:author="Chiarelo, Hugo" w:date="2025-09-03T18:44:00Z" w16du:dateUtc="2025-09-03T21:44:00Z">
              <w:tcPr>
                <w:tcW w:w="236" w:type="dxa"/>
                <w:gridSpan w:val="2"/>
                <w:noWrap/>
                <w:hideMark/>
              </w:tcPr>
            </w:tcPrChange>
          </w:tcPr>
          <w:p w14:paraId="3A528AA4" w14:textId="77777777" w:rsidR="00300400" w:rsidRPr="001F0A69" w:rsidRDefault="00300400">
            <w:pPr>
              <w:tabs>
                <w:tab w:val="left" w:pos="3870"/>
              </w:tabs>
              <w:spacing w:line="276" w:lineRule="auto"/>
              <w:rPr>
                <w:ins w:id="2242" w:author="Alvarenga, Agatha" w:date="2025-05-13T16:03:00Z"/>
                <w:rFonts w:cs="Arial"/>
                <w:sz w:val="14"/>
                <w:szCs w:val="14"/>
                <w:rPrChange w:id="2243" w:author="Chiarelo, Hugo" w:date="2025-11-03T10:58:00Z" w16du:dateUtc="2025-11-03T13:58:00Z">
                  <w:rPr>
                    <w:ins w:id="2244" w:author="Alvarenga, Agatha" w:date="2025-05-13T16:03:00Z"/>
                  </w:rPr>
                </w:rPrChange>
              </w:rPr>
              <w:pPrChange w:id="2245" w:author="Chiarelo, Hugo" w:date="2025-09-03T18:13:00Z" w16du:dateUtc="2025-09-03T21:13:00Z">
                <w:pPr>
                  <w:tabs>
                    <w:tab w:val="left" w:pos="3870"/>
                  </w:tabs>
                  <w:spacing w:line="276" w:lineRule="auto"/>
                  <w:jc w:val="center"/>
                </w:pPr>
              </w:pPrChange>
            </w:pPr>
            <w:ins w:id="2246" w:author="Alvarenga, Agatha" w:date="2025-05-13T16:03:00Z">
              <w:r w:rsidRPr="001F0A69">
                <w:rPr>
                  <w:rFonts w:cs="Arial"/>
                  <w:sz w:val="14"/>
                  <w:szCs w:val="14"/>
                  <w:rPrChange w:id="2247" w:author="Chiarelo, Hugo" w:date="2025-11-03T10:58:00Z" w16du:dateUtc="2025-11-03T13:58:00Z">
                    <w:rPr/>
                  </w:rPrChange>
                </w:rPr>
                <w:t>2.1</w:t>
              </w:r>
            </w:ins>
          </w:p>
        </w:tc>
        <w:tc>
          <w:tcPr>
            <w:tcW w:w="1533" w:type="dxa"/>
            <w:noWrap/>
            <w:hideMark/>
            <w:tcPrChange w:id="2248" w:author="Chiarelo, Hugo" w:date="2025-09-03T18:44:00Z" w16du:dateUtc="2025-09-03T21:44:00Z">
              <w:tcPr>
                <w:tcW w:w="236" w:type="dxa"/>
                <w:gridSpan w:val="2"/>
                <w:noWrap/>
                <w:hideMark/>
              </w:tcPr>
            </w:tcPrChange>
          </w:tcPr>
          <w:p w14:paraId="0B9D7D96" w14:textId="77777777" w:rsidR="00300400" w:rsidRPr="001F0A69" w:rsidRDefault="00300400">
            <w:pPr>
              <w:tabs>
                <w:tab w:val="left" w:pos="3870"/>
              </w:tabs>
              <w:spacing w:line="276" w:lineRule="auto"/>
              <w:rPr>
                <w:ins w:id="2249" w:author="Alvarenga, Agatha" w:date="2025-05-13T16:03:00Z"/>
                <w:rFonts w:cs="Arial"/>
                <w:sz w:val="14"/>
                <w:szCs w:val="14"/>
                <w:rPrChange w:id="2250" w:author="Chiarelo, Hugo" w:date="2025-11-03T10:58:00Z" w16du:dateUtc="2025-11-03T13:58:00Z">
                  <w:rPr>
                    <w:ins w:id="2251" w:author="Alvarenga, Agatha" w:date="2025-05-13T16:03:00Z"/>
                  </w:rPr>
                </w:rPrChange>
              </w:rPr>
              <w:pPrChange w:id="2252" w:author="Chiarelo, Hugo" w:date="2025-09-03T18:14:00Z" w16du:dateUtc="2025-09-03T21:14:00Z">
                <w:pPr>
                  <w:tabs>
                    <w:tab w:val="left" w:pos="3870"/>
                  </w:tabs>
                  <w:spacing w:line="276" w:lineRule="auto"/>
                  <w:jc w:val="center"/>
                </w:pPr>
              </w:pPrChange>
            </w:pPr>
            <w:ins w:id="2253" w:author="Alvarenga, Agatha" w:date="2025-05-13T16:03:00Z">
              <w:r w:rsidRPr="001F0A69">
                <w:rPr>
                  <w:rFonts w:cs="Arial"/>
                  <w:sz w:val="14"/>
                  <w:szCs w:val="14"/>
                  <w:rPrChange w:id="2254" w:author="Chiarelo, Hugo" w:date="2025-11-03T10:58:00Z" w16du:dateUtc="2025-11-03T13:58:00Z">
                    <w:rPr/>
                  </w:rPrChange>
                </w:rPr>
                <w:t>Cavitation</w:t>
              </w:r>
            </w:ins>
          </w:p>
        </w:tc>
        <w:tc>
          <w:tcPr>
            <w:tcW w:w="3796" w:type="dxa"/>
            <w:noWrap/>
            <w:hideMark/>
            <w:tcPrChange w:id="2255" w:author="Chiarelo, Hugo" w:date="2025-09-03T18:44:00Z" w16du:dateUtc="2025-09-03T21:44:00Z">
              <w:tcPr>
                <w:tcW w:w="236" w:type="dxa"/>
                <w:gridSpan w:val="2"/>
                <w:noWrap/>
                <w:hideMark/>
              </w:tcPr>
            </w:tcPrChange>
          </w:tcPr>
          <w:p w14:paraId="33E7AC53" w14:textId="77777777" w:rsidR="00300400" w:rsidRPr="001F0A69" w:rsidRDefault="00300400">
            <w:pPr>
              <w:tabs>
                <w:tab w:val="left" w:pos="3870"/>
              </w:tabs>
              <w:spacing w:line="276" w:lineRule="auto"/>
              <w:rPr>
                <w:ins w:id="2256" w:author="Alvarenga, Agatha" w:date="2025-05-13T16:03:00Z"/>
                <w:rFonts w:cs="Arial"/>
                <w:sz w:val="14"/>
                <w:szCs w:val="14"/>
                <w:rPrChange w:id="2257" w:author="Chiarelo, Hugo" w:date="2025-11-03T10:58:00Z" w16du:dateUtc="2025-11-03T13:58:00Z">
                  <w:rPr>
                    <w:ins w:id="2258" w:author="Alvarenga, Agatha" w:date="2025-05-13T16:03:00Z"/>
                  </w:rPr>
                </w:rPrChange>
              </w:rPr>
              <w:pPrChange w:id="2259" w:author="Chiarelo, Hugo" w:date="2025-09-03T18:14:00Z" w16du:dateUtc="2025-09-03T21:14:00Z">
                <w:pPr>
                  <w:tabs>
                    <w:tab w:val="left" w:pos="3870"/>
                  </w:tabs>
                  <w:spacing w:line="276" w:lineRule="auto"/>
                  <w:jc w:val="center"/>
                </w:pPr>
              </w:pPrChange>
            </w:pPr>
            <w:ins w:id="2260" w:author="Alvarenga, Agatha" w:date="2025-05-13T16:03:00Z">
              <w:r w:rsidRPr="001F0A69">
                <w:rPr>
                  <w:rFonts w:cs="Arial"/>
                  <w:sz w:val="14"/>
                  <w:szCs w:val="14"/>
                  <w:rPrChange w:id="2261" w:author="Chiarelo, Hugo" w:date="2025-11-03T10:58:00Z" w16du:dateUtc="2025-11-03T13:58:00Z">
                    <w:rPr/>
                  </w:rPrChange>
                </w:rPr>
                <w:t>Relevant for equipment such as pumps and valves</w:t>
              </w:r>
            </w:ins>
          </w:p>
        </w:tc>
      </w:tr>
      <w:tr w:rsidR="008A026A" w:rsidRPr="001F0A69" w14:paraId="2F784947" w14:textId="77777777" w:rsidTr="00920895">
        <w:trPr>
          <w:trHeight w:val="250"/>
          <w:ins w:id="2262" w:author="Alvarenga, Agatha" w:date="2025-05-13T16:03:00Z"/>
          <w:trPrChange w:id="2263" w:author="Chiarelo, Hugo" w:date="2025-09-03T18:44:00Z" w16du:dateUtc="2025-09-03T21:44:00Z">
            <w:trPr>
              <w:gridAfter w:val="0"/>
              <w:trHeight w:val="250"/>
            </w:trPr>
          </w:trPrChange>
        </w:trPr>
        <w:tc>
          <w:tcPr>
            <w:tcW w:w="712" w:type="dxa"/>
            <w:noWrap/>
            <w:hideMark/>
            <w:tcPrChange w:id="2264" w:author="Chiarelo, Hugo" w:date="2025-09-03T18:44:00Z" w16du:dateUtc="2025-09-03T21:44:00Z">
              <w:tcPr>
                <w:tcW w:w="236" w:type="dxa"/>
                <w:noWrap/>
                <w:hideMark/>
              </w:tcPr>
            </w:tcPrChange>
          </w:tcPr>
          <w:p w14:paraId="508B106E" w14:textId="77777777" w:rsidR="00300400" w:rsidRPr="001F0A69" w:rsidRDefault="00300400">
            <w:pPr>
              <w:tabs>
                <w:tab w:val="left" w:pos="3870"/>
              </w:tabs>
              <w:spacing w:line="276" w:lineRule="auto"/>
              <w:rPr>
                <w:ins w:id="2265" w:author="Alvarenga, Agatha" w:date="2025-05-13T16:03:00Z"/>
                <w:rFonts w:cs="Arial"/>
                <w:sz w:val="14"/>
                <w:szCs w:val="14"/>
                <w:rPrChange w:id="2266" w:author="Chiarelo, Hugo" w:date="2025-11-03T10:58:00Z" w16du:dateUtc="2025-11-03T13:58:00Z">
                  <w:rPr>
                    <w:ins w:id="2267" w:author="Alvarenga, Agatha" w:date="2025-05-13T16:03:00Z"/>
                  </w:rPr>
                </w:rPrChange>
              </w:rPr>
              <w:pPrChange w:id="2268" w:author="Chiarelo, Hugo" w:date="2025-09-03T18:15:00Z" w16du:dateUtc="2025-09-03T21:15:00Z">
                <w:pPr>
                  <w:tabs>
                    <w:tab w:val="left" w:pos="3870"/>
                  </w:tabs>
                  <w:spacing w:line="276" w:lineRule="auto"/>
                  <w:jc w:val="center"/>
                </w:pPr>
              </w:pPrChange>
            </w:pPr>
            <w:ins w:id="2269" w:author="Alvarenga, Agatha" w:date="2025-05-13T16:03:00Z">
              <w:r w:rsidRPr="001F0A69">
                <w:rPr>
                  <w:rFonts w:cs="Arial"/>
                  <w:sz w:val="14"/>
                  <w:szCs w:val="14"/>
                  <w:rPrChange w:id="2270" w:author="Chiarelo, Hugo" w:date="2025-11-03T10:58:00Z" w16du:dateUtc="2025-11-03T13:58:00Z">
                    <w:rPr/>
                  </w:rPrChange>
                </w:rPr>
                <w:t>2</w:t>
              </w:r>
            </w:ins>
          </w:p>
        </w:tc>
        <w:tc>
          <w:tcPr>
            <w:tcW w:w="2332" w:type="dxa"/>
            <w:noWrap/>
            <w:hideMark/>
            <w:tcPrChange w:id="2271" w:author="Chiarelo, Hugo" w:date="2025-09-03T18:44:00Z" w16du:dateUtc="2025-09-03T21:44:00Z">
              <w:tcPr>
                <w:tcW w:w="236" w:type="dxa"/>
                <w:gridSpan w:val="2"/>
                <w:noWrap/>
                <w:hideMark/>
              </w:tcPr>
            </w:tcPrChange>
          </w:tcPr>
          <w:p w14:paraId="0202383D" w14:textId="77777777" w:rsidR="00300400" w:rsidRPr="001F0A69" w:rsidRDefault="00300400">
            <w:pPr>
              <w:tabs>
                <w:tab w:val="left" w:pos="3870"/>
              </w:tabs>
              <w:spacing w:line="276" w:lineRule="auto"/>
              <w:rPr>
                <w:ins w:id="2272" w:author="Alvarenga, Agatha" w:date="2025-05-13T16:03:00Z"/>
                <w:rFonts w:cs="Arial"/>
                <w:sz w:val="14"/>
                <w:szCs w:val="14"/>
                <w:rPrChange w:id="2273" w:author="Chiarelo, Hugo" w:date="2025-11-03T10:58:00Z" w16du:dateUtc="2025-11-03T13:58:00Z">
                  <w:rPr>
                    <w:ins w:id="2274" w:author="Alvarenga, Agatha" w:date="2025-05-13T16:03:00Z"/>
                  </w:rPr>
                </w:rPrChange>
              </w:rPr>
              <w:pPrChange w:id="2275" w:author="Chiarelo, Hugo" w:date="2025-09-03T18:22:00Z" w16du:dateUtc="2025-09-03T21:22:00Z">
                <w:pPr>
                  <w:tabs>
                    <w:tab w:val="left" w:pos="3870"/>
                  </w:tabs>
                  <w:spacing w:line="276" w:lineRule="auto"/>
                  <w:jc w:val="center"/>
                </w:pPr>
              </w:pPrChange>
            </w:pPr>
            <w:ins w:id="2276" w:author="Alvarenga, Agatha" w:date="2025-05-13T16:03:00Z">
              <w:r w:rsidRPr="001F0A69">
                <w:rPr>
                  <w:rFonts w:cs="Arial"/>
                  <w:sz w:val="14"/>
                  <w:szCs w:val="14"/>
                  <w:rPrChange w:id="2277" w:author="Chiarelo, Hugo" w:date="2025-11-03T10:58:00Z" w16du:dateUtc="2025-11-03T13:58:00Z">
                    <w:rPr/>
                  </w:rPrChange>
                </w:rPr>
                <w:t>Material failure</w:t>
              </w:r>
            </w:ins>
          </w:p>
        </w:tc>
        <w:tc>
          <w:tcPr>
            <w:tcW w:w="712" w:type="dxa"/>
            <w:noWrap/>
            <w:hideMark/>
            <w:tcPrChange w:id="2278" w:author="Chiarelo, Hugo" w:date="2025-09-03T18:44:00Z" w16du:dateUtc="2025-09-03T21:44:00Z">
              <w:tcPr>
                <w:tcW w:w="236" w:type="dxa"/>
                <w:gridSpan w:val="2"/>
                <w:noWrap/>
                <w:hideMark/>
              </w:tcPr>
            </w:tcPrChange>
          </w:tcPr>
          <w:p w14:paraId="2A341B55" w14:textId="77777777" w:rsidR="00300400" w:rsidRPr="001F0A69" w:rsidRDefault="00300400">
            <w:pPr>
              <w:tabs>
                <w:tab w:val="left" w:pos="3870"/>
              </w:tabs>
              <w:spacing w:line="276" w:lineRule="auto"/>
              <w:rPr>
                <w:ins w:id="2279" w:author="Alvarenga, Agatha" w:date="2025-05-13T16:03:00Z"/>
                <w:rFonts w:cs="Arial"/>
                <w:sz w:val="14"/>
                <w:szCs w:val="14"/>
                <w:rPrChange w:id="2280" w:author="Chiarelo, Hugo" w:date="2025-11-03T10:58:00Z" w16du:dateUtc="2025-11-03T13:58:00Z">
                  <w:rPr>
                    <w:ins w:id="2281" w:author="Alvarenga, Agatha" w:date="2025-05-13T16:03:00Z"/>
                  </w:rPr>
                </w:rPrChange>
              </w:rPr>
              <w:pPrChange w:id="2282" w:author="Chiarelo, Hugo" w:date="2025-09-03T18:14:00Z" w16du:dateUtc="2025-09-03T21:14:00Z">
                <w:pPr>
                  <w:tabs>
                    <w:tab w:val="left" w:pos="3870"/>
                  </w:tabs>
                  <w:spacing w:line="276" w:lineRule="auto"/>
                  <w:jc w:val="center"/>
                </w:pPr>
              </w:pPrChange>
            </w:pPr>
            <w:ins w:id="2283" w:author="Alvarenga, Agatha" w:date="2025-05-13T16:03:00Z">
              <w:r w:rsidRPr="001F0A69">
                <w:rPr>
                  <w:rFonts w:cs="Arial"/>
                  <w:sz w:val="14"/>
                  <w:szCs w:val="14"/>
                  <w:rPrChange w:id="2284" w:author="Chiarelo, Hugo" w:date="2025-11-03T10:58:00Z" w16du:dateUtc="2025-11-03T13:58:00Z">
                    <w:rPr/>
                  </w:rPrChange>
                </w:rPr>
                <w:t>2.2</w:t>
              </w:r>
            </w:ins>
          </w:p>
        </w:tc>
        <w:tc>
          <w:tcPr>
            <w:tcW w:w="1533" w:type="dxa"/>
            <w:noWrap/>
            <w:hideMark/>
            <w:tcPrChange w:id="2285" w:author="Chiarelo, Hugo" w:date="2025-09-03T18:44:00Z" w16du:dateUtc="2025-09-03T21:44:00Z">
              <w:tcPr>
                <w:tcW w:w="236" w:type="dxa"/>
                <w:gridSpan w:val="2"/>
                <w:noWrap/>
                <w:hideMark/>
              </w:tcPr>
            </w:tcPrChange>
          </w:tcPr>
          <w:p w14:paraId="2C0954F0" w14:textId="77777777" w:rsidR="00300400" w:rsidRPr="001F0A69" w:rsidRDefault="00300400">
            <w:pPr>
              <w:tabs>
                <w:tab w:val="left" w:pos="3870"/>
              </w:tabs>
              <w:spacing w:line="276" w:lineRule="auto"/>
              <w:rPr>
                <w:ins w:id="2286" w:author="Alvarenga, Agatha" w:date="2025-05-13T16:03:00Z"/>
                <w:rFonts w:cs="Arial"/>
                <w:sz w:val="14"/>
                <w:szCs w:val="14"/>
                <w:rPrChange w:id="2287" w:author="Chiarelo, Hugo" w:date="2025-11-03T10:58:00Z" w16du:dateUtc="2025-11-03T13:58:00Z">
                  <w:rPr>
                    <w:ins w:id="2288" w:author="Alvarenga, Agatha" w:date="2025-05-13T16:03:00Z"/>
                  </w:rPr>
                </w:rPrChange>
              </w:rPr>
              <w:pPrChange w:id="2289" w:author="Chiarelo, Hugo" w:date="2025-09-03T18:14:00Z" w16du:dateUtc="2025-09-03T21:14:00Z">
                <w:pPr>
                  <w:tabs>
                    <w:tab w:val="left" w:pos="3870"/>
                  </w:tabs>
                  <w:spacing w:line="276" w:lineRule="auto"/>
                  <w:jc w:val="center"/>
                </w:pPr>
              </w:pPrChange>
            </w:pPr>
            <w:ins w:id="2290" w:author="Alvarenga, Agatha" w:date="2025-05-13T16:03:00Z">
              <w:r w:rsidRPr="001F0A69">
                <w:rPr>
                  <w:rFonts w:cs="Arial"/>
                  <w:sz w:val="14"/>
                  <w:szCs w:val="14"/>
                  <w:rPrChange w:id="2291" w:author="Chiarelo, Hugo" w:date="2025-11-03T10:58:00Z" w16du:dateUtc="2025-11-03T13:58:00Z">
                    <w:rPr/>
                  </w:rPrChange>
                </w:rPr>
                <w:t>Corrosion</w:t>
              </w:r>
            </w:ins>
          </w:p>
        </w:tc>
        <w:tc>
          <w:tcPr>
            <w:tcW w:w="3796" w:type="dxa"/>
            <w:noWrap/>
            <w:hideMark/>
            <w:tcPrChange w:id="2292" w:author="Chiarelo, Hugo" w:date="2025-09-03T18:44:00Z" w16du:dateUtc="2025-09-03T21:44:00Z">
              <w:tcPr>
                <w:tcW w:w="236" w:type="dxa"/>
                <w:gridSpan w:val="2"/>
                <w:noWrap/>
                <w:hideMark/>
              </w:tcPr>
            </w:tcPrChange>
          </w:tcPr>
          <w:p w14:paraId="7D0C497C" w14:textId="77777777" w:rsidR="00300400" w:rsidRPr="001F0A69" w:rsidRDefault="00300400">
            <w:pPr>
              <w:tabs>
                <w:tab w:val="left" w:pos="3870"/>
              </w:tabs>
              <w:spacing w:line="276" w:lineRule="auto"/>
              <w:rPr>
                <w:ins w:id="2293" w:author="Alvarenga, Agatha" w:date="2025-05-13T16:03:00Z"/>
                <w:rFonts w:cs="Arial"/>
                <w:sz w:val="14"/>
                <w:szCs w:val="14"/>
                <w:rPrChange w:id="2294" w:author="Chiarelo, Hugo" w:date="2025-11-03T10:58:00Z" w16du:dateUtc="2025-11-03T13:58:00Z">
                  <w:rPr>
                    <w:ins w:id="2295" w:author="Alvarenga, Agatha" w:date="2025-05-13T16:03:00Z"/>
                  </w:rPr>
                </w:rPrChange>
              </w:rPr>
              <w:pPrChange w:id="2296" w:author="Chiarelo, Hugo" w:date="2025-09-03T18:14:00Z" w16du:dateUtc="2025-09-03T21:14:00Z">
                <w:pPr>
                  <w:tabs>
                    <w:tab w:val="left" w:pos="3870"/>
                  </w:tabs>
                  <w:spacing w:line="276" w:lineRule="auto"/>
                  <w:jc w:val="center"/>
                </w:pPr>
              </w:pPrChange>
            </w:pPr>
            <w:ins w:id="2297" w:author="Alvarenga, Agatha" w:date="2025-05-13T16:03:00Z">
              <w:r w:rsidRPr="001F0A69">
                <w:rPr>
                  <w:rFonts w:cs="Arial"/>
                  <w:sz w:val="14"/>
                  <w:szCs w:val="14"/>
                  <w:rPrChange w:id="2298" w:author="Chiarelo, Hugo" w:date="2025-11-03T10:58:00Z" w16du:dateUtc="2025-11-03T13:58:00Z">
                    <w:rPr/>
                  </w:rPrChange>
                </w:rPr>
                <w:t>All types of corrosion, both wet and dry (chemical)</w:t>
              </w:r>
            </w:ins>
          </w:p>
        </w:tc>
      </w:tr>
      <w:tr w:rsidR="008A026A" w:rsidRPr="001F0A69" w14:paraId="22BD9324" w14:textId="77777777" w:rsidTr="00920895">
        <w:trPr>
          <w:trHeight w:val="250"/>
          <w:ins w:id="2299" w:author="Alvarenga, Agatha" w:date="2025-05-13T16:03:00Z"/>
          <w:trPrChange w:id="2300" w:author="Chiarelo, Hugo" w:date="2025-09-03T18:44:00Z" w16du:dateUtc="2025-09-03T21:44:00Z">
            <w:trPr>
              <w:gridAfter w:val="0"/>
              <w:trHeight w:val="250"/>
            </w:trPr>
          </w:trPrChange>
        </w:trPr>
        <w:tc>
          <w:tcPr>
            <w:tcW w:w="712" w:type="dxa"/>
            <w:noWrap/>
            <w:hideMark/>
            <w:tcPrChange w:id="2301" w:author="Chiarelo, Hugo" w:date="2025-09-03T18:44:00Z" w16du:dateUtc="2025-09-03T21:44:00Z">
              <w:tcPr>
                <w:tcW w:w="236" w:type="dxa"/>
                <w:noWrap/>
                <w:hideMark/>
              </w:tcPr>
            </w:tcPrChange>
          </w:tcPr>
          <w:p w14:paraId="5C26C735" w14:textId="77777777" w:rsidR="00300400" w:rsidRPr="001F0A69" w:rsidRDefault="00300400">
            <w:pPr>
              <w:tabs>
                <w:tab w:val="left" w:pos="3870"/>
              </w:tabs>
              <w:spacing w:line="276" w:lineRule="auto"/>
              <w:rPr>
                <w:ins w:id="2302" w:author="Alvarenga, Agatha" w:date="2025-05-13T16:03:00Z"/>
                <w:rFonts w:cs="Arial"/>
                <w:sz w:val="14"/>
                <w:szCs w:val="14"/>
                <w:rPrChange w:id="2303" w:author="Chiarelo, Hugo" w:date="2025-11-03T10:58:00Z" w16du:dateUtc="2025-11-03T13:58:00Z">
                  <w:rPr>
                    <w:ins w:id="2304" w:author="Alvarenga, Agatha" w:date="2025-05-13T16:03:00Z"/>
                  </w:rPr>
                </w:rPrChange>
              </w:rPr>
              <w:pPrChange w:id="2305" w:author="Chiarelo, Hugo" w:date="2025-09-03T18:15:00Z" w16du:dateUtc="2025-09-03T21:15:00Z">
                <w:pPr>
                  <w:tabs>
                    <w:tab w:val="left" w:pos="3870"/>
                  </w:tabs>
                  <w:spacing w:line="276" w:lineRule="auto"/>
                  <w:jc w:val="center"/>
                </w:pPr>
              </w:pPrChange>
            </w:pPr>
            <w:ins w:id="2306" w:author="Alvarenga, Agatha" w:date="2025-05-13T16:03:00Z">
              <w:r w:rsidRPr="001F0A69">
                <w:rPr>
                  <w:rFonts w:cs="Arial"/>
                  <w:sz w:val="14"/>
                  <w:szCs w:val="14"/>
                  <w:rPrChange w:id="2307" w:author="Chiarelo, Hugo" w:date="2025-11-03T10:58:00Z" w16du:dateUtc="2025-11-03T13:58:00Z">
                    <w:rPr/>
                  </w:rPrChange>
                </w:rPr>
                <w:t>2</w:t>
              </w:r>
            </w:ins>
          </w:p>
        </w:tc>
        <w:tc>
          <w:tcPr>
            <w:tcW w:w="2332" w:type="dxa"/>
            <w:noWrap/>
            <w:hideMark/>
            <w:tcPrChange w:id="2308" w:author="Chiarelo, Hugo" w:date="2025-09-03T18:44:00Z" w16du:dateUtc="2025-09-03T21:44:00Z">
              <w:tcPr>
                <w:tcW w:w="236" w:type="dxa"/>
                <w:gridSpan w:val="2"/>
                <w:noWrap/>
                <w:hideMark/>
              </w:tcPr>
            </w:tcPrChange>
          </w:tcPr>
          <w:p w14:paraId="56B51D83" w14:textId="77777777" w:rsidR="00300400" w:rsidRPr="001F0A69" w:rsidRDefault="00300400">
            <w:pPr>
              <w:tabs>
                <w:tab w:val="left" w:pos="3870"/>
              </w:tabs>
              <w:spacing w:line="276" w:lineRule="auto"/>
              <w:rPr>
                <w:ins w:id="2309" w:author="Alvarenga, Agatha" w:date="2025-05-13T16:03:00Z"/>
                <w:rFonts w:cs="Arial"/>
                <w:sz w:val="14"/>
                <w:szCs w:val="14"/>
                <w:rPrChange w:id="2310" w:author="Chiarelo, Hugo" w:date="2025-11-03T10:58:00Z" w16du:dateUtc="2025-11-03T13:58:00Z">
                  <w:rPr>
                    <w:ins w:id="2311" w:author="Alvarenga, Agatha" w:date="2025-05-13T16:03:00Z"/>
                  </w:rPr>
                </w:rPrChange>
              </w:rPr>
              <w:pPrChange w:id="2312" w:author="Chiarelo, Hugo" w:date="2025-09-03T18:22:00Z" w16du:dateUtc="2025-09-03T21:22:00Z">
                <w:pPr>
                  <w:tabs>
                    <w:tab w:val="left" w:pos="3870"/>
                  </w:tabs>
                  <w:spacing w:line="276" w:lineRule="auto"/>
                  <w:jc w:val="center"/>
                </w:pPr>
              </w:pPrChange>
            </w:pPr>
            <w:ins w:id="2313" w:author="Alvarenga, Agatha" w:date="2025-05-13T16:03:00Z">
              <w:r w:rsidRPr="001F0A69">
                <w:rPr>
                  <w:rFonts w:cs="Arial"/>
                  <w:sz w:val="14"/>
                  <w:szCs w:val="14"/>
                  <w:rPrChange w:id="2314" w:author="Chiarelo, Hugo" w:date="2025-11-03T10:58:00Z" w16du:dateUtc="2025-11-03T13:58:00Z">
                    <w:rPr/>
                  </w:rPrChange>
                </w:rPr>
                <w:t>Material failure</w:t>
              </w:r>
            </w:ins>
          </w:p>
        </w:tc>
        <w:tc>
          <w:tcPr>
            <w:tcW w:w="712" w:type="dxa"/>
            <w:noWrap/>
            <w:hideMark/>
            <w:tcPrChange w:id="2315" w:author="Chiarelo, Hugo" w:date="2025-09-03T18:44:00Z" w16du:dateUtc="2025-09-03T21:44:00Z">
              <w:tcPr>
                <w:tcW w:w="236" w:type="dxa"/>
                <w:gridSpan w:val="2"/>
                <w:noWrap/>
                <w:hideMark/>
              </w:tcPr>
            </w:tcPrChange>
          </w:tcPr>
          <w:p w14:paraId="7D39FB95" w14:textId="77777777" w:rsidR="00300400" w:rsidRPr="001F0A69" w:rsidRDefault="00300400">
            <w:pPr>
              <w:tabs>
                <w:tab w:val="left" w:pos="3870"/>
              </w:tabs>
              <w:spacing w:line="276" w:lineRule="auto"/>
              <w:rPr>
                <w:ins w:id="2316" w:author="Alvarenga, Agatha" w:date="2025-05-13T16:03:00Z"/>
                <w:rFonts w:cs="Arial"/>
                <w:sz w:val="14"/>
                <w:szCs w:val="14"/>
                <w:rPrChange w:id="2317" w:author="Chiarelo, Hugo" w:date="2025-11-03T10:58:00Z" w16du:dateUtc="2025-11-03T13:58:00Z">
                  <w:rPr>
                    <w:ins w:id="2318" w:author="Alvarenga, Agatha" w:date="2025-05-13T16:03:00Z"/>
                  </w:rPr>
                </w:rPrChange>
              </w:rPr>
              <w:pPrChange w:id="2319" w:author="Chiarelo, Hugo" w:date="2025-09-03T18:14:00Z" w16du:dateUtc="2025-09-03T21:14:00Z">
                <w:pPr>
                  <w:tabs>
                    <w:tab w:val="left" w:pos="3870"/>
                  </w:tabs>
                  <w:spacing w:line="276" w:lineRule="auto"/>
                  <w:jc w:val="center"/>
                </w:pPr>
              </w:pPrChange>
            </w:pPr>
            <w:ins w:id="2320" w:author="Alvarenga, Agatha" w:date="2025-05-13T16:03:00Z">
              <w:r w:rsidRPr="001F0A69">
                <w:rPr>
                  <w:rFonts w:cs="Arial"/>
                  <w:sz w:val="14"/>
                  <w:szCs w:val="14"/>
                  <w:rPrChange w:id="2321" w:author="Chiarelo, Hugo" w:date="2025-11-03T10:58:00Z" w16du:dateUtc="2025-11-03T13:58:00Z">
                    <w:rPr/>
                  </w:rPrChange>
                </w:rPr>
                <w:t>2.3</w:t>
              </w:r>
            </w:ins>
          </w:p>
        </w:tc>
        <w:tc>
          <w:tcPr>
            <w:tcW w:w="1533" w:type="dxa"/>
            <w:noWrap/>
            <w:hideMark/>
            <w:tcPrChange w:id="2322" w:author="Chiarelo, Hugo" w:date="2025-09-03T18:44:00Z" w16du:dateUtc="2025-09-03T21:44:00Z">
              <w:tcPr>
                <w:tcW w:w="236" w:type="dxa"/>
                <w:gridSpan w:val="2"/>
                <w:noWrap/>
                <w:hideMark/>
              </w:tcPr>
            </w:tcPrChange>
          </w:tcPr>
          <w:p w14:paraId="347590E5" w14:textId="77777777" w:rsidR="00300400" w:rsidRPr="001F0A69" w:rsidRDefault="00300400">
            <w:pPr>
              <w:tabs>
                <w:tab w:val="left" w:pos="3870"/>
              </w:tabs>
              <w:spacing w:line="276" w:lineRule="auto"/>
              <w:rPr>
                <w:ins w:id="2323" w:author="Alvarenga, Agatha" w:date="2025-05-13T16:03:00Z"/>
                <w:rFonts w:cs="Arial"/>
                <w:sz w:val="14"/>
                <w:szCs w:val="14"/>
                <w:rPrChange w:id="2324" w:author="Chiarelo, Hugo" w:date="2025-11-03T10:58:00Z" w16du:dateUtc="2025-11-03T13:58:00Z">
                  <w:rPr>
                    <w:ins w:id="2325" w:author="Alvarenga, Agatha" w:date="2025-05-13T16:03:00Z"/>
                  </w:rPr>
                </w:rPrChange>
              </w:rPr>
              <w:pPrChange w:id="2326" w:author="Chiarelo, Hugo" w:date="2025-09-03T18:14:00Z" w16du:dateUtc="2025-09-03T21:14:00Z">
                <w:pPr>
                  <w:tabs>
                    <w:tab w:val="left" w:pos="3870"/>
                  </w:tabs>
                  <w:spacing w:line="276" w:lineRule="auto"/>
                  <w:jc w:val="center"/>
                </w:pPr>
              </w:pPrChange>
            </w:pPr>
            <w:ins w:id="2327" w:author="Alvarenga, Agatha" w:date="2025-05-13T16:03:00Z">
              <w:r w:rsidRPr="001F0A69">
                <w:rPr>
                  <w:rFonts w:cs="Arial"/>
                  <w:sz w:val="14"/>
                  <w:szCs w:val="14"/>
                  <w:rPrChange w:id="2328" w:author="Chiarelo, Hugo" w:date="2025-11-03T10:58:00Z" w16du:dateUtc="2025-11-03T13:58:00Z">
                    <w:rPr/>
                  </w:rPrChange>
                </w:rPr>
                <w:t>Erosion</w:t>
              </w:r>
            </w:ins>
          </w:p>
        </w:tc>
        <w:tc>
          <w:tcPr>
            <w:tcW w:w="3796" w:type="dxa"/>
            <w:noWrap/>
            <w:hideMark/>
            <w:tcPrChange w:id="2329" w:author="Chiarelo, Hugo" w:date="2025-09-03T18:44:00Z" w16du:dateUtc="2025-09-03T21:44:00Z">
              <w:tcPr>
                <w:tcW w:w="236" w:type="dxa"/>
                <w:gridSpan w:val="2"/>
                <w:noWrap/>
                <w:hideMark/>
              </w:tcPr>
            </w:tcPrChange>
          </w:tcPr>
          <w:p w14:paraId="1D446E25" w14:textId="77777777" w:rsidR="00300400" w:rsidRPr="001F0A69" w:rsidRDefault="00300400">
            <w:pPr>
              <w:tabs>
                <w:tab w:val="left" w:pos="3870"/>
              </w:tabs>
              <w:spacing w:line="276" w:lineRule="auto"/>
              <w:rPr>
                <w:ins w:id="2330" w:author="Alvarenga, Agatha" w:date="2025-05-13T16:03:00Z"/>
                <w:rFonts w:cs="Arial"/>
                <w:sz w:val="14"/>
                <w:szCs w:val="14"/>
                <w:rPrChange w:id="2331" w:author="Chiarelo, Hugo" w:date="2025-11-03T10:58:00Z" w16du:dateUtc="2025-11-03T13:58:00Z">
                  <w:rPr>
                    <w:ins w:id="2332" w:author="Alvarenga, Agatha" w:date="2025-05-13T16:03:00Z"/>
                  </w:rPr>
                </w:rPrChange>
              </w:rPr>
              <w:pPrChange w:id="2333" w:author="Chiarelo, Hugo" w:date="2025-09-03T18:14:00Z" w16du:dateUtc="2025-09-03T21:14:00Z">
                <w:pPr>
                  <w:tabs>
                    <w:tab w:val="left" w:pos="3870"/>
                  </w:tabs>
                  <w:spacing w:line="276" w:lineRule="auto"/>
                  <w:jc w:val="center"/>
                </w:pPr>
              </w:pPrChange>
            </w:pPr>
            <w:ins w:id="2334" w:author="Alvarenga, Agatha" w:date="2025-05-13T16:03:00Z">
              <w:r w:rsidRPr="001F0A69">
                <w:rPr>
                  <w:rFonts w:cs="Arial"/>
                  <w:sz w:val="14"/>
                  <w:szCs w:val="14"/>
                  <w:rPrChange w:id="2335" w:author="Chiarelo, Hugo" w:date="2025-11-03T10:58:00Z" w16du:dateUtc="2025-11-03T13:58:00Z">
                    <w:rPr/>
                  </w:rPrChange>
                </w:rPr>
                <w:t>Erosive wear</w:t>
              </w:r>
            </w:ins>
          </w:p>
        </w:tc>
      </w:tr>
      <w:tr w:rsidR="008A026A" w:rsidRPr="001F0A69" w14:paraId="1DA6E70E" w14:textId="77777777" w:rsidTr="00920895">
        <w:trPr>
          <w:trHeight w:val="250"/>
          <w:ins w:id="2336" w:author="Alvarenga, Agatha" w:date="2025-05-13T16:03:00Z"/>
          <w:trPrChange w:id="2337" w:author="Chiarelo, Hugo" w:date="2025-09-03T18:44:00Z" w16du:dateUtc="2025-09-03T21:44:00Z">
            <w:trPr>
              <w:gridAfter w:val="0"/>
              <w:trHeight w:val="250"/>
            </w:trPr>
          </w:trPrChange>
        </w:trPr>
        <w:tc>
          <w:tcPr>
            <w:tcW w:w="712" w:type="dxa"/>
            <w:noWrap/>
            <w:hideMark/>
            <w:tcPrChange w:id="2338" w:author="Chiarelo, Hugo" w:date="2025-09-03T18:44:00Z" w16du:dateUtc="2025-09-03T21:44:00Z">
              <w:tcPr>
                <w:tcW w:w="236" w:type="dxa"/>
                <w:noWrap/>
                <w:hideMark/>
              </w:tcPr>
            </w:tcPrChange>
          </w:tcPr>
          <w:p w14:paraId="3B16E8F6" w14:textId="77777777" w:rsidR="00300400" w:rsidRPr="001F0A69" w:rsidRDefault="00300400">
            <w:pPr>
              <w:tabs>
                <w:tab w:val="left" w:pos="3870"/>
              </w:tabs>
              <w:spacing w:line="276" w:lineRule="auto"/>
              <w:rPr>
                <w:ins w:id="2339" w:author="Alvarenga, Agatha" w:date="2025-05-13T16:03:00Z"/>
                <w:rFonts w:cs="Arial"/>
                <w:sz w:val="14"/>
                <w:szCs w:val="14"/>
                <w:rPrChange w:id="2340" w:author="Chiarelo, Hugo" w:date="2025-11-03T10:58:00Z" w16du:dateUtc="2025-11-03T13:58:00Z">
                  <w:rPr>
                    <w:ins w:id="2341" w:author="Alvarenga, Agatha" w:date="2025-05-13T16:03:00Z"/>
                  </w:rPr>
                </w:rPrChange>
              </w:rPr>
              <w:pPrChange w:id="2342" w:author="Chiarelo, Hugo" w:date="2025-09-03T18:15:00Z" w16du:dateUtc="2025-09-03T21:15:00Z">
                <w:pPr>
                  <w:tabs>
                    <w:tab w:val="left" w:pos="3870"/>
                  </w:tabs>
                  <w:spacing w:line="276" w:lineRule="auto"/>
                  <w:jc w:val="center"/>
                </w:pPr>
              </w:pPrChange>
            </w:pPr>
            <w:ins w:id="2343" w:author="Alvarenga, Agatha" w:date="2025-05-13T16:03:00Z">
              <w:r w:rsidRPr="001F0A69">
                <w:rPr>
                  <w:rFonts w:cs="Arial"/>
                  <w:sz w:val="14"/>
                  <w:szCs w:val="14"/>
                  <w:rPrChange w:id="2344" w:author="Chiarelo, Hugo" w:date="2025-11-03T10:58:00Z" w16du:dateUtc="2025-11-03T13:58:00Z">
                    <w:rPr/>
                  </w:rPrChange>
                </w:rPr>
                <w:t>2</w:t>
              </w:r>
            </w:ins>
          </w:p>
        </w:tc>
        <w:tc>
          <w:tcPr>
            <w:tcW w:w="2332" w:type="dxa"/>
            <w:noWrap/>
            <w:hideMark/>
            <w:tcPrChange w:id="2345" w:author="Chiarelo, Hugo" w:date="2025-09-03T18:44:00Z" w16du:dateUtc="2025-09-03T21:44:00Z">
              <w:tcPr>
                <w:tcW w:w="236" w:type="dxa"/>
                <w:gridSpan w:val="2"/>
                <w:noWrap/>
                <w:hideMark/>
              </w:tcPr>
            </w:tcPrChange>
          </w:tcPr>
          <w:p w14:paraId="78F3FFE1" w14:textId="77777777" w:rsidR="00300400" w:rsidRPr="001F0A69" w:rsidRDefault="00300400">
            <w:pPr>
              <w:tabs>
                <w:tab w:val="left" w:pos="3870"/>
              </w:tabs>
              <w:spacing w:line="276" w:lineRule="auto"/>
              <w:rPr>
                <w:ins w:id="2346" w:author="Alvarenga, Agatha" w:date="2025-05-13T16:03:00Z"/>
                <w:rFonts w:cs="Arial"/>
                <w:sz w:val="14"/>
                <w:szCs w:val="14"/>
                <w:rPrChange w:id="2347" w:author="Chiarelo, Hugo" w:date="2025-11-03T10:58:00Z" w16du:dateUtc="2025-11-03T13:58:00Z">
                  <w:rPr>
                    <w:ins w:id="2348" w:author="Alvarenga, Agatha" w:date="2025-05-13T16:03:00Z"/>
                  </w:rPr>
                </w:rPrChange>
              </w:rPr>
              <w:pPrChange w:id="2349" w:author="Chiarelo, Hugo" w:date="2025-09-03T18:22:00Z" w16du:dateUtc="2025-09-03T21:22:00Z">
                <w:pPr>
                  <w:tabs>
                    <w:tab w:val="left" w:pos="3870"/>
                  </w:tabs>
                  <w:spacing w:line="276" w:lineRule="auto"/>
                  <w:jc w:val="center"/>
                </w:pPr>
              </w:pPrChange>
            </w:pPr>
            <w:ins w:id="2350" w:author="Alvarenga, Agatha" w:date="2025-05-13T16:03:00Z">
              <w:r w:rsidRPr="001F0A69">
                <w:rPr>
                  <w:rFonts w:cs="Arial"/>
                  <w:sz w:val="14"/>
                  <w:szCs w:val="14"/>
                  <w:rPrChange w:id="2351" w:author="Chiarelo, Hugo" w:date="2025-11-03T10:58:00Z" w16du:dateUtc="2025-11-03T13:58:00Z">
                    <w:rPr/>
                  </w:rPrChange>
                </w:rPr>
                <w:t>Material failure</w:t>
              </w:r>
            </w:ins>
          </w:p>
        </w:tc>
        <w:tc>
          <w:tcPr>
            <w:tcW w:w="712" w:type="dxa"/>
            <w:noWrap/>
            <w:hideMark/>
            <w:tcPrChange w:id="2352" w:author="Chiarelo, Hugo" w:date="2025-09-03T18:44:00Z" w16du:dateUtc="2025-09-03T21:44:00Z">
              <w:tcPr>
                <w:tcW w:w="236" w:type="dxa"/>
                <w:gridSpan w:val="2"/>
                <w:noWrap/>
                <w:hideMark/>
              </w:tcPr>
            </w:tcPrChange>
          </w:tcPr>
          <w:p w14:paraId="43AC44C3" w14:textId="77777777" w:rsidR="00300400" w:rsidRPr="001F0A69" w:rsidRDefault="00300400">
            <w:pPr>
              <w:tabs>
                <w:tab w:val="left" w:pos="3870"/>
              </w:tabs>
              <w:spacing w:line="276" w:lineRule="auto"/>
              <w:rPr>
                <w:ins w:id="2353" w:author="Alvarenga, Agatha" w:date="2025-05-13T16:03:00Z"/>
                <w:rFonts w:cs="Arial"/>
                <w:sz w:val="14"/>
                <w:szCs w:val="14"/>
                <w:rPrChange w:id="2354" w:author="Chiarelo, Hugo" w:date="2025-11-03T10:58:00Z" w16du:dateUtc="2025-11-03T13:58:00Z">
                  <w:rPr>
                    <w:ins w:id="2355" w:author="Alvarenga, Agatha" w:date="2025-05-13T16:03:00Z"/>
                  </w:rPr>
                </w:rPrChange>
              </w:rPr>
              <w:pPrChange w:id="2356" w:author="Chiarelo, Hugo" w:date="2025-09-03T18:14:00Z" w16du:dateUtc="2025-09-03T21:14:00Z">
                <w:pPr>
                  <w:tabs>
                    <w:tab w:val="left" w:pos="3870"/>
                  </w:tabs>
                  <w:spacing w:line="276" w:lineRule="auto"/>
                  <w:jc w:val="center"/>
                </w:pPr>
              </w:pPrChange>
            </w:pPr>
            <w:ins w:id="2357" w:author="Alvarenga, Agatha" w:date="2025-05-13T16:03:00Z">
              <w:r w:rsidRPr="001F0A69">
                <w:rPr>
                  <w:rFonts w:cs="Arial"/>
                  <w:sz w:val="14"/>
                  <w:szCs w:val="14"/>
                  <w:rPrChange w:id="2358" w:author="Chiarelo, Hugo" w:date="2025-11-03T10:58:00Z" w16du:dateUtc="2025-11-03T13:58:00Z">
                    <w:rPr/>
                  </w:rPrChange>
                </w:rPr>
                <w:t>2.4</w:t>
              </w:r>
            </w:ins>
          </w:p>
        </w:tc>
        <w:tc>
          <w:tcPr>
            <w:tcW w:w="1533" w:type="dxa"/>
            <w:noWrap/>
            <w:hideMark/>
            <w:tcPrChange w:id="2359" w:author="Chiarelo, Hugo" w:date="2025-09-03T18:44:00Z" w16du:dateUtc="2025-09-03T21:44:00Z">
              <w:tcPr>
                <w:tcW w:w="236" w:type="dxa"/>
                <w:gridSpan w:val="2"/>
                <w:noWrap/>
                <w:hideMark/>
              </w:tcPr>
            </w:tcPrChange>
          </w:tcPr>
          <w:p w14:paraId="42D6C794" w14:textId="77777777" w:rsidR="00300400" w:rsidRPr="001F0A69" w:rsidRDefault="00300400">
            <w:pPr>
              <w:tabs>
                <w:tab w:val="left" w:pos="3870"/>
              </w:tabs>
              <w:spacing w:line="276" w:lineRule="auto"/>
              <w:rPr>
                <w:ins w:id="2360" w:author="Alvarenga, Agatha" w:date="2025-05-13T16:03:00Z"/>
                <w:rFonts w:cs="Arial"/>
                <w:sz w:val="14"/>
                <w:szCs w:val="14"/>
                <w:rPrChange w:id="2361" w:author="Chiarelo, Hugo" w:date="2025-11-03T10:58:00Z" w16du:dateUtc="2025-11-03T13:58:00Z">
                  <w:rPr>
                    <w:ins w:id="2362" w:author="Alvarenga, Agatha" w:date="2025-05-13T16:03:00Z"/>
                  </w:rPr>
                </w:rPrChange>
              </w:rPr>
              <w:pPrChange w:id="2363" w:author="Chiarelo, Hugo" w:date="2025-09-03T18:14:00Z" w16du:dateUtc="2025-09-03T21:14:00Z">
                <w:pPr>
                  <w:tabs>
                    <w:tab w:val="left" w:pos="3870"/>
                  </w:tabs>
                  <w:spacing w:line="276" w:lineRule="auto"/>
                  <w:jc w:val="center"/>
                </w:pPr>
              </w:pPrChange>
            </w:pPr>
            <w:ins w:id="2364" w:author="Alvarenga, Agatha" w:date="2025-05-13T16:03:00Z">
              <w:r w:rsidRPr="001F0A69">
                <w:rPr>
                  <w:rFonts w:cs="Arial"/>
                  <w:sz w:val="14"/>
                  <w:szCs w:val="14"/>
                  <w:rPrChange w:id="2365" w:author="Chiarelo, Hugo" w:date="2025-11-03T10:58:00Z" w16du:dateUtc="2025-11-03T13:58:00Z">
                    <w:rPr/>
                  </w:rPrChange>
                </w:rPr>
                <w:t>Wear</w:t>
              </w:r>
            </w:ins>
          </w:p>
        </w:tc>
        <w:tc>
          <w:tcPr>
            <w:tcW w:w="3796" w:type="dxa"/>
            <w:noWrap/>
            <w:hideMark/>
            <w:tcPrChange w:id="2366" w:author="Chiarelo, Hugo" w:date="2025-09-03T18:44:00Z" w16du:dateUtc="2025-09-03T21:44:00Z">
              <w:tcPr>
                <w:tcW w:w="236" w:type="dxa"/>
                <w:gridSpan w:val="2"/>
                <w:noWrap/>
                <w:hideMark/>
              </w:tcPr>
            </w:tcPrChange>
          </w:tcPr>
          <w:p w14:paraId="44B35155" w14:textId="77777777" w:rsidR="00300400" w:rsidRPr="001F0A69" w:rsidRDefault="00300400">
            <w:pPr>
              <w:tabs>
                <w:tab w:val="left" w:pos="3870"/>
              </w:tabs>
              <w:spacing w:line="276" w:lineRule="auto"/>
              <w:rPr>
                <w:ins w:id="2367" w:author="Alvarenga, Agatha" w:date="2025-05-13T16:03:00Z"/>
                <w:rFonts w:cs="Arial"/>
                <w:sz w:val="14"/>
                <w:szCs w:val="14"/>
                <w:rPrChange w:id="2368" w:author="Chiarelo, Hugo" w:date="2025-11-03T10:58:00Z" w16du:dateUtc="2025-11-03T13:58:00Z">
                  <w:rPr>
                    <w:ins w:id="2369" w:author="Alvarenga, Agatha" w:date="2025-05-13T16:03:00Z"/>
                  </w:rPr>
                </w:rPrChange>
              </w:rPr>
              <w:pPrChange w:id="2370" w:author="Chiarelo, Hugo" w:date="2025-09-03T18:14:00Z" w16du:dateUtc="2025-09-03T21:14:00Z">
                <w:pPr>
                  <w:tabs>
                    <w:tab w:val="left" w:pos="3870"/>
                  </w:tabs>
                  <w:spacing w:line="276" w:lineRule="auto"/>
                  <w:jc w:val="center"/>
                </w:pPr>
              </w:pPrChange>
            </w:pPr>
            <w:ins w:id="2371" w:author="Alvarenga, Agatha" w:date="2025-05-13T16:03:00Z">
              <w:r w:rsidRPr="001F0A69">
                <w:rPr>
                  <w:rFonts w:cs="Arial"/>
                  <w:sz w:val="14"/>
                  <w:szCs w:val="14"/>
                  <w:rPrChange w:id="2372" w:author="Chiarelo, Hugo" w:date="2025-11-03T10:58:00Z" w16du:dateUtc="2025-11-03T13:58:00Z">
                    <w:rPr/>
                  </w:rPrChange>
                </w:rPr>
                <w:t>Abrasive and adhesive wear...</w:t>
              </w:r>
            </w:ins>
          </w:p>
        </w:tc>
      </w:tr>
      <w:tr w:rsidR="008A026A" w:rsidRPr="001F0A69" w14:paraId="626C1EB4" w14:textId="77777777" w:rsidTr="00920895">
        <w:trPr>
          <w:trHeight w:val="250"/>
          <w:ins w:id="2373" w:author="Alvarenga, Agatha" w:date="2025-05-13T16:03:00Z"/>
          <w:trPrChange w:id="2374" w:author="Chiarelo, Hugo" w:date="2025-09-03T18:44:00Z" w16du:dateUtc="2025-09-03T21:44:00Z">
            <w:trPr>
              <w:gridAfter w:val="0"/>
              <w:trHeight w:val="250"/>
            </w:trPr>
          </w:trPrChange>
        </w:trPr>
        <w:tc>
          <w:tcPr>
            <w:tcW w:w="712" w:type="dxa"/>
            <w:noWrap/>
            <w:hideMark/>
            <w:tcPrChange w:id="2375" w:author="Chiarelo, Hugo" w:date="2025-09-03T18:44:00Z" w16du:dateUtc="2025-09-03T21:44:00Z">
              <w:tcPr>
                <w:tcW w:w="236" w:type="dxa"/>
                <w:noWrap/>
                <w:hideMark/>
              </w:tcPr>
            </w:tcPrChange>
          </w:tcPr>
          <w:p w14:paraId="0094CF70" w14:textId="77777777" w:rsidR="00300400" w:rsidRPr="001F0A69" w:rsidRDefault="00300400">
            <w:pPr>
              <w:tabs>
                <w:tab w:val="left" w:pos="3870"/>
              </w:tabs>
              <w:spacing w:line="276" w:lineRule="auto"/>
              <w:rPr>
                <w:ins w:id="2376" w:author="Alvarenga, Agatha" w:date="2025-05-13T16:03:00Z"/>
                <w:rFonts w:cs="Arial"/>
                <w:sz w:val="14"/>
                <w:szCs w:val="14"/>
                <w:rPrChange w:id="2377" w:author="Chiarelo, Hugo" w:date="2025-11-03T10:58:00Z" w16du:dateUtc="2025-11-03T13:58:00Z">
                  <w:rPr>
                    <w:ins w:id="2378" w:author="Alvarenga, Agatha" w:date="2025-05-13T16:03:00Z"/>
                  </w:rPr>
                </w:rPrChange>
              </w:rPr>
              <w:pPrChange w:id="2379" w:author="Chiarelo, Hugo" w:date="2025-09-03T18:15:00Z" w16du:dateUtc="2025-09-03T21:15:00Z">
                <w:pPr>
                  <w:tabs>
                    <w:tab w:val="left" w:pos="3870"/>
                  </w:tabs>
                  <w:spacing w:line="276" w:lineRule="auto"/>
                  <w:jc w:val="center"/>
                </w:pPr>
              </w:pPrChange>
            </w:pPr>
            <w:ins w:id="2380" w:author="Alvarenga, Agatha" w:date="2025-05-13T16:03:00Z">
              <w:r w:rsidRPr="001F0A69">
                <w:rPr>
                  <w:rFonts w:cs="Arial"/>
                  <w:sz w:val="14"/>
                  <w:szCs w:val="14"/>
                  <w:rPrChange w:id="2381" w:author="Chiarelo, Hugo" w:date="2025-11-03T10:58:00Z" w16du:dateUtc="2025-11-03T13:58:00Z">
                    <w:rPr/>
                  </w:rPrChange>
                </w:rPr>
                <w:t>2</w:t>
              </w:r>
            </w:ins>
          </w:p>
        </w:tc>
        <w:tc>
          <w:tcPr>
            <w:tcW w:w="2332" w:type="dxa"/>
            <w:noWrap/>
            <w:hideMark/>
            <w:tcPrChange w:id="2382" w:author="Chiarelo, Hugo" w:date="2025-09-03T18:44:00Z" w16du:dateUtc="2025-09-03T21:44:00Z">
              <w:tcPr>
                <w:tcW w:w="236" w:type="dxa"/>
                <w:gridSpan w:val="2"/>
                <w:noWrap/>
                <w:hideMark/>
              </w:tcPr>
            </w:tcPrChange>
          </w:tcPr>
          <w:p w14:paraId="67E69D2E" w14:textId="77777777" w:rsidR="00300400" w:rsidRPr="001F0A69" w:rsidRDefault="00300400">
            <w:pPr>
              <w:tabs>
                <w:tab w:val="left" w:pos="3870"/>
              </w:tabs>
              <w:spacing w:line="276" w:lineRule="auto"/>
              <w:rPr>
                <w:ins w:id="2383" w:author="Alvarenga, Agatha" w:date="2025-05-13T16:03:00Z"/>
                <w:rFonts w:cs="Arial"/>
                <w:sz w:val="14"/>
                <w:szCs w:val="14"/>
                <w:rPrChange w:id="2384" w:author="Chiarelo, Hugo" w:date="2025-11-03T10:58:00Z" w16du:dateUtc="2025-11-03T13:58:00Z">
                  <w:rPr>
                    <w:ins w:id="2385" w:author="Alvarenga, Agatha" w:date="2025-05-13T16:03:00Z"/>
                  </w:rPr>
                </w:rPrChange>
              </w:rPr>
              <w:pPrChange w:id="2386" w:author="Chiarelo, Hugo" w:date="2025-09-03T18:22:00Z" w16du:dateUtc="2025-09-03T21:22:00Z">
                <w:pPr>
                  <w:tabs>
                    <w:tab w:val="left" w:pos="3870"/>
                  </w:tabs>
                  <w:spacing w:line="276" w:lineRule="auto"/>
                  <w:jc w:val="center"/>
                </w:pPr>
              </w:pPrChange>
            </w:pPr>
            <w:ins w:id="2387" w:author="Alvarenga, Agatha" w:date="2025-05-13T16:03:00Z">
              <w:r w:rsidRPr="001F0A69">
                <w:rPr>
                  <w:rFonts w:cs="Arial"/>
                  <w:sz w:val="14"/>
                  <w:szCs w:val="14"/>
                  <w:rPrChange w:id="2388" w:author="Chiarelo, Hugo" w:date="2025-11-03T10:58:00Z" w16du:dateUtc="2025-11-03T13:58:00Z">
                    <w:rPr/>
                  </w:rPrChange>
                </w:rPr>
                <w:t>Material failure</w:t>
              </w:r>
            </w:ins>
          </w:p>
        </w:tc>
        <w:tc>
          <w:tcPr>
            <w:tcW w:w="712" w:type="dxa"/>
            <w:noWrap/>
            <w:hideMark/>
            <w:tcPrChange w:id="2389" w:author="Chiarelo, Hugo" w:date="2025-09-03T18:44:00Z" w16du:dateUtc="2025-09-03T21:44:00Z">
              <w:tcPr>
                <w:tcW w:w="236" w:type="dxa"/>
                <w:gridSpan w:val="2"/>
                <w:noWrap/>
                <w:hideMark/>
              </w:tcPr>
            </w:tcPrChange>
          </w:tcPr>
          <w:p w14:paraId="1528CEF9" w14:textId="77777777" w:rsidR="00300400" w:rsidRPr="001F0A69" w:rsidRDefault="00300400">
            <w:pPr>
              <w:tabs>
                <w:tab w:val="left" w:pos="3870"/>
              </w:tabs>
              <w:spacing w:line="276" w:lineRule="auto"/>
              <w:rPr>
                <w:ins w:id="2390" w:author="Alvarenga, Agatha" w:date="2025-05-13T16:03:00Z"/>
                <w:rFonts w:cs="Arial"/>
                <w:sz w:val="14"/>
                <w:szCs w:val="14"/>
                <w:rPrChange w:id="2391" w:author="Chiarelo, Hugo" w:date="2025-11-03T10:58:00Z" w16du:dateUtc="2025-11-03T13:58:00Z">
                  <w:rPr>
                    <w:ins w:id="2392" w:author="Alvarenga, Agatha" w:date="2025-05-13T16:03:00Z"/>
                  </w:rPr>
                </w:rPrChange>
              </w:rPr>
              <w:pPrChange w:id="2393" w:author="Chiarelo, Hugo" w:date="2025-09-03T18:14:00Z" w16du:dateUtc="2025-09-03T21:14:00Z">
                <w:pPr>
                  <w:tabs>
                    <w:tab w:val="left" w:pos="3870"/>
                  </w:tabs>
                  <w:spacing w:line="276" w:lineRule="auto"/>
                  <w:jc w:val="center"/>
                </w:pPr>
              </w:pPrChange>
            </w:pPr>
            <w:ins w:id="2394" w:author="Alvarenga, Agatha" w:date="2025-05-13T16:03:00Z">
              <w:r w:rsidRPr="001F0A69">
                <w:rPr>
                  <w:rFonts w:cs="Arial"/>
                  <w:sz w:val="14"/>
                  <w:szCs w:val="14"/>
                  <w:rPrChange w:id="2395" w:author="Chiarelo, Hugo" w:date="2025-11-03T10:58:00Z" w16du:dateUtc="2025-11-03T13:58:00Z">
                    <w:rPr/>
                  </w:rPrChange>
                </w:rPr>
                <w:t>2.5</w:t>
              </w:r>
            </w:ins>
          </w:p>
        </w:tc>
        <w:tc>
          <w:tcPr>
            <w:tcW w:w="1533" w:type="dxa"/>
            <w:noWrap/>
            <w:hideMark/>
            <w:tcPrChange w:id="2396" w:author="Chiarelo, Hugo" w:date="2025-09-03T18:44:00Z" w16du:dateUtc="2025-09-03T21:44:00Z">
              <w:tcPr>
                <w:tcW w:w="236" w:type="dxa"/>
                <w:gridSpan w:val="2"/>
                <w:noWrap/>
                <w:hideMark/>
              </w:tcPr>
            </w:tcPrChange>
          </w:tcPr>
          <w:p w14:paraId="5998DC8E" w14:textId="77777777" w:rsidR="00300400" w:rsidRPr="001F0A69" w:rsidRDefault="00300400">
            <w:pPr>
              <w:tabs>
                <w:tab w:val="left" w:pos="3870"/>
              </w:tabs>
              <w:spacing w:line="276" w:lineRule="auto"/>
              <w:rPr>
                <w:ins w:id="2397" w:author="Alvarenga, Agatha" w:date="2025-05-13T16:03:00Z"/>
                <w:rFonts w:cs="Arial"/>
                <w:sz w:val="14"/>
                <w:szCs w:val="14"/>
                <w:rPrChange w:id="2398" w:author="Chiarelo, Hugo" w:date="2025-11-03T10:58:00Z" w16du:dateUtc="2025-11-03T13:58:00Z">
                  <w:rPr>
                    <w:ins w:id="2399" w:author="Alvarenga, Agatha" w:date="2025-05-13T16:03:00Z"/>
                  </w:rPr>
                </w:rPrChange>
              </w:rPr>
              <w:pPrChange w:id="2400" w:author="Chiarelo, Hugo" w:date="2025-09-03T18:14:00Z" w16du:dateUtc="2025-09-03T21:14:00Z">
                <w:pPr>
                  <w:tabs>
                    <w:tab w:val="left" w:pos="3870"/>
                  </w:tabs>
                  <w:spacing w:line="276" w:lineRule="auto"/>
                  <w:jc w:val="center"/>
                </w:pPr>
              </w:pPrChange>
            </w:pPr>
            <w:ins w:id="2401" w:author="Alvarenga, Agatha" w:date="2025-05-13T16:03:00Z">
              <w:r w:rsidRPr="001F0A69">
                <w:rPr>
                  <w:rFonts w:cs="Arial"/>
                  <w:sz w:val="14"/>
                  <w:szCs w:val="14"/>
                  <w:rPrChange w:id="2402" w:author="Chiarelo, Hugo" w:date="2025-11-03T10:58:00Z" w16du:dateUtc="2025-11-03T13:58:00Z">
                    <w:rPr/>
                  </w:rPrChange>
                </w:rPr>
                <w:t>Breakage</w:t>
              </w:r>
            </w:ins>
          </w:p>
        </w:tc>
        <w:tc>
          <w:tcPr>
            <w:tcW w:w="3796" w:type="dxa"/>
            <w:noWrap/>
            <w:hideMark/>
            <w:tcPrChange w:id="2403" w:author="Chiarelo, Hugo" w:date="2025-09-03T18:44:00Z" w16du:dateUtc="2025-09-03T21:44:00Z">
              <w:tcPr>
                <w:tcW w:w="236" w:type="dxa"/>
                <w:gridSpan w:val="2"/>
                <w:noWrap/>
                <w:hideMark/>
              </w:tcPr>
            </w:tcPrChange>
          </w:tcPr>
          <w:p w14:paraId="585212F8" w14:textId="77777777" w:rsidR="00300400" w:rsidRPr="001F0A69" w:rsidRDefault="00300400">
            <w:pPr>
              <w:tabs>
                <w:tab w:val="left" w:pos="3870"/>
              </w:tabs>
              <w:spacing w:line="276" w:lineRule="auto"/>
              <w:rPr>
                <w:ins w:id="2404" w:author="Alvarenga, Agatha" w:date="2025-05-13T16:03:00Z"/>
                <w:rFonts w:cs="Arial"/>
                <w:sz w:val="14"/>
                <w:szCs w:val="14"/>
                <w:rPrChange w:id="2405" w:author="Chiarelo, Hugo" w:date="2025-11-03T10:58:00Z" w16du:dateUtc="2025-11-03T13:58:00Z">
                  <w:rPr>
                    <w:ins w:id="2406" w:author="Alvarenga, Agatha" w:date="2025-05-13T16:03:00Z"/>
                  </w:rPr>
                </w:rPrChange>
              </w:rPr>
              <w:pPrChange w:id="2407" w:author="Chiarelo, Hugo" w:date="2025-09-03T18:14:00Z" w16du:dateUtc="2025-09-03T21:14:00Z">
                <w:pPr>
                  <w:tabs>
                    <w:tab w:val="left" w:pos="3870"/>
                  </w:tabs>
                  <w:spacing w:line="276" w:lineRule="auto"/>
                  <w:jc w:val="center"/>
                </w:pPr>
              </w:pPrChange>
            </w:pPr>
            <w:ins w:id="2408" w:author="Alvarenga, Agatha" w:date="2025-05-13T16:03:00Z">
              <w:r w:rsidRPr="001F0A69">
                <w:rPr>
                  <w:rFonts w:cs="Arial"/>
                  <w:sz w:val="14"/>
                  <w:szCs w:val="14"/>
                  <w:rPrChange w:id="2409" w:author="Chiarelo, Hugo" w:date="2025-11-03T10:58:00Z" w16du:dateUtc="2025-11-03T13:58:00Z">
                    <w:rPr/>
                  </w:rPrChange>
                </w:rPr>
                <w:t>Fracture, breach, crack</w:t>
              </w:r>
            </w:ins>
          </w:p>
        </w:tc>
      </w:tr>
      <w:tr w:rsidR="008A026A" w:rsidRPr="001F0A69" w14:paraId="6C4B32B8" w14:textId="77777777" w:rsidTr="00920895">
        <w:trPr>
          <w:trHeight w:val="250"/>
          <w:ins w:id="2410" w:author="Alvarenga, Agatha" w:date="2025-05-13T16:03:00Z"/>
          <w:trPrChange w:id="2411" w:author="Chiarelo, Hugo" w:date="2025-09-03T18:44:00Z" w16du:dateUtc="2025-09-03T21:44:00Z">
            <w:trPr>
              <w:gridAfter w:val="0"/>
              <w:trHeight w:val="250"/>
            </w:trPr>
          </w:trPrChange>
        </w:trPr>
        <w:tc>
          <w:tcPr>
            <w:tcW w:w="712" w:type="dxa"/>
            <w:noWrap/>
            <w:hideMark/>
            <w:tcPrChange w:id="2412" w:author="Chiarelo, Hugo" w:date="2025-09-03T18:44:00Z" w16du:dateUtc="2025-09-03T21:44:00Z">
              <w:tcPr>
                <w:tcW w:w="236" w:type="dxa"/>
                <w:noWrap/>
                <w:hideMark/>
              </w:tcPr>
            </w:tcPrChange>
          </w:tcPr>
          <w:p w14:paraId="47D82C5D" w14:textId="77777777" w:rsidR="00300400" w:rsidRPr="001F0A69" w:rsidRDefault="00300400">
            <w:pPr>
              <w:tabs>
                <w:tab w:val="left" w:pos="3870"/>
              </w:tabs>
              <w:spacing w:line="276" w:lineRule="auto"/>
              <w:rPr>
                <w:ins w:id="2413" w:author="Alvarenga, Agatha" w:date="2025-05-13T16:03:00Z"/>
                <w:rFonts w:cs="Arial"/>
                <w:sz w:val="14"/>
                <w:szCs w:val="14"/>
                <w:rPrChange w:id="2414" w:author="Chiarelo, Hugo" w:date="2025-11-03T10:58:00Z" w16du:dateUtc="2025-11-03T13:58:00Z">
                  <w:rPr>
                    <w:ins w:id="2415" w:author="Alvarenga, Agatha" w:date="2025-05-13T16:03:00Z"/>
                  </w:rPr>
                </w:rPrChange>
              </w:rPr>
              <w:pPrChange w:id="2416" w:author="Chiarelo, Hugo" w:date="2025-09-03T18:15:00Z" w16du:dateUtc="2025-09-03T21:15:00Z">
                <w:pPr>
                  <w:tabs>
                    <w:tab w:val="left" w:pos="3870"/>
                  </w:tabs>
                  <w:spacing w:line="276" w:lineRule="auto"/>
                  <w:jc w:val="center"/>
                </w:pPr>
              </w:pPrChange>
            </w:pPr>
            <w:bookmarkStart w:id="2417" w:name="_Hlk208954037"/>
            <w:ins w:id="2418" w:author="Alvarenga, Agatha" w:date="2025-05-13T16:03:00Z">
              <w:r w:rsidRPr="001F0A69">
                <w:rPr>
                  <w:rFonts w:cs="Arial"/>
                  <w:sz w:val="14"/>
                  <w:szCs w:val="14"/>
                  <w:rPrChange w:id="2419" w:author="Chiarelo, Hugo" w:date="2025-11-03T10:58:00Z" w16du:dateUtc="2025-11-03T13:58:00Z">
                    <w:rPr/>
                  </w:rPrChange>
                </w:rPr>
                <w:t>2</w:t>
              </w:r>
            </w:ins>
          </w:p>
        </w:tc>
        <w:tc>
          <w:tcPr>
            <w:tcW w:w="2332" w:type="dxa"/>
            <w:noWrap/>
            <w:hideMark/>
            <w:tcPrChange w:id="2420" w:author="Chiarelo, Hugo" w:date="2025-09-03T18:44:00Z" w16du:dateUtc="2025-09-03T21:44:00Z">
              <w:tcPr>
                <w:tcW w:w="236" w:type="dxa"/>
                <w:gridSpan w:val="2"/>
                <w:noWrap/>
                <w:hideMark/>
              </w:tcPr>
            </w:tcPrChange>
          </w:tcPr>
          <w:p w14:paraId="4B2AD5BC" w14:textId="77777777" w:rsidR="00300400" w:rsidRPr="001F0A69" w:rsidRDefault="00300400">
            <w:pPr>
              <w:tabs>
                <w:tab w:val="left" w:pos="3870"/>
              </w:tabs>
              <w:spacing w:line="276" w:lineRule="auto"/>
              <w:rPr>
                <w:ins w:id="2421" w:author="Alvarenga, Agatha" w:date="2025-05-13T16:03:00Z"/>
                <w:rFonts w:cs="Arial"/>
                <w:sz w:val="14"/>
                <w:szCs w:val="14"/>
                <w:rPrChange w:id="2422" w:author="Chiarelo, Hugo" w:date="2025-11-03T10:58:00Z" w16du:dateUtc="2025-11-03T13:58:00Z">
                  <w:rPr>
                    <w:ins w:id="2423" w:author="Alvarenga, Agatha" w:date="2025-05-13T16:03:00Z"/>
                  </w:rPr>
                </w:rPrChange>
              </w:rPr>
              <w:pPrChange w:id="2424" w:author="Chiarelo, Hugo" w:date="2025-09-03T18:22:00Z" w16du:dateUtc="2025-09-03T21:22:00Z">
                <w:pPr>
                  <w:tabs>
                    <w:tab w:val="left" w:pos="3870"/>
                  </w:tabs>
                  <w:spacing w:line="276" w:lineRule="auto"/>
                  <w:jc w:val="center"/>
                </w:pPr>
              </w:pPrChange>
            </w:pPr>
            <w:ins w:id="2425" w:author="Alvarenga, Agatha" w:date="2025-05-13T16:03:00Z">
              <w:r w:rsidRPr="001F0A69">
                <w:rPr>
                  <w:rFonts w:cs="Arial"/>
                  <w:sz w:val="14"/>
                  <w:szCs w:val="14"/>
                  <w:rPrChange w:id="2426" w:author="Chiarelo, Hugo" w:date="2025-11-03T10:58:00Z" w16du:dateUtc="2025-11-03T13:58:00Z">
                    <w:rPr/>
                  </w:rPrChange>
                </w:rPr>
                <w:t>Material failure</w:t>
              </w:r>
            </w:ins>
          </w:p>
        </w:tc>
        <w:tc>
          <w:tcPr>
            <w:tcW w:w="712" w:type="dxa"/>
            <w:noWrap/>
            <w:hideMark/>
            <w:tcPrChange w:id="2427" w:author="Chiarelo, Hugo" w:date="2025-09-03T18:44:00Z" w16du:dateUtc="2025-09-03T21:44:00Z">
              <w:tcPr>
                <w:tcW w:w="236" w:type="dxa"/>
                <w:gridSpan w:val="2"/>
                <w:noWrap/>
                <w:hideMark/>
              </w:tcPr>
            </w:tcPrChange>
          </w:tcPr>
          <w:p w14:paraId="455660FE" w14:textId="77777777" w:rsidR="00300400" w:rsidRPr="001F0A69" w:rsidRDefault="00300400">
            <w:pPr>
              <w:tabs>
                <w:tab w:val="left" w:pos="3870"/>
              </w:tabs>
              <w:spacing w:line="276" w:lineRule="auto"/>
              <w:rPr>
                <w:ins w:id="2428" w:author="Alvarenga, Agatha" w:date="2025-05-13T16:03:00Z"/>
                <w:rFonts w:cs="Arial"/>
                <w:sz w:val="14"/>
                <w:szCs w:val="14"/>
                <w:rPrChange w:id="2429" w:author="Chiarelo, Hugo" w:date="2025-11-03T10:58:00Z" w16du:dateUtc="2025-11-03T13:58:00Z">
                  <w:rPr>
                    <w:ins w:id="2430" w:author="Alvarenga, Agatha" w:date="2025-05-13T16:03:00Z"/>
                  </w:rPr>
                </w:rPrChange>
              </w:rPr>
              <w:pPrChange w:id="2431" w:author="Chiarelo, Hugo" w:date="2025-09-03T18:14:00Z" w16du:dateUtc="2025-09-03T21:14:00Z">
                <w:pPr>
                  <w:tabs>
                    <w:tab w:val="left" w:pos="3870"/>
                  </w:tabs>
                  <w:spacing w:line="276" w:lineRule="auto"/>
                  <w:jc w:val="center"/>
                </w:pPr>
              </w:pPrChange>
            </w:pPr>
            <w:ins w:id="2432" w:author="Alvarenga, Agatha" w:date="2025-05-13T16:03:00Z">
              <w:r w:rsidRPr="001F0A69">
                <w:rPr>
                  <w:rFonts w:cs="Arial"/>
                  <w:sz w:val="14"/>
                  <w:szCs w:val="14"/>
                  <w:rPrChange w:id="2433" w:author="Chiarelo, Hugo" w:date="2025-11-03T10:58:00Z" w16du:dateUtc="2025-11-03T13:58:00Z">
                    <w:rPr/>
                  </w:rPrChange>
                </w:rPr>
                <w:t>2.6</w:t>
              </w:r>
            </w:ins>
          </w:p>
        </w:tc>
        <w:tc>
          <w:tcPr>
            <w:tcW w:w="1533" w:type="dxa"/>
            <w:noWrap/>
            <w:hideMark/>
            <w:tcPrChange w:id="2434" w:author="Chiarelo, Hugo" w:date="2025-09-03T18:44:00Z" w16du:dateUtc="2025-09-03T21:44:00Z">
              <w:tcPr>
                <w:tcW w:w="236" w:type="dxa"/>
                <w:gridSpan w:val="2"/>
                <w:noWrap/>
                <w:hideMark/>
              </w:tcPr>
            </w:tcPrChange>
          </w:tcPr>
          <w:p w14:paraId="1DD3C5FE" w14:textId="77777777" w:rsidR="00300400" w:rsidRPr="001F0A69" w:rsidRDefault="00300400">
            <w:pPr>
              <w:tabs>
                <w:tab w:val="left" w:pos="3870"/>
              </w:tabs>
              <w:spacing w:line="276" w:lineRule="auto"/>
              <w:rPr>
                <w:ins w:id="2435" w:author="Alvarenga, Agatha" w:date="2025-05-13T16:03:00Z"/>
                <w:rFonts w:cs="Arial"/>
                <w:sz w:val="14"/>
                <w:szCs w:val="14"/>
                <w:rPrChange w:id="2436" w:author="Chiarelo, Hugo" w:date="2025-11-03T10:58:00Z" w16du:dateUtc="2025-11-03T13:58:00Z">
                  <w:rPr>
                    <w:ins w:id="2437" w:author="Alvarenga, Agatha" w:date="2025-05-13T16:03:00Z"/>
                  </w:rPr>
                </w:rPrChange>
              </w:rPr>
              <w:pPrChange w:id="2438" w:author="Chiarelo, Hugo" w:date="2025-09-03T18:14:00Z" w16du:dateUtc="2025-09-03T21:14:00Z">
                <w:pPr>
                  <w:tabs>
                    <w:tab w:val="left" w:pos="3870"/>
                  </w:tabs>
                  <w:spacing w:line="276" w:lineRule="auto"/>
                  <w:jc w:val="center"/>
                </w:pPr>
              </w:pPrChange>
            </w:pPr>
            <w:ins w:id="2439" w:author="Alvarenga, Agatha" w:date="2025-05-13T16:03:00Z">
              <w:r w:rsidRPr="001F0A69">
                <w:rPr>
                  <w:rFonts w:cs="Arial"/>
                  <w:sz w:val="14"/>
                  <w:szCs w:val="14"/>
                  <w:rPrChange w:id="2440" w:author="Chiarelo, Hugo" w:date="2025-11-03T10:58:00Z" w16du:dateUtc="2025-11-03T13:58:00Z">
                    <w:rPr/>
                  </w:rPrChange>
                </w:rPr>
                <w:t>Fatigue</w:t>
              </w:r>
            </w:ins>
          </w:p>
        </w:tc>
        <w:tc>
          <w:tcPr>
            <w:tcW w:w="3796" w:type="dxa"/>
            <w:noWrap/>
            <w:hideMark/>
            <w:tcPrChange w:id="2441" w:author="Chiarelo, Hugo" w:date="2025-09-03T18:44:00Z" w16du:dateUtc="2025-09-03T21:44:00Z">
              <w:tcPr>
                <w:tcW w:w="236" w:type="dxa"/>
                <w:gridSpan w:val="2"/>
                <w:noWrap/>
                <w:hideMark/>
              </w:tcPr>
            </w:tcPrChange>
          </w:tcPr>
          <w:p w14:paraId="605F7351" w14:textId="77777777" w:rsidR="00300400" w:rsidRPr="001F0A69" w:rsidRDefault="00300400">
            <w:pPr>
              <w:tabs>
                <w:tab w:val="left" w:pos="3870"/>
              </w:tabs>
              <w:spacing w:line="276" w:lineRule="auto"/>
              <w:rPr>
                <w:ins w:id="2442" w:author="Alvarenga, Agatha" w:date="2025-05-13T16:03:00Z"/>
                <w:rFonts w:cs="Arial"/>
                <w:sz w:val="14"/>
                <w:szCs w:val="14"/>
                <w:rPrChange w:id="2443" w:author="Chiarelo, Hugo" w:date="2025-11-03T10:58:00Z" w16du:dateUtc="2025-11-03T13:58:00Z">
                  <w:rPr>
                    <w:ins w:id="2444" w:author="Alvarenga, Agatha" w:date="2025-05-13T16:03:00Z"/>
                  </w:rPr>
                </w:rPrChange>
              </w:rPr>
              <w:pPrChange w:id="2445" w:author="Chiarelo, Hugo" w:date="2025-09-03T18:14:00Z" w16du:dateUtc="2025-09-03T21:14:00Z">
                <w:pPr>
                  <w:tabs>
                    <w:tab w:val="left" w:pos="3870"/>
                  </w:tabs>
                  <w:spacing w:line="276" w:lineRule="auto"/>
                  <w:jc w:val="center"/>
                </w:pPr>
              </w:pPrChange>
            </w:pPr>
            <w:ins w:id="2446" w:author="Alvarenga, Agatha" w:date="2025-05-13T16:03:00Z">
              <w:r w:rsidRPr="001F0A69">
                <w:rPr>
                  <w:rFonts w:cs="Arial"/>
                  <w:sz w:val="14"/>
                  <w:szCs w:val="14"/>
                  <w:rPrChange w:id="2447" w:author="Chiarelo, Hugo" w:date="2025-11-03T10:58:00Z" w16du:dateUtc="2025-11-03T13:58:00Z">
                    <w:rPr/>
                  </w:rPrChange>
                </w:rPr>
                <w:t>If the cause of breakage can be traced to fatigue...</w:t>
              </w:r>
            </w:ins>
          </w:p>
        </w:tc>
      </w:tr>
      <w:bookmarkEnd w:id="2417"/>
      <w:tr w:rsidR="008A026A" w:rsidRPr="001F0A69" w14:paraId="4F34A12F" w14:textId="77777777" w:rsidTr="00920895">
        <w:trPr>
          <w:trHeight w:val="250"/>
          <w:ins w:id="2448" w:author="Alvarenga, Agatha" w:date="2025-05-13T16:03:00Z"/>
          <w:trPrChange w:id="2449" w:author="Chiarelo, Hugo" w:date="2025-09-03T18:44:00Z" w16du:dateUtc="2025-09-03T21:44:00Z">
            <w:trPr>
              <w:gridAfter w:val="0"/>
              <w:trHeight w:val="250"/>
            </w:trPr>
          </w:trPrChange>
        </w:trPr>
        <w:tc>
          <w:tcPr>
            <w:tcW w:w="712" w:type="dxa"/>
            <w:noWrap/>
            <w:hideMark/>
            <w:tcPrChange w:id="2450" w:author="Chiarelo, Hugo" w:date="2025-09-03T18:44:00Z" w16du:dateUtc="2025-09-03T21:44:00Z">
              <w:tcPr>
                <w:tcW w:w="236" w:type="dxa"/>
                <w:noWrap/>
                <w:hideMark/>
              </w:tcPr>
            </w:tcPrChange>
          </w:tcPr>
          <w:p w14:paraId="1DB89B04" w14:textId="77777777" w:rsidR="00300400" w:rsidRPr="001F0A69" w:rsidRDefault="00300400">
            <w:pPr>
              <w:tabs>
                <w:tab w:val="left" w:pos="3870"/>
              </w:tabs>
              <w:spacing w:line="276" w:lineRule="auto"/>
              <w:rPr>
                <w:ins w:id="2451" w:author="Alvarenga, Agatha" w:date="2025-05-13T16:03:00Z"/>
                <w:rFonts w:cs="Arial"/>
                <w:sz w:val="14"/>
                <w:szCs w:val="14"/>
                <w:rPrChange w:id="2452" w:author="Chiarelo, Hugo" w:date="2025-11-03T10:58:00Z" w16du:dateUtc="2025-11-03T13:58:00Z">
                  <w:rPr>
                    <w:ins w:id="2453" w:author="Alvarenga, Agatha" w:date="2025-05-13T16:03:00Z"/>
                  </w:rPr>
                </w:rPrChange>
              </w:rPr>
              <w:pPrChange w:id="2454" w:author="Chiarelo, Hugo" w:date="2025-09-03T18:15:00Z" w16du:dateUtc="2025-09-03T21:15:00Z">
                <w:pPr>
                  <w:tabs>
                    <w:tab w:val="left" w:pos="3870"/>
                  </w:tabs>
                  <w:spacing w:line="276" w:lineRule="auto"/>
                  <w:jc w:val="center"/>
                </w:pPr>
              </w:pPrChange>
            </w:pPr>
            <w:ins w:id="2455" w:author="Alvarenga, Agatha" w:date="2025-05-13T16:03:00Z">
              <w:r w:rsidRPr="001F0A69">
                <w:rPr>
                  <w:rFonts w:cs="Arial"/>
                  <w:sz w:val="14"/>
                  <w:szCs w:val="14"/>
                  <w:rPrChange w:id="2456" w:author="Chiarelo, Hugo" w:date="2025-11-03T10:58:00Z" w16du:dateUtc="2025-11-03T13:58:00Z">
                    <w:rPr/>
                  </w:rPrChange>
                </w:rPr>
                <w:t>2</w:t>
              </w:r>
            </w:ins>
          </w:p>
        </w:tc>
        <w:tc>
          <w:tcPr>
            <w:tcW w:w="2332" w:type="dxa"/>
            <w:noWrap/>
            <w:hideMark/>
            <w:tcPrChange w:id="2457" w:author="Chiarelo, Hugo" w:date="2025-09-03T18:44:00Z" w16du:dateUtc="2025-09-03T21:44:00Z">
              <w:tcPr>
                <w:tcW w:w="236" w:type="dxa"/>
                <w:gridSpan w:val="2"/>
                <w:noWrap/>
                <w:hideMark/>
              </w:tcPr>
            </w:tcPrChange>
          </w:tcPr>
          <w:p w14:paraId="4E1FB614" w14:textId="77777777" w:rsidR="00300400" w:rsidRPr="001F0A69" w:rsidRDefault="00300400">
            <w:pPr>
              <w:tabs>
                <w:tab w:val="left" w:pos="3870"/>
              </w:tabs>
              <w:spacing w:line="276" w:lineRule="auto"/>
              <w:rPr>
                <w:ins w:id="2458" w:author="Alvarenga, Agatha" w:date="2025-05-13T16:03:00Z"/>
                <w:rFonts w:cs="Arial"/>
                <w:sz w:val="14"/>
                <w:szCs w:val="14"/>
                <w:rPrChange w:id="2459" w:author="Chiarelo, Hugo" w:date="2025-11-03T10:58:00Z" w16du:dateUtc="2025-11-03T13:58:00Z">
                  <w:rPr>
                    <w:ins w:id="2460" w:author="Alvarenga, Agatha" w:date="2025-05-13T16:03:00Z"/>
                  </w:rPr>
                </w:rPrChange>
              </w:rPr>
              <w:pPrChange w:id="2461" w:author="Chiarelo, Hugo" w:date="2025-09-03T18:22:00Z" w16du:dateUtc="2025-09-03T21:22:00Z">
                <w:pPr>
                  <w:tabs>
                    <w:tab w:val="left" w:pos="3870"/>
                  </w:tabs>
                  <w:spacing w:line="276" w:lineRule="auto"/>
                  <w:jc w:val="center"/>
                </w:pPr>
              </w:pPrChange>
            </w:pPr>
            <w:ins w:id="2462" w:author="Alvarenga, Agatha" w:date="2025-05-13T16:03:00Z">
              <w:r w:rsidRPr="001F0A69">
                <w:rPr>
                  <w:rFonts w:cs="Arial"/>
                  <w:sz w:val="14"/>
                  <w:szCs w:val="14"/>
                  <w:rPrChange w:id="2463" w:author="Chiarelo, Hugo" w:date="2025-11-03T10:58:00Z" w16du:dateUtc="2025-11-03T13:58:00Z">
                    <w:rPr/>
                  </w:rPrChange>
                </w:rPr>
                <w:t>Material failure</w:t>
              </w:r>
            </w:ins>
          </w:p>
        </w:tc>
        <w:tc>
          <w:tcPr>
            <w:tcW w:w="712" w:type="dxa"/>
            <w:noWrap/>
            <w:hideMark/>
            <w:tcPrChange w:id="2464" w:author="Chiarelo, Hugo" w:date="2025-09-03T18:44:00Z" w16du:dateUtc="2025-09-03T21:44:00Z">
              <w:tcPr>
                <w:tcW w:w="236" w:type="dxa"/>
                <w:gridSpan w:val="2"/>
                <w:noWrap/>
                <w:hideMark/>
              </w:tcPr>
            </w:tcPrChange>
          </w:tcPr>
          <w:p w14:paraId="3198FE00" w14:textId="77777777" w:rsidR="00300400" w:rsidRPr="001F0A69" w:rsidRDefault="00300400">
            <w:pPr>
              <w:tabs>
                <w:tab w:val="left" w:pos="3870"/>
              </w:tabs>
              <w:spacing w:line="276" w:lineRule="auto"/>
              <w:rPr>
                <w:ins w:id="2465" w:author="Alvarenga, Agatha" w:date="2025-05-13T16:03:00Z"/>
                <w:rFonts w:cs="Arial"/>
                <w:sz w:val="14"/>
                <w:szCs w:val="14"/>
                <w:rPrChange w:id="2466" w:author="Chiarelo, Hugo" w:date="2025-11-03T10:58:00Z" w16du:dateUtc="2025-11-03T13:58:00Z">
                  <w:rPr>
                    <w:ins w:id="2467" w:author="Alvarenga, Agatha" w:date="2025-05-13T16:03:00Z"/>
                  </w:rPr>
                </w:rPrChange>
              </w:rPr>
              <w:pPrChange w:id="2468" w:author="Chiarelo, Hugo" w:date="2025-09-03T18:15:00Z" w16du:dateUtc="2025-09-03T21:15:00Z">
                <w:pPr>
                  <w:tabs>
                    <w:tab w:val="left" w:pos="3870"/>
                  </w:tabs>
                  <w:spacing w:line="276" w:lineRule="auto"/>
                  <w:jc w:val="center"/>
                </w:pPr>
              </w:pPrChange>
            </w:pPr>
            <w:ins w:id="2469" w:author="Alvarenga, Agatha" w:date="2025-05-13T16:03:00Z">
              <w:r w:rsidRPr="001F0A69">
                <w:rPr>
                  <w:rFonts w:cs="Arial"/>
                  <w:sz w:val="14"/>
                  <w:szCs w:val="14"/>
                  <w:rPrChange w:id="2470" w:author="Chiarelo, Hugo" w:date="2025-11-03T10:58:00Z" w16du:dateUtc="2025-11-03T13:58:00Z">
                    <w:rPr/>
                  </w:rPrChange>
                </w:rPr>
                <w:t>2.7</w:t>
              </w:r>
            </w:ins>
          </w:p>
        </w:tc>
        <w:tc>
          <w:tcPr>
            <w:tcW w:w="1533" w:type="dxa"/>
            <w:noWrap/>
            <w:hideMark/>
            <w:tcPrChange w:id="2471" w:author="Chiarelo, Hugo" w:date="2025-09-03T18:44:00Z" w16du:dateUtc="2025-09-03T21:44:00Z">
              <w:tcPr>
                <w:tcW w:w="236" w:type="dxa"/>
                <w:gridSpan w:val="2"/>
                <w:noWrap/>
                <w:hideMark/>
              </w:tcPr>
            </w:tcPrChange>
          </w:tcPr>
          <w:p w14:paraId="55550C95" w14:textId="77777777" w:rsidR="00300400" w:rsidRPr="001F0A69" w:rsidRDefault="00300400">
            <w:pPr>
              <w:tabs>
                <w:tab w:val="left" w:pos="3870"/>
              </w:tabs>
              <w:spacing w:line="276" w:lineRule="auto"/>
              <w:rPr>
                <w:ins w:id="2472" w:author="Alvarenga, Agatha" w:date="2025-05-13T16:03:00Z"/>
                <w:rFonts w:cs="Arial"/>
                <w:sz w:val="14"/>
                <w:szCs w:val="14"/>
                <w:rPrChange w:id="2473" w:author="Chiarelo, Hugo" w:date="2025-11-03T10:58:00Z" w16du:dateUtc="2025-11-03T13:58:00Z">
                  <w:rPr>
                    <w:ins w:id="2474" w:author="Alvarenga, Agatha" w:date="2025-05-13T16:03:00Z"/>
                  </w:rPr>
                </w:rPrChange>
              </w:rPr>
              <w:pPrChange w:id="2475" w:author="Chiarelo, Hugo" w:date="2025-09-03T18:14:00Z" w16du:dateUtc="2025-09-03T21:14:00Z">
                <w:pPr>
                  <w:tabs>
                    <w:tab w:val="left" w:pos="3870"/>
                  </w:tabs>
                  <w:spacing w:line="276" w:lineRule="auto"/>
                  <w:jc w:val="center"/>
                </w:pPr>
              </w:pPrChange>
            </w:pPr>
            <w:ins w:id="2476" w:author="Alvarenga, Agatha" w:date="2025-05-13T16:03:00Z">
              <w:r w:rsidRPr="001F0A69">
                <w:rPr>
                  <w:rFonts w:cs="Arial"/>
                  <w:sz w:val="14"/>
                  <w:szCs w:val="14"/>
                  <w:rPrChange w:id="2477" w:author="Chiarelo, Hugo" w:date="2025-11-03T10:58:00Z" w16du:dateUtc="2025-11-03T13:58:00Z">
                    <w:rPr/>
                  </w:rPrChange>
                </w:rPr>
                <w:t>Overheating</w:t>
              </w:r>
            </w:ins>
          </w:p>
        </w:tc>
        <w:tc>
          <w:tcPr>
            <w:tcW w:w="3796" w:type="dxa"/>
            <w:noWrap/>
            <w:hideMark/>
            <w:tcPrChange w:id="2478" w:author="Chiarelo, Hugo" w:date="2025-09-03T18:44:00Z" w16du:dateUtc="2025-09-03T21:44:00Z">
              <w:tcPr>
                <w:tcW w:w="236" w:type="dxa"/>
                <w:gridSpan w:val="2"/>
                <w:noWrap/>
                <w:hideMark/>
              </w:tcPr>
            </w:tcPrChange>
          </w:tcPr>
          <w:p w14:paraId="3AD08E04" w14:textId="77777777" w:rsidR="00300400" w:rsidRPr="001F0A69" w:rsidRDefault="00300400">
            <w:pPr>
              <w:tabs>
                <w:tab w:val="left" w:pos="3870"/>
              </w:tabs>
              <w:spacing w:line="276" w:lineRule="auto"/>
              <w:rPr>
                <w:ins w:id="2479" w:author="Alvarenga, Agatha" w:date="2025-05-13T16:03:00Z"/>
                <w:rFonts w:cs="Arial"/>
                <w:sz w:val="14"/>
                <w:szCs w:val="14"/>
                <w:rPrChange w:id="2480" w:author="Chiarelo, Hugo" w:date="2025-11-03T10:58:00Z" w16du:dateUtc="2025-11-03T13:58:00Z">
                  <w:rPr>
                    <w:ins w:id="2481" w:author="Alvarenga, Agatha" w:date="2025-05-13T16:03:00Z"/>
                  </w:rPr>
                </w:rPrChange>
              </w:rPr>
              <w:pPrChange w:id="2482" w:author="Chiarelo, Hugo" w:date="2025-09-03T18:14:00Z" w16du:dateUtc="2025-09-03T21:14:00Z">
                <w:pPr>
                  <w:tabs>
                    <w:tab w:val="left" w:pos="3870"/>
                  </w:tabs>
                  <w:spacing w:line="276" w:lineRule="auto"/>
                  <w:jc w:val="center"/>
                </w:pPr>
              </w:pPrChange>
            </w:pPr>
            <w:ins w:id="2483" w:author="Alvarenga, Agatha" w:date="2025-05-13T16:03:00Z">
              <w:r w:rsidRPr="001F0A69">
                <w:rPr>
                  <w:rFonts w:cs="Arial"/>
                  <w:sz w:val="14"/>
                  <w:szCs w:val="14"/>
                  <w:rPrChange w:id="2484" w:author="Chiarelo, Hugo" w:date="2025-11-03T10:58:00Z" w16du:dateUtc="2025-11-03T13:58:00Z">
                    <w:rPr/>
                  </w:rPrChange>
                </w:rPr>
                <w:t>Material damage due to overheating/burning</w:t>
              </w:r>
            </w:ins>
          </w:p>
        </w:tc>
      </w:tr>
      <w:tr w:rsidR="008A026A" w:rsidRPr="001F0A69" w14:paraId="55F3C755" w14:textId="77777777" w:rsidTr="00920895">
        <w:trPr>
          <w:trHeight w:val="250"/>
          <w:ins w:id="2485" w:author="Alvarenga, Agatha" w:date="2025-05-13T16:03:00Z"/>
          <w:trPrChange w:id="2486" w:author="Chiarelo, Hugo" w:date="2025-09-03T18:44:00Z" w16du:dateUtc="2025-09-03T21:44:00Z">
            <w:trPr>
              <w:gridAfter w:val="0"/>
              <w:trHeight w:val="250"/>
            </w:trPr>
          </w:trPrChange>
        </w:trPr>
        <w:tc>
          <w:tcPr>
            <w:tcW w:w="712" w:type="dxa"/>
            <w:noWrap/>
            <w:hideMark/>
            <w:tcPrChange w:id="2487" w:author="Chiarelo, Hugo" w:date="2025-09-03T18:44:00Z" w16du:dateUtc="2025-09-03T21:44:00Z">
              <w:tcPr>
                <w:tcW w:w="236" w:type="dxa"/>
                <w:noWrap/>
                <w:hideMark/>
              </w:tcPr>
            </w:tcPrChange>
          </w:tcPr>
          <w:p w14:paraId="044F4EB1" w14:textId="77777777" w:rsidR="00300400" w:rsidRPr="001F0A69" w:rsidRDefault="00300400">
            <w:pPr>
              <w:tabs>
                <w:tab w:val="left" w:pos="3870"/>
              </w:tabs>
              <w:spacing w:line="276" w:lineRule="auto"/>
              <w:rPr>
                <w:ins w:id="2488" w:author="Alvarenga, Agatha" w:date="2025-05-13T16:03:00Z"/>
                <w:rFonts w:cs="Arial"/>
                <w:sz w:val="14"/>
                <w:szCs w:val="14"/>
                <w:rPrChange w:id="2489" w:author="Chiarelo, Hugo" w:date="2025-11-03T10:58:00Z" w16du:dateUtc="2025-11-03T13:58:00Z">
                  <w:rPr>
                    <w:ins w:id="2490" w:author="Alvarenga, Agatha" w:date="2025-05-13T16:03:00Z"/>
                  </w:rPr>
                </w:rPrChange>
              </w:rPr>
              <w:pPrChange w:id="2491" w:author="Chiarelo, Hugo" w:date="2025-09-03T18:15:00Z" w16du:dateUtc="2025-09-03T21:15:00Z">
                <w:pPr>
                  <w:tabs>
                    <w:tab w:val="left" w:pos="3870"/>
                  </w:tabs>
                  <w:spacing w:line="276" w:lineRule="auto"/>
                  <w:jc w:val="center"/>
                </w:pPr>
              </w:pPrChange>
            </w:pPr>
            <w:ins w:id="2492" w:author="Alvarenga, Agatha" w:date="2025-05-13T16:03:00Z">
              <w:r w:rsidRPr="001F0A69">
                <w:rPr>
                  <w:rFonts w:cs="Arial"/>
                  <w:sz w:val="14"/>
                  <w:szCs w:val="14"/>
                  <w:rPrChange w:id="2493" w:author="Chiarelo, Hugo" w:date="2025-11-03T10:58:00Z" w16du:dateUtc="2025-11-03T13:58:00Z">
                    <w:rPr/>
                  </w:rPrChange>
                </w:rPr>
                <w:t>2</w:t>
              </w:r>
            </w:ins>
          </w:p>
        </w:tc>
        <w:tc>
          <w:tcPr>
            <w:tcW w:w="2332" w:type="dxa"/>
            <w:noWrap/>
            <w:hideMark/>
            <w:tcPrChange w:id="2494" w:author="Chiarelo, Hugo" w:date="2025-09-03T18:44:00Z" w16du:dateUtc="2025-09-03T21:44:00Z">
              <w:tcPr>
                <w:tcW w:w="236" w:type="dxa"/>
                <w:gridSpan w:val="2"/>
                <w:noWrap/>
                <w:hideMark/>
              </w:tcPr>
            </w:tcPrChange>
          </w:tcPr>
          <w:p w14:paraId="718A9877" w14:textId="77777777" w:rsidR="00300400" w:rsidRPr="001F0A69" w:rsidRDefault="00300400">
            <w:pPr>
              <w:tabs>
                <w:tab w:val="left" w:pos="3870"/>
              </w:tabs>
              <w:spacing w:line="276" w:lineRule="auto"/>
              <w:rPr>
                <w:ins w:id="2495" w:author="Alvarenga, Agatha" w:date="2025-05-13T16:03:00Z"/>
                <w:rFonts w:cs="Arial"/>
                <w:sz w:val="14"/>
                <w:szCs w:val="14"/>
                <w:rPrChange w:id="2496" w:author="Chiarelo, Hugo" w:date="2025-11-03T10:58:00Z" w16du:dateUtc="2025-11-03T13:58:00Z">
                  <w:rPr>
                    <w:ins w:id="2497" w:author="Alvarenga, Agatha" w:date="2025-05-13T16:03:00Z"/>
                  </w:rPr>
                </w:rPrChange>
              </w:rPr>
              <w:pPrChange w:id="2498" w:author="Chiarelo, Hugo" w:date="2025-09-03T18:22:00Z" w16du:dateUtc="2025-09-03T21:22:00Z">
                <w:pPr>
                  <w:tabs>
                    <w:tab w:val="left" w:pos="3870"/>
                  </w:tabs>
                  <w:spacing w:line="276" w:lineRule="auto"/>
                  <w:jc w:val="center"/>
                </w:pPr>
              </w:pPrChange>
            </w:pPr>
            <w:ins w:id="2499" w:author="Alvarenga, Agatha" w:date="2025-05-13T16:03:00Z">
              <w:r w:rsidRPr="001F0A69">
                <w:rPr>
                  <w:rFonts w:cs="Arial"/>
                  <w:sz w:val="14"/>
                  <w:szCs w:val="14"/>
                  <w:rPrChange w:id="2500" w:author="Chiarelo, Hugo" w:date="2025-11-03T10:58:00Z" w16du:dateUtc="2025-11-03T13:58:00Z">
                    <w:rPr/>
                  </w:rPrChange>
                </w:rPr>
                <w:t>Material failure</w:t>
              </w:r>
            </w:ins>
          </w:p>
        </w:tc>
        <w:tc>
          <w:tcPr>
            <w:tcW w:w="712" w:type="dxa"/>
            <w:noWrap/>
            <w:hideMark/>
            <w:tcPrChange w:id="2501" w:author="Chiarelo, Hugo" w:date="2025-09-03T18:44:00Z" w16du:dateUtc="2025-09-03T21:44:00Z">
              <w:tcPr>
                <w:tcW w:w="236" w:type="dxa"/>
                <w:gridSpan w:val="2"/>
                <w:noWrap/>
                <w:hideMark/>
              </w:tcPr>
            </w:tcPrChange>
          </w:tcPr>
          <w:p w14:paraId="6D0807F6" w14:textId="77777777" w:rsidR="00300400" w:rsidRPr="001F0A69" w:rsidRDefault="00300400">
            <w:pPr>
              <w:tabs>
                <w:tab w:val="left" w:pos="3870"/>
              </w:tabs>
              <w:spacing w:line="276" w:lineRule="auto"/>
              <w:rPr>
                <w:ins w:id="2502" w:author="Alvarenga, Agatha" w:date="2025-05-13T16:03:00Z"/>
                <w:rFonts w:cs="Arial"/>
                <w:sz w:val="14"/>
                <w:szCs w:val="14"/>
                <w:rPrChange w:id="2503" w:author="Chiarelo, Hugo" w:date="2025-11-03T10:58:00Z" w16du:dateUtc="2025-11-03T13:58:00Z">
                  <w:rPr>
                    <w:ins w:id="2504" w:author="Alvarenga, Agatha" w:date="2025-05-13T16:03:00Z"/>
                  </w:rPr>
                </w:rPrChange>
              </w:rPr>
              <w:pPrChange w:id="2505" w:author="Chiarelo, Hugo" w:date="2025-09-03T18:15:00Z" w16du:dateUtc="2025-09-03T21:15:00Z">
                <w:pPr>
                  <w:tabs>
                    <w:tab w:val="left" w:pos="3870"/>
                  </w:tabs>
                  <w:spacing w:line="276" w:lineRule="auto"/>
                  <w:jc w:val="center"/>
                </w:pPr>
              </w:pPrChange>
            </w:pPr>
            <w:ins w:id="2506" w:author="Alvarenga, Agatha" w:date="2025-05-13T16:03:00Z">
              <w:r w:rsidRPr="001F0A69">
                <w:rPr>
                  <w:rFonts w:cs="Arial"/>
                  <w:sz w:val="14"/>
                  <w:szCs w:val="14"/>
                  <w:rPrChange w:id="2507" w:author="Chiarelo, Hugo" w:date="2025-11-03T10:58:00Z" w16du:dateUtc="2025-11-03T13:58:00Z">
                    <w:rPr/>
                  </w:rPrChange>
                </w:rPr>
                <w:t>2.8</w:t>
              </w:r>
            </w:ins>
          </w:p>
        </w:tc>
        <w:tc>
          <w:tcPr>
            <w:tcW w:w="1533" w:type="dxa"/>
            <w:noWrap/>
            <w:hideMark/>
            <w:tcPrChange w:id="2508" w:author="Chiarelo, Hugo" w:date="2025-09-03T18:44:00Z" w16du:dateUtc="2025-09-03T21:44:00Z">
              <w:tcPr>
                <w:tcW w:w="236" w:type="dxa"/>
                <w:gridSpan w:val="2"/>
                <w:noWrap/>
                <w:hideMark/>
              </w:tcPr>
            </w:tcPrChange>
          </w:tcPr>
          <w:p w14:paraId="68265696" w14:textId="77777777" w:rsidR="00300400" w:rsidRPr="001F0A69" w:rsidRDefault="00300400">
            <w:pPr>
              <w:tabs>
                <w:tab w:val="left" w:pos="3870"/>
              </w:tabs>
              <w:spacing w:line="276" w:lineRule="auto"/>
              <w:rPr>
                <w:ins w:id="2509" w:author="Alvarenga, Agatha" w:date="2025-05-13T16:03:00Z"/>
                <w:rFonts w:cs="Arial"/>
                <w:sz w:val="14"/>
                <w:szCs w:val="14"/>
                <w:rPrChange w:id="2510" w:author="Chiarelo, Hugo" w:date="2025-11-03T10:58:00Z" w16du:dateUtc="2025-11-03T13:58:00Z">
                  <w:rPr>
                    <w:ins w:id="2511" w:author="Alvarenga, Agatha" w:date="2025-05-13T16:03:00Z"/>
                  </w:rPr>
                </w:rPrChange>
              </w:rPr>
              <w:pPrChange w:id="2512" w:author="Chiarelo, Hugo" w:date="2025-09-03T18:14:00Z" w16du:dateUtc="2025-09-03T21:14:00Z">
                <w:pPr>
                  <w:tabs>
                    <w:tab w:val="left" w:pos="3870"/>
                  </w:tabs>
                  <w:spacing w:line="276" w:lineRule="auto"/>
                  <w:jc w:val="center"/>
                </w:pPr>
              </w:pPrChange>
            </w:pPr>
            <w:ins w:id="2513" w:author="Alvarenga, Agatha" w:date="2025-05-13T16:03:00Z">
              <w:r w:rsidRPr="001F0A69">
                <w:rPr>
                  <w:rFonts w:cs="Arial"/>
                  <w:sz w:val="14"/>
                  <w:szCs w:val="14"/>
                  <w:rPrChange w:id="2514" w:author="Chiarelo, Hugo" w:date="2025-11-03T10:58:00Z" w16du:dateUtc="2025-11-03T13:58:00Z">
                    <w:rPr/>
                  </w:rPrChange>
                </w:rPr>
                <w:t>Burst</w:t>
              </w:r>
            </w:ins>
          </w:p>
        </w:tc>
        <w:tc>
          <w:tcPr>
            <w:tcW w:w="3796" w:type="dxa"/>
            <w:noWrap/>
            <w:hideMark/>
            <w:tcPrChange w:id="2515" w:author="Chiarelo, Hugo" w:date="2025-09-03T18:44:00Z" w16du:dateUtc="2025-09-03T21:44:00Z">
              <w:tcPr>
                <w:tcW w:w="236" w:type="dxa"/>
                <w:gridSpan w:val="2"/>
                <w:noWrap/>
                <w:hideMark/>
              </w:tcPr>
            </w:tcPrChange>
          </w:tcPr>
          <w:p w14:paraId="21D499D4" w14:textId="77777777" w:rsidR="00300400" w:rsidRPr="001F0A69" w:rsidRDefault="00300400">
            <w:pPr>
              <w:tabs>
                <w:tab w:val="left" w:pos="3870"/>
              </w:tabs>
              <w:spacing w:line="276" w:lineRule="auto"/>
              <w:rPr>
                <w:ins w:id="2516" w:author="Alvarenga, Agatha" w:date="2025-05-13T16:03:00Z"/>
                <w:rFonts w:cs="Arial"/>
                <w:sz w:val="14"/>
                <w:szCs w:val="14"/>
                <w:rPrChange w:id="2517" w:author="Chiarelo, Hugo" w:date="2025-11-03T10:58:00Z" w16du:dateUtc="2025-11-03T13:58:00Z">
                  <w:rPr>
                    <w:ins w:id="2518" w:author="Alvarenga, Agatha" w:date="2025-05-13T16:03:00Z"/>
                  </w:rPr>
                </w:rPrChange>
              </w:rPr>
              <w:pPrChange w:id="2519" w:author="Chiarelo, Hugo" w:date="2025-09-03T18:14:00Z" w16du:dateUtc="2025-09-03T21:14:00Z">
                <w:pPr>
                  <w:tabs>
                    <w:tab w:val="left" w:pos="3870"/>
                  </w:tabs>
                  <w:spacing w:line="276" w:lineRule="auto"/>
                  <w:jc w:val="center"/>
                </w:pPr>
              </w:pPrChange>
            </w:pPr>
            <w:ins w:id="2520" w:author="Alvarenga, Agatha" w:date="2025-05-13T16:03:00Z">
              <w:r w:rsidRPr="001F0A69">
                <w:rPr>
                  <w:rFonts w:cs="Arial"/>
                  <w:sz w:val="14"/>
                  <w:szCs w:val="14"/>
                  <w:rPrChange w:id="2521" w:author="Chiarelo, Hugo" w:date="2025-11-03T10:58:00Z" w16du:dateUtc="2025-11-03T13:58:00Z">
                    <w:rPr/>
                  </w:rPrChange>
                </w:rPr>
                <w:t>Item burst, blown, exploded, imploded, etc.</w:t>
              </w:r>
            </w:ins>
          </w:p>
        </w:tc>
      </w:tr>
      <w:tr w:rsidR="008A026A" w:rsidRPr="001F0A69" w14:paraId="59AAC383" w14:textId="77777777" w:rsidTr="00920895">
        <w:trPr>
          <w:trHeight w:val="250"/>
          <w:ins w:id="2522" w:author="Alvarenga, Agatha" w:date="2025-05-13T16:03:00Z"/>
          <w:trPrChange w:id="2523" w:author="Chiarelo, Hugo" w:date="2025-09-03T18:44:00Z" w16du:dateUtc="2025-09-03T21:44:00Z">
            <w:trPr>
              <w:gridAfter w:val="0"/>
              <w:trHeight w:val="250"/>
            </w:trPr>
          </w:trPrChange>
        </w:trPr>
        <w:tc>
          <w:tcPr>
            <w:tcW w:w="712" w:type="dxa"/>
            <w:noWrap/>
            <w:hideMark/>
            <w:tcPrChange w:id="2524" w:author="Chiarelo, Hugo" w:date="2025-09-03T18:44:00Z" w16du:dateUtc="2025-09-03T21:44:00Z">
              <w:tcPr>
                <w:tcW w:w="236" w:type="dxa"/>
                <w:noWrap/>
                <w:hideMark/>
              </w:tcPr>
            </w:tcPrChange>
          </w:tcPr>
          <w:p w14:paraId="3FB08FAE" w14:textId="77777777" w:rsidR="00300400" w:rsidRPr="001F0A69" w:rsidRDefault="00300400">
            <w:pPr>
              <w:tabs>
                <w:tab w:val="left" w:pos="3870"/>
              </w:tabs>
              <w:spacing w:line="276" w:lineRule="auto"/>
              <w:rPr>
                <w:ins w:id="2525" w:author="Alvarenga, Agatha" w:date="2025-05-13T16:03:00Z"/>
                <w:rFonts w:cs="Arial"/>
                <w:sz w:val="14"/>
                <w:szCs w:val="14"/>
                <w:rPrChange w:id="2526" w:author="Chiarelo, Hugo" w:date="2025-11-03T10:58:00Z" w16du:dateUtc="2025-11-03T13:58:00Z">
                  <w:rPr>
                    <w:ins w:id="2527" w:author="Alvarenga, Agatha" w:date="2025-05-13T16:03:00Z"/>
                  </w:rPr>
                </w:rPrChange>
              </w:rPr>
              <w:pPrChange w:id="2528" w:author="Chiarelo, Hugo" w:date="2025-09-03T18:15:00Z" w16du:dateUtc="2025-09-03T21:15:00Z">
                <w:pPr>
                  <w:tabs>
                    <w:tab w:val="left" w:pos="3870"/>
                  </w:tabs>
                  <w:spacing w:line="276" w:lineRule="auto"/>
                  <w:jc w:val="center"/>
                </w:pPr>
              </w:pPrChange>
            </w:pPr>
            <w:ins w:id="2529" w:author="Alvarenga, Agatha" w:date="2025-05-13T16:03:00Z">
              <w:r w:rsidRPr="001F0A69">
                <w:rPr>
                  <w:rFonts w:cs="Arial"/>
                  <w:sz w:val="14"/>
                  <w:szCs w:val="14"/>
                  <w:rPrChange w:id="2530" w:author="Chiarelo, Hugo" w:date="2025-11-03T10:58:00Z" w16du:dateUtc="2025-11-03T13:58:00Z">
                    <w:rPr/>
                  </w:rPrChange>
                </w:rPr>
                <w:t>3</w:t>
              </w:r>
            </w:ins>
          </w:p>
        </w:tc>
        <w:tc>
          <w:tcPr>
            <w:tcW w:w="2332" w:type="dxa"/>
            <w:noWrap/>
            <w:hideMark/>
            <w:tcPrChange w:id="2531" w:author="Chiarelo, Hugo" w:date="2025-09-03T18:44:00Z" w16du:dateUtc="2025-09-03T21:44:00Z">
              <w:tcPr>
                <w:tcW w:w="236" w:type="dxa"/>
                <w:gridSpan w:val="2"/>
                <w:noWrap/>
                <w:hideMark/>
              </w:tcPr>
            </w:tcPrChange>
          </w:tcPr>
          <w:p w14:paraId="7384D39C" w14:textId="77777777" w:rsidR="00300400" w:rsidRPr="001F0A69" w:rsidRDefault="00300400">
            <w:pPr>
              <w:tabs>
                <w:tab w:val="left" w:pos="3870"/>
              </w:tabs>
              <w:spacing w:line="276" w:lineRule="auto"/>
              <w:rPr>
                <w:ins w:id="2532" w:author="Alvarenga, Agatha" w:date="2025-05-13T16:03:00Z"/>
                <w:rFonts w:cs="Arial"/>
                <w:sz w:val="14"/>
                <w:szCs w:val="14"/>
                <w:rPrChange w:id="2533" w:author="Chiarelo, Hugo" w:date="2025-11-03T10:58:00Z" w16du:dateUtc="2025-11-03T13:58:00Z">
                  <w:rPr>
                    <w:ins w:id="2534" w:author="Alvarenga, Agatha" w:date="2025-05-13T16:03:00Z"/>
                  </w:rPr>
                </w:rPrChange>
              </w:rPr>
              <w:pPrChange w:id="2535" w:author="Chiarelo, Hugo" w:date="2025-09-03T18:22:00Z" w16du:dateUtc="2025-09-03T21:22:00Z">
                <w:pPr>
                  <w:tabs>
                    <w:tab w:val="left" w:pos="3870"/>
                  </w:tabs>
                  <w:spacing w:line="276" w:lineRule="auto"/>
                  <w:jc w:val="center"/>
                </w:pPr>
              </w:pPrChange>
            </w:pPr>
            <w:ins w:id="2536" w:author="Alvarenga, Agatha" w:date="2025-05-13T16:03:00Z">
              <w:r w:rsidRPr="001F0A69">
                <w:rPr>
                  <w:rFonts w:cs="Arial"/>
                  <w:sz w:val="14"/>
                  <w:szCs w:val="14"/>
                  <w:rPrChange w:id="2537" w:author="Chiarelo, Hugo" w:date="2025-11-03T10:58:00Z" w16du:dateUtc="2025-11-03T13:58:00Z">
                    <w:rPr/>
                  </w:rPrChange>
                </w:rPr>
                <w:t>Instrument failure</w:t>
              </w:r>
            </w:ins>
          </w:p>
        </w:tc>
        <w:tc>
          <w:tcPr>
            <w:tcW w:w="712" w:type="dxa"/>
            <w:noWrap/>
            <w:hideMark/>
            <w:tcPrChange w:id="2538" w:author="Chiarelo, Hugo" w:date="2025-09-03T18:44:00Z" w16du:dateUtc="2025-09-03T21:44:00Z">
              <w:tcPr>
                <w:tcW w:w="236" w:type="dxa"/>
                <w:gridSpan w:val="2"/>
                <w:noWrap/>
                <w:hideMark/>
              </w:tcPr>
            </w:tcPrChange>
          </w:tcPr>
          <w:p w14:paraId="49B6F9DD" w14:textId="77777777" w:rsidR="00300400" w:rsidRPr="001F0A69" w:rsidRDefault="00300400">
            <w:pPr>
              <w:tabs>
                <w:tab w:val="left" w:pos="3870"/>
              </w:tabs>
              <w:spacing w:line="276" w:lineRule="auto"/>
              <w:rPr>
                <w:ins w:id="2539" w:author="Alvarenga, Agatha" w:date="2025-05-13T16:03:00Z"/>
                <w:rFonts w:cs="Arial"/>
                <w:sz w:val="14"/>
                <w:szCs w:val="14"/>
                <w:rPrChange w:id="2540" w:author="Chiarelo, Hugo" w:date="2025-11-03T10:58:00Z" w16du:dateUtc="2025-11-03T13:58:00Z">
                  <w:rPr>
                    <w:ins w:id="2541" w:author="Alvarenga, Agatha" w:date="2025-05-13T16:03:00Z"/>
                  </w:rPr>
                </w:rPrChange>
              </w:rPr>
              <w:pPrChange w:id="2542" w:author="Chiarelo, Hugo" w:date="2025-09-03T18:15:00Z" w16du:dateUtc="2025-09-03T21:15:00Z">
                <w:pPr>
                  <w:tabs>
                    <w:tab w:val="left" w:pos="3870"/>
                  </w:tabs>
                  <w:spacing w:line="276" w:lineRule="auto"/>
                  <w:jc w:val="center"/>
                </w:pPr>
              </w:pPrChange>
            </w:pPr>
            <w:ins w:id="2543" w:author="Alvarenga, Agatha" w:date="2025-05-13T16:03:00Z">
              <w:r w:rsidRPr="001F0A69">
                <w:rPr>
                  <w:rFonts w:cs="Arial"/>
                  <w:sz w:val="14"/>
                  <w:szCs w:val="14"/>
                  <w:rPrChange w:id="2544" w:author="Chiarelo, Hugo" w:date="2025-11-03T10:58:00Z" w16du:dateUtc="2025-11-03T13:58:00Z">
                    <w:rPr/>
                  </w:rPrChange>
                </w:rPr>
                <w:t>3</w:t>
              </w:r>
            </w:ins>
          </w:p>
        </w:tc>
        <w:tc>
          <w:tcPr>
            <w:tcW w:w="1533" w:type="dxa"/>
            <w:noWrap/>
            <w:hideMark/>
            <w:tcPrChange w:id="2545" w:author="Chiarelo, Hugo" w:date="2025-09-03T18:44:00Z" w16du:dateUtc="2025-09-03T21:44:00Z">
              <w:tcPr>
                <w:tcW w:w="236" w:type="dxa"/>
                <w:gridSpan w:val="2"/>
                <w:noWrap/>
                <w:hideMark/>
              </w:tcPr>
            </w:tcPrChange>
          </w:tcPr>
          <w:p w14:paraId="0B9C663C" w14:textId="77777777" w:rsidR="00300400" w:rsidRPr="001F0A69" w:rsidRDefault="00300400">
            <w:pPr>
              <w:tabs>
                <w:tab w:val="left" w:pos="3870"/>
              </w:tabs>
              <w:spacing w:line="276" w:lineRule="auto"/>
              <w:rPr>
                <w:ins w:id="2546" w:author="Alvarenga, Agatha" w:date="2025-05-13T16:03:00Z"/>
                <w:rFonts w:cs="Arial"/>
                <w:sz w:val="14"/>
                <w:szCs w:val="14"/>
                <w:rPrChange w:id="2547" w:author="Chiarelo, Hugo" w:date="2025-11-03T10:58:00Z" w16du:dateUtc="2025-11-03T13:58:00Z">
                  <w:rPr>
                    <w:ins w:id="2548" w:author="Alvarenga, Agatha" w:date="2025-05-13T16:03:00Z"/>
                  </w:rPr>
                </w:rPrChange>
              </w:rPr>
              <w:pPrChange w:id="2549" w:author="Chiarelo, Hugo" w:date="2025-09-03T18:14:00Z" w16du:dateUtc="2025-09-03T21:14:00Z">
                <w:pPr>
                  <w:tabs>
                    <w:tab w:val="left" w:pos="3870"/>
                  </w:tabs>
                  <w:spacing w:line="276" w:lineRule="auto"/>
                  <w:jc w:val="center"/>
                </w:pPr>
              </w:pPrChange>
            </w:pPr>
            <w:ins w:id="2550" w:author="Alvarenga, Agatha" w:date="2025-05-13T16:03:00Z">
              <w:r w:rsidRPr="001F0A69">
                <w:rPr>
                  <w:rFonts w:cs="Arial"/>
                  <w:sz w:val="14"/>
                  <w:szCs w:val="14"/>
                  <w:rPrChange w:id="2551" w:author="Chiarelo, Hugo" w:date="2025-11-03T10:58:00Z" w16du:dateUtc="2025-11-03T13:58:00Z">
                    <w:rPr/>
                  </w:rPrChange>
                </w:rPr>
                <w:t>General</w:t>
              </w:r>
            </w:ins>
          </w:p>
        </w:tc>
        <w:tc>
          <w:tcPr>
            <w:tcW w:w="3796" w:type="dxa"/>
            <w:noWrap/>
            <w:hideMark/>
            <w:tcPrChange w:id="2552" w:author="Chiarelo, Hugo" w:date="2025-09-03T18:44:00Z" w16du:dateUtc="2025-09-03T21:44:00Z">
              <w:tcPr>
                <w:tcW w:w="236" w:type="dxa"/>
                <w:gridSpan w:val="2"/>
                <w:noWrap/>
                <w:hideMark/>
              </w:tcPr>
            </w:tcPrChange>
          </w:tcPr>
          <w:p w14:paraId="0A0AC233" w14:textId="77777777" w:rsidR="00300400" w:rsidRPr="001F0A69" w:rsidRDefault="00300400">
            <w:pPr>
              <w:tabs>
                <w:tab w:val="left" w:pos="3870"/>
              </w:tabs>
              <w:spacing w:line="276" w:lineRule="auto"/>
              <w:rPr>
                <w:ins w:id="2553" w:author="Alvarenga, Agatha" w:date="2025-05-13T16:03:00Z"/>
                <w:rFonts w:cs="Arial"/>
                <w:sz w:val="14"/>
                <w:szCs w:val="14"/>
                <w:rPrChange w:id="2554" w:author="Chiarelo, Hugo" w:date="2025-11-03T10:58:00Z" w16du:dateUtc="2025-11-03T13:58:00Z">
                  <w:rPr>
                    <w:ins w:id="2555" w:author="Alvarenga, Agatha" w:date="2025-05-13T16:03:00Z"/>
                  </w:rPr>
                </w:rPrChange>
              </w:rPr>
              <w:pPrChange w:id="2556" w:author="Chiarelo, Hugo" w:date="2025-09-03T18:15:00Z" w16du:dateUtc="2025-09-03T21:15:00Z">
                <w:pPr>
                  <w:tabs>
                    <w:tab w:val="left" w:pos="3870"/>
                  </w:tabs>
                  <w:spacing w:line="276" w:lineRule="auto"/>
                  <w:jc w:val="center"/>
                </w:pPr>
              </w:pPrChange>
            </w:pPr>
            <w:ins w:id="2557" w:author="Alvarenga, Agatha" w:date="2025-05-13T16:03:00Z">
              <w:r w:rsidRPr="001F0A69">
                <w:rPr>
                  <w:rFonts w:cs="Arial"/>
                  <w:sz w:val="14"/>
                  <w:szCs w:val="14"/>
                  <w:rPrChange w:id="2558" w:author="Chiarelo, Hugo" w:date="2025-11-03T10:58:00Z" w16du:dateUtc="2025-11-03T13:58:00Z">
                    <w:rPr/>
                  </w:rPrChange>
                </w:rPr>
                <w:t xml:space="preserve">Failure related to </w:t>
              </w:r>
              <w:proofErr w:type="gramStart"/>
              <w:r w:rsidRPr="001F0A69">
                <w:rPr>
                  <w:rFonts w:cs="Arial"/>
                  <w:sz w:val="14"/>
                  <w:szCs w:val="14"/>
                  <w:rPrChange w:id="2559" w:author="Chiarelo, Hugo" w:date="2025-11-03T10:58:00Z" w16du:dateUtc="2025-11-03T13:58:00Z">
                    <w:rPr/>
                  </w:rPrChange>
                </w:rPr>
                <w:t>instrumentation</w:t>
              </w:r>
              <w:proofErr w:type="gramEnd"/>
              <w:r w:rsidRPr="001F0A69">
                <w:rPr>
                  <w:rFonts w:cs="Arial"/>
                  <w:sz w:val="14"/>
                  <w:szCs w:val="14"/>
                  <w:rPrChange w:id="2560" w:author="Chiarelo, Hugo" w:date="2025-11-03T10:58:00Z" w16du:dateUtc="2025-11-03T13:58:00Z">
                    <w:rPr/>
                  </w:rPrChange>
                </w:rPr>
                <w:t xml:space="preserve"> but no details known</w:t>
              </w:r>
            </w:ins>
          </w:p>
        </w:tc>
      </w:tr>
      <w:tr w:rsidR="008A026A" w:rsidRPr="001F0A69" w14:paraId="54E6E0F4" w14:textId="77777777" w:rsidTr="00920895">
        <w:trPr>
          <w:trHeight w:val="250"/>
          <w:ins w:id="2561" w:author="Alvarenga, Agatha" w:date="2025-05-13T16:03:00Z"/>
          <w:trPrChange w:id="2562" w:author="Chiarelo, Hugo" w:date="2025-09-03T18:44:00Z" w16du:dateUtc="2025-09-03T21:44:00Z">
            <w:trPr>
              <w:gridAfter w:val="0"/>
              <w:trHeight w:val="250"/>
            </w:trPr>
          </w:trPrChange>
        </w:trPr>
        <w:tc>
          <w:tcPr>
            <w:tcW w:w="712" w:type="dxa"/>
            <w:noWrap/>
            <w:hideMark/>
            <w:tcPrChange w:id="2563" w:author="Chiarelo, Hugo" w:date="2025-09-03T18:44:00Z" w16du:dateUtc="2025-09-03T21:44:00Z">
              <w:tcPr>
                <w:tcW w:w="236" w:type="dxa"/>
                <w:noWrap/>
                <w:hideMark/>
              </w:tcPr>
            </w:tcPrChange>
          </w:tcPr>
          <w:p w14:paraId="076F8A93" w14:textId="77777777" w:rsidR="00300400" w:rsidRPr="001F0A69" w:rsidRDefault="00300400">
            <w:pPr>
              <w:tabs>
                <w:tab w:val="left" w:pos="3870"/>
              </w:tabs>
              <w:spacing w:line="276" w:lineRule="auto"/>
              <w:rPr>
                <w:ins w:id="2564" w:author="Alvarenga, Agatha" w:date="2025-05-13T16:03:00Z"/>
                <w:rFonts w:cs="Arial"/>
                <w:sz w:val="14"/>
                <w:szCs w:val="14"/>
                <w:rPrChange w:id="2565" w:author="Chiarelo, Hugo" w:date="2025-11-03T10:58:00Z" w16du:dateUtc="2025-11-03T13:58:00Z">
                  <w:rPr>
                    <w:ins w:id="2566" w:author="Alvarenga, Agatha" w:date="2025-05-13T16:03:00Z"/>
                  </w:rPr>
                </w:rPrChange>
              </w:rPr>
              <w:pPrChange w:id="2567" w:author="Chiarelo, Hugo" w:date="2025-09-03T18:15:00Z" w16du:dateUtc="2025-09-03T21:15:00Z">
                <w:pPr>
                  <w:tabs>
                    <w:tab w:val="left" w:pos="3870"/>
                  </w:tabs>
                  <w:spacing w:line="276" w:lineRule="auto"/>
                  <w:jc w:val="center"/>
                </w:pPr>
              </w:pPrChange>
            </w:pPr>
            <w:ins w:id="2568" w:author="Alvarenga, Agatha" w:date="2025-05-13T16:03:00Z">
              <w:r w:rsidRPr="001F0A69">
                <w:rPr>
                  <w:rFonts w:cs="Arial"/>
                  <w:sz w:val="14"/>
                  <w:szCs w:val="14"/>
                  <w:rPrChange w:id="2569" w:author="Chiarelo, Hugo" w:date="2025-11-03T10:58:00Z" w16du:dateUtc="2025-11-03T13:58:00Z">
                    <w:rPr/>
                  </w:rPrChange>
                </w:rPr>
                <w:t>3</w:t>
              </w:r>
            </w:ins>
          </w:p>
        </w:tc>
        <w:tc>
          <w:tcPr>
            <w:tcW w:w="2332" w:type="dxa"/>
            <w:noWrap/>
            <w:hideMark/>
            <w:tcPrChange w:id="2570" w:author="Chiarelo, Hugo" w:date="2025-09-03T18:44:00Z" w16du:dateUtc="2025-09-03T21:44:00Z">
              <w:tcPr>
                <w:tcW w:w="236" w:type="dxa"/>
                <w:gridSpan w:val="2"/>
                <w:noWrap/>
                <w:hideMark/>
              </w:tcPr>
            </w:tcPrChange>
          </w:tcPr>
          <w:p w14:paraId="5D23DFE0" w14:textId="77777777" w:rsidR="00300400" w:rsidRPr="001F0A69" w:rsidRDefault="00300400">
            <w:pPr>
              <w:tabs>
                <w:tab w:val="left" w:pos="3870"/>
              </w:tabs>
              <w:spacing w:line="276" w:lineRule="auto"/>
              <w:rPr>
                <w:ins w:id="2571" w:author="Alvarenga, Agatha" w:date="2025-05-13T16:03:00Z"/>
                <w:rFonts w:cs="Arial"/>
                <w:sz w:val="14"/>
                <w:szCs w:val="14"/>
                <w:rPrChange w:id="2572" w:author="Chiarelo, Hugo" w:date="2025-11-03T10:58:00Z" w16du:dateUtc="2025-11-03T13:58:00Z">
                  <w:rPr>
                    <w:ins w:id="2573" w:author="Alvarenga, Agatha" w:date="2025-05-13T16:03:00Z"/>
                  </w:rPr>
                </w:rPrChange>
              </w:rPr>
              <w:pPrChange w:id="2574" w:author="Chiarelo, Hugo" w:date="2025-09-03T18:22:00Z" w16du:dateUtc="2025-09-03T21:22:00Z">
                <w:pPr>
                  <w:tabs>
                    <w:tab w:val="left" w:pos="3870"/>
                  </w:tabs>
                  <w:spacing w:line="276" w:lineRule="auto"/>
                  <w:jc w:val="center"/>
                </w:pPr>
              </w:pPrChange>
            </w:pPr>
            <w:ins w:id="2575" w:author="Alvarenga, Agatha" w:date="2025-05-13T16:03:00Z">
              <w:r w:rsidRPr="001F0A69">
                <w:rPr>
                  <w:rFonts w:cs="Arial"/>
                  <w:sz w:val="14"/>
                  <w:szCs w:val="14"/>
                  <w:rPrChange w:id="2576" w:author="Chiarelo, Hugo" w:date="2025-11-03T10:58:00Z" w16du:dateUtc="2025-11-03T13:58:00Z">
                    <w:rPr/>
                  </w:rPrChange>
                </w:rPr>
                <w:t>Instrument failure</w:t>
              </w:r>
            </w:ins>
          </w:p>
        </w:tc>
        <w:tc>
          <w:tcPr>
            <w:tcW w:w="712" w:type="dxa"/>
            <w:noWrap/>
            <w:hideMark/>
            <w:tcPrChange w:id="2577" w:author="Chiarelo, Hugo" w:date="2025-09-03T18:44:00Z" w16du:dateUtc="2025-09-03T21:44:00Z">
              <w:tcPr>
                <w:tcW w:w="236" w:type="dxa"/>
                <w:gridSpan w:val="2"/>
                <w:noWrap/>
                <w:hideMark/>
              </w:tcPr>
            </w:tcPrChange>
          </w:tcPr>
          <w:p w14:paraId="4450703D" w14:textId="77777777" w:rsidR="00300400" w:rsidRPr="001F0A69" w:rsidRDefault="00300400">
            <w:pPr>
              <w:tabs>
                <w:tab w:val="left" w:pos="3870"/>
              </w:tabs>
              <w:spacing w:line="276" w:lineRule="auto"/>
              <w:rPr>
                <w:ins w:id="2578" w:author="Alvarenga, Agatha" w:date="2025-05-13T16:03:00Z"/>
                <w:rFonts w:cs="Arial"/>
                <w:sz w:val="14"/>
                <w:szCs w:val="14"/>
                <w:rPrChange w:id="2579" w:author="Chiarelo, Hugo" w:date="2025-11-03T10:58:00Z" w16du:dateUtc="2025-11-03T13:58:00Z">
                  <w:rPr>
                    <w:ins w:id="2580" w:author="Alvarenga, Agatha" w:date="2025-05-13T16:03:00Z"/>
                  </w:rPr>
                </w:rPrChange>
              </w:rPr>
              <w:pPrChange w:id="2581" w:author="Chiarelo, Hugo" w:date="2025-09-03T18:15:00Z" w16du:dateUtc="2025-09-03T21:15:00Z">
                <w:pPr>
                  <w:tabs>
                    <w:tab w:val="left" w:pos="3870"/>
                  </w:tabs>
                  <w:spacing w:line="276" w:lineRule="auto"/>
                  <w:jc w:val="center"/>
                </w:pPr>
              </w:pPrChange>
            </w:pPr>
            <w:ins w:id="2582" w:author="Alvarenga, Agatha" w:date="2025-05-13T16:03:00Z">
              <w:r w:rsidRPr="001F0A69">
                <w:rPr>
                  <w:rFonts w:cs="Arial"/>
                  <w:sz w:val="14"/>
                  <w:szCs w:val="14"/>
                  <w:rPrChange w:id="2583" w:author="Chiarelo, Hugo" w:date="2025-11-03T10:58:00Z" w16du:dateUtc="2025-11-03T13:58:00Z">
                    <w:rPr/>
                  </w:rPrChange>
                </w:rPr>
                <w:t>3.1</w:t>
              </w:r>
            </w:ins>
          </w:p>
        </w:tc>
        <w:tc>
          <w:tcPr>
            <w:tcW w:w="1533" w:type="dxa"/>
            <w:noWrap/>
            <w:hideMark/>
            <w:tcPrChange w:id="2584" w:author="Chiarelo, Hugo" w:date="2025-09-03T18:44:00Z" w16du:dateUtc="2025-09-03T21:44:00Z">
              <w:tcPr>
                <w:tcW w:w="236" w:type="dxa"/>
                <w:gridSpan w:val="2"/>
                <w:noWrap/>
                <w:hideMark/>
              </w:tcPr>
            </w:tcPrChange>
          </w:tcPr>
          <w:p w14:paraId="5CEEA229" w14:textId="77777777" w:rsidR="00300400" w:rsidRPr="001F0A69" w:rsidRDefault="00300400">
            <w:pPr>
              <w:tabs>
                <w:tab w:val="left" w:pos="3870"/>
              </w:tabs>
              <w:spacing w:line="276" w:lineRule="auto"/>
              <w:rPr>
                <w:ins w:id="2585" w:author="Alvarenga, Agatha" w:date="2025-05-13T16:03:00Z"/>
                <w:rFonts w:cs="Arial"/>
                <w:sz w:val="14"/>
                <w:szCs w:val="14"/>
                <w:rPrChange w:id="2586" w:author="Chiarelo, Hugo" w:date="2025-11-03T10:58:00Z" w16du:dateUtc="2025-11-03T13:58:00Z">
                  <w:rPr>
                    <w:ins w:id="2587" w:author="Alvarenga, Agatha" w:date="2025-05-13T16:03:00Z"/>
                  </w:rPr>
                </w:rPrChange>
              </w:rPr>
              <w:pPrChange w:id="2588" w:author="Chiarelo, Hugo" w:date="2025-09-03T18:14:00Z" w16du:dateUtc="2025-09-03T21:14:00Z">
                <w:pPr>
                  <w:tabs>
                    <w:tab w:val="left" w:pos="3870"/>
                  </w:tabs>
                  <w:spacing w:line="276" w:lineRule="auto"/>
                  <w:jc w:val="center"/>
                </w:pPr>
              </w:pPrChange>
            </w:pPr>
            <w:ins w:id="2589" w:author="Alvarenga, Agatha" w:date="2025-05-13T16:03:00Z">
              <w:r w:rsidRPr="001F0A69">
                <w:rPr>
                  <w:rFonts w:cs="Arial"/>
                  <w:sz w:val="14"/>
                  <w:szCs w:val="14"/>
                  <w:rPrChange w:id="2590" w:author="Chiarelo, Hugo" w:date="2025-11-03T10:58:00Z" w16du:dateUtc="2025-11-03T13:58:00Z">
                    <w:rPr/>
                  </w:rPrChange>
                </w:rPr>
                <w:t>Control failure</w:t>
              </w:r>
            </w:ins>
          </w:p>
        </w:tc>
        <w:tc>
          <w:tcPr>
            <w:tcW w:w="3796" w:type="dxa"/>
            <w:noWrap/>
            <w:hideMark/>
            <w:tcPrChange w:id="2591" w:author="Chiarelo, Hugo" w:date="2025-09-03T18:44:00Z" w16du:dateUtc="2025-09-03T21:44:00Z">
              <w:tcPr>
                <w:tcW w:w="236" w:type="dxa"/>
                <w:gridSpan w:val="2"/>
                <w:noWrap/>
                <w:hideMark/>
              </w:tcPr>
            </w:tcPrChange>
          </w:tcPr>
          <w:p w14:paraId="49CFDC1B" w14:textId="77777777" w:rsidR="00300400" w:rsidRPr="001F0A69" w:rsidRDefault="00300400">
            <w:pPr>
              <w:tabs>
                <w:tab w:val="left" w:pos="3870"/>
              </w:tabs>
              <w:spacing w:line="276" w:lineRule="auto"/>
              <w:rPr>
                <w:ins w:id="2592" w:author="Alvarenga, Agatha" w:date="2025-05-13T16:03:00Z"/>
                <w:rFonts w:cs="Arial"/>
                <w:sz w:val="14"/>
                <w:szCs w:val="14"/>
                <w:rPrChange w:id="2593" w:author="Chiarelo, Hugo" w:date="2025-11-03T10:58:00Z" w16du:dateUtc="2025-11-03T13:58:00Z">
                  <w:rPr>
                    <w:ins w:id="2594" w:author="Alvarenga, Agatha" w:date="2025-05-13T16:03:00Z"/>
                  </w:rPr>
                </w:rPrChange>
              </w:rPr>
              <w:pPrChange w:id="2595" w:author="Chiarelo, Hugo" w:date="2025-09-03T18:15:00Z" w16du:dateUtc="2025-09-03T21:15:00Z">
                <w:pPr>
                  <w:tabs>
                    <w:tab w:val="left" w:pos="3870"/>
                  </w:tabs>
                  <w:spacing w:line="276" w:lineRule="auto"/>
                  <w:jc w:val="center"/>
                </w:pPr>
              </w:pPrChange>
            </w:pPr>
            <w:ins w:id="2596" w:author="Alvarenga, Agatha" w:date="2025-05-13T16:03:00Z">
              <w:r w:rsidRPr="001F0A69">
                <w:rPr>
                  <w:rFonts w:cs="Arial"/>
                  <w:sz w:val="14"/>
                  <w:szCs w:val="14"/>
                  <w:rPrChange w:id="2597" w:author="Chiarelo, Hugo" w:date="2025-11-03T10:58:00Z" w16du:dateUtc="2025-11-03T13:58:00Z">
                    <w:rPr/>
                  </w:rPrChange>
                </w:rPr>
                <w:t>No, or faulty, regulation</w:t>
              </w:r>
            </w:ins>
          </w:p>
        </w:tc>
      </w:tr>
      <w:tr w:rsidR="008A026A" w:rsidRPr="001F0A69" w14:paraId="731CD442" w14:textId="77777777" w:rsidTr="00920895">
        <w:trPr>
          <w:trHeight w:val="250"/>
          <w:ins w:id="2598" w:author="Alvarenga, Agatha" w:date="2025-05-13T16:03:00Z"/>
          <w:trPrChange w:id="2599" w:author="Chiarelo, Hugo" w:date="2025-09-03T18:44:00Z" w16du:dateUtc="2025-09-03T21:44:00Z">
            <w:trPr>
              <w:gridAfter w:val="0"/>
              <w:trHeight w:val="250"/>
            </w:trPr>
          </w:trPrChange>
        </w:trPr>
        <w:tc>
          <w:tcPr>
            <w:tcW w:w="712" w:type="dxa"/>
            <w:noWrap/>
            <w:hideMark/>
            <w:tcPrChange w:id="2600" w:author="Chiarelo, Hugo" w:date="2025-09-03T18:44:00Z" w16du:dateUtc="2025-09-03T21:44:00Z">
              <w:tcPr>
                <w:tcW w:w="236" w:type="dxa"/>
                <w:noWrap/>
                <w:hideMark/>
              </w:tcPr>
            </w:tcPrChange>
          </w:tcPr>
          <w:p w14:paraId="7FAD218F" w14:textId="77777777" w:rsidR="00300400" w:rsidRPr="001F0A69" w:rsidRDefault="00300400">
            <w:pPr>
              <w:tabs>
                <w:tab w:val="left" w:pos="3870"/>
              </w:tabs>
              <w:spacing w:line="276" w:lineRule="auto"/>
              <w:rPr>
                <w:ins w:id="2601" w:author="Alvarenga, Agatha" w:date="2025-05-13T16:03:00Z"/>
                <w:rFonts w:cs="Arial"/>
                <w:sz w:val="14"/>
                <w:szCs w:val="14"/>
                <w:rPrChange w:id="2602" w:author="Chiarelo, Hugo" w:date="2025-11-03T10:58:00Z" w16du:dateUtc="2025-11-03T13:58:00Z">
                  <w:rPr>
                    <w:ins w:id="2603" w:author="Alvarenga, Agatha" w:date="2025-05-13T16:03:00Z"/>
                  </w:rPr>
                </w:rPrChange>
              </w:rPr>
              <w:pPrChange w:id="2604" w:author="Chiarelo, Hugo" w:date="2025-09-03T18:15:00Z" w16du:dateUtc="2025-09-03T21:15:00Z">
                <w:pPr>
                  <w:tabs>
                    <w:tab w:val="left" w:pos="3870"/>
                  </w:tabs>
                  <w:spacing w:line="276" w:lineRule="auto"/>
                  <w:jc w:val="center"/>
                </w:pPr>
              </w:pPrChange>
            </w:pPr>
            <w:ins w:id="2605" w:author="Alvarenga, Agatha" w:date="2025-05-13T16:03:00Z">
              <w:r w:rsidRPr="001F0A69">
                <w:rPr>
                  <w:rFonts w:cs="Arial"/>
                  <w:sz w:val="14"/>
                  <w:szCs w:val="14"/>
                  <w:rPrChange w:id="2606" w:author="Chiarelo, Hugo" w:date="2025-11-03T10:58:00Z" w16du:dateUtc="2025-11-03T13:58:00Z">
                    <w:rPr/>
                  </w:rPrChange>
                </w:rPr>
                <w:t>3</w:t>
              </w:r>
            </w:ins>
          </w:p>
        </w:tc>
        <w:tc>
          <w:tcPr>
            <w:tcW w:w="2332" w:type="dxa"/>
            <w:noWrap/>
            <w:hideMark/>
            <w:tcPrChange w:id="2607" w:author="Chiarelo, Hugo" w:date="2025-09-03T18:44:00Z" w16du:dateUtc="2025-09-03T21:44:00Z">
              <w:tcPr>
                <w:tcW w:w="236" w:type="dxa"/>
                <w:gridSpan w:val="2"/>
                <w:noWrap/>
                <w:hideMark/>
              </w:tcPr>
            </w:tcPrChange>
          </w:tcPr>
          <w:p w14:paraId="2FED7066" w14:textId="77777777" w:rsidR="00300400" w:rsidRPr="001F0A69" w:rsidRDefault="00300400">
            <w:pPr>
              <w:tabs>
                <w:tab w:val="left" w:pos="3870"/>
              </w:tabs>
              <w:spacing w:line="276" w:lineRule="auto"/>
              <w:rPr>
                <w:ins w:id="2608" w:author="Alvarenga, Agatha" w:date="2025-05-13T16:03:00Z"/>
                <w:rFonts w:cs="Arial"/>
                <w:sz w:val="14"/>
                <w:szCs w:val="14"/>
                <w:rPrChange w:id="2609" w:author="Chiarelo, Hugo" w:date="2025-11-03T10:58:00Z" w16du:dateUtc="2025-11-03T13:58:00Z">
                  <w:rPr>
                    <w:ins w:id="2610" w:author="Alvarenga, Agatha" w:date="2025-05-13T16:03:00Z"/>
                  </w:rPr>
                </w:rPrChange>
              </w:rPr>
              <w:pPrChange w:id="2611" w:author="Chiarelo, Hugo" w:date="2025-09-03T18:22:00Z" w16du:dateUtc="2025-09-03T21:22:00Z">
                <w:pPr>
                  <w:tabs>
                    <w:tab w:val="left" w:pos="3870"/>
                  </w:tabs>
                  <w:spacing w:line="276" w:lineRule="auto"/>
                  <w:jc w:val="center"/>
                </w:pPr>
              </w:pPrChange>
            </w:pPr>
            <w:ins w:id="2612" w:author="Alvarenga, Agatha" w:date="2025-05-13T16:03:00Z">
              <w:r w:rsidRPr="001F0A69">
                <w:rPr>
                  <w:rFonts w:cs="Arial"/>
                  <w:sz w:val="14"/>
                  <w:szCs w:val="14"/>
                  <w:rPrChange w:id="2613" w:author="Chiarelo, Hugo" w:date="2025-11-03T10:58:00Z" w16du:dateUtc="2025-11-03T13:58:00Z">
                    <w:rPr/>
                  </w:rPrChange>
                </w:rPr>
                <w:t>Instrument failure</w:t>
              </w:r>
            </w:ins>
          </w:p>
        </w:tc>
        <w:tc>
          <w:tcPr>
            <w:tcW w:w="712" w:type="dxa"/>
            <w:noWrap/>
            <w:hideMark/>
            <w:tcPrChange w:id="2614" w:author="Chiarelo, Hugo" w:date="2025-09-03T18:44:00Z" w16du:dateUtc="2025-09-03T21:44:00Z">
              <w:tcPr>
                <w:tcW w:w="236" w:type="dxa"/>
                <w:gridSpan w:val="2"/>
                <w:noWrap/>
                <w:hideMark/>
              </w:tcPr>
            </w:tcPrChange>
          </w:tcPr>
          <w:p w14:paraId="42FDBFDD" w14:textId="77777777" w:rsidR="00300400" w:rsidRPr="001F0A69" w:rsidRDefault="00300400">
            <w:pPr>
              <w:tabs>
                <w:tab w:val="left" w:pos="3870"/>
              </w:tabs>
              <w:spacing w:line="276" w:lineRule="auto"/>
              <w:rPr>
                <w:ins w:id="2615" w:author="Alvarenga, Agatha" w:date="2025-05-13T16:03:00Z"/>
                <w:rFonts w:cs="Arial"/>
                <w:sz w:val="14"/>
                <w:szCs w:val="14"/>
                <w:rPrChange w:id="2616" w:author="Chiarelo, Hugo" w:date="2025-11-03T10:58:00Z" w16du:dateUtc="2025-11-03T13:58:00Z">
                  <w:rPr>
                    <w:ins w:id="2617" w:author="Alvarenga, Agatha" w:date="2025-05-13T16:03:00Z"/>
                  </w:rPr>
                </w:rPrChange>
              </w:rPr>
              <w:pPrChange w:id="2618" w:author="Chiarelo, Hugo" w:date="2025-09-03T18:15:00Z" w16du:dateUtc="2025-09-03T21:15:00Z">
                <w:pPr>
                  <w:tabs>
                    <w:tab w:val="left" w:pos="3870"/>
                  </w:tabs>
                  <w:spacing w:line="276" w:lineRule="auto"/>
                  <w:jc w:val="center"/>
                </w:pPr>
              </w:pPrChange>
            </w:pPr>
            <w:ins w:id="2619" w:author="Alvarenga, Agatha" w:date="2025-05-13T16:03:00Z">
              <w:r w:rsidRPr="001F0A69">
                <w:rPr>
                  <w:rFonts w:cs="Arial"/>
                  <w:sz w:val="14"/>
                  <w:szCs w:val="14"/>
                  <w:rPrChange w:id="2620" w:author="Chiarelo, Hugo" w:date="2025-11-03T10:58:00Z" w16du:dateUtc="2025-11-03T13:58:00Z">
                    <w:rPr/>
                  </w:rPrChange>
                </w:rPr>
                <w:t>3.2</w:t>
              </w:r>
            </w:ins>
          </w:p>
        </w:tc>
        <w:tc>
          <w:tcPr>
            <w:tcW w:w="1533" w:type="dxa"/>
            <w:noWrap/>
            <w:hideMark/>
            <w:tcPrChange w:id="2621" w:author="Chiarelo, Hugo" w:date="2025-09-03T18:44:00Z" w16du:dateUtc="2025-09-03T21:44:00Z">
              <w:tcPr>
                <w:tcW w:w="236" w:type="dxa"/>
                <w:gridSpan w:val="2"/>
                <w:noWrap/>
                <w:hideMark/>
              </w:tcPr>
            </w:tcPrChange>
          </w:tcPr>
          <w:p w14:paraId="1BB64DB7" w14:textId="77777777" w:rsidR="00300400" w:rsidRPr="001F0A69" w:rsidRDefault="00300400">
            <w:pPr>
              <w:tabs>
                <w:tab w:val="left" w:pos="3870"/>
              </w:tabs>
              <w:spacing w:line="276" w:lineRule="auto"/>
              <w:rPr>
                <w:ins w:id="2622" w:author="Alvarenga, Agatha" w:date="2025-05-13T16:03:00Z"/>
                <w:rFonts w:cs="Arial"/>
                <w:sz w:val="14"/>
                <w:szCs w:val="14"/>
                <w:rPrChange w:id="2623" w:author="Chiarelo, Hugo" w:date="2025-11-03T10:58:00Z" w16du:dateUtc="2025-11-03T13:58:00Z">
                  <w:rPr>
                    <w:ins w:id="2624" w:author="Alvarenga, Agatha" w:date="2025-05-13T16:03:00Z"/>
                  </w:rPr>
                </w:rPrChange>
              </w:rPr>
              <w:pPrChange w:id="2625" w:author="Chiarelo, Hugo" w:date="2025-09-03T18:14:00Z" w16du:dateUtc="2025-09-03T21:14:00Z">
                <w:pPr>
                  <w:tabs>
                    <w:tab w:val="left" w:pos="3870"/>
                  </w:tabs>
                  <w:spacing w:line="276" w:lineRule="auto"/>
                  <w:jc w:val="center"/>
                </w:pPr>
              </w:pPrChange>
            </w:pPr>
            <w:ins w:id="2626" w:author="Alvarenga, Agatha" w:date="2025-05-13T16:03:00Z">
              <w:r w:rsidRPr="001F0A69">
                <w:rPr>
                  <w:rFonts w:cs="Arial"/>
                  <w:sz w:val="14"/>
                  <w:szCs w:val="14"/>
                  <w:rPrChange w:id="2627" w:author="Chiarelo, Hugo" w:date="2025-11-03T10:58:00Z" w16du:dateUtc="2025-11-03T13:58:00Z">
                    <w:rPr/>
                  </w:rPrChange>
                </w:rPr>
                <w:t>No signal/indication/alarm</w:t>
              </w:r>
            </w:ins>
          </w:p>
        </w:tc>
        <w:tc>
          <w:tcPr>
            <w:tcW w:w="3796" w:type="dxa"/>
            <w:noWrap/>
            <w:hideMark/>
            <w:tcPrChange w:id="2628" w:author="Chiarelo, Hugo" w:date="2025-09-03T18:44:00Z" w16du:dateUtc="2025-09-03T21:44:00Z">
              <w:tcPr>
                <w:tcW w:w="236" w:type="dxa"/>
                <w:gridSpan w:val="2"/>
                <w:noWrap/>
                <w:hideMark/>
              </w:tcPr>
            </w:tcPrChange>
          </w:tcPr>
          <w:p w14:paraId="3BD02372" w14:textId="77777777" w:rsidR="00300400" w:rsidRPr="001F0A69" w:rsidRDefault="00300400">
            <w:pPr>
              <w:tabs>
                <w:tab w:val="left" w:pos="3870"/>
              </w:tabs>
              <w:spacing w:line="276" w:lineRule="auto"/>
              <w:rPr>
                <w:ins w:id="2629" w:author="Alvarenga, Agatha" w:date="2025-05-13T16:03:00Z"/>
                <w:rFonts w:cs="Arial"/>
                <w:sz w:val="14"/>
                <w:szCs w:val="14"/>
                <w:rPrChange w:id="2630" w:author="Chiarelo, Hugo" w:date="2025-11-03T10:58:00Z" w16du:dateUtc="2025-11-03T13:58:00Z">
                  <w:rPr>
                    <w:ins w:id="2631" w:author="Alvarenga, Agatha" w:date="2025-05-13T16:03:00Z"/>
                  </w:rPr>
                </w:rPrChange>
              </w:rPr>
              <w:pPrChange w:id="2632" w:author="Chiarelo, Hugo" w:date="2025-09-03T18:15:00Z" w16du:dateUtc="2025-09-03T21:15:00Z">
                <w:pPr>
                  <w:tabs>
                    <w:tab w:val="left" w:pos="3870"/>
                  </w:tabs>
                  <w:spacing w:line="276" w:lineRule="auto"/>
                  <w:jc w:val="center"/>
                </w:pPr>
              </w:pPrChange>
            </w:pPr>
            <w:ins w:id="2633" w:author="Alvarenga, Agatha" w:date="2025-05-13T16:03:00Z">
              <w:r w:rsidRPr="001F0A69">
                <w:rPr>
                  <w:rFonts w:cs="Arial"/>
                  <w:sz w:val="14"/>
                  <w:szCs w:val="14"/>
                  <w:rPrChange w:id="2634" w:author="Chiarelo, Hugo" w:date="2025-11-03T10:58:00Z" w16du:dateUtc="2025-11-03T13:58:00Z">
                    <w:rPr/>
                  </w:rPrChange>
                </w:rPr>
                <w:t>No signal/indication/alarm when expected</w:t>
              </w:r>
            </w:ins>
          </w:p>
        </w:tc>
      </w:tr>
      <w:tr w:rsidR="008A026A" w:rsidRPr="001F0A69" w14:paraId="2C0ECFA1" w14:textId="77777777" w:rsidTr="00920895">
        <w:tblPrEx>
          <w:tblPrExChange w:id="2635" w:author="Chiarelo, Hugo" w:date="2025-09-03T18:44:00Z" w16du:dateUtc="2025-09-03T21:44:00Z">
            <w:tblPrEx>
              <w:tblW w:w="7157" w:type="dxa"/>
            </w:tblPrEx>
          </w:tblPrExChange>
        </w:tblPrEx>
        <w:trPr>
          <w:trHeight w:val="250"/>
          <w:ins w:id="2636" w:author="Alvarenga, Agatha" w:date="2025-05-13T16:03:00Z"/>
          <w:trPrChange w:id="2637" w:author="Chiarelo, Hugo" w:date="2025-09-03T18:44:00Z" w16du:dateUtc="2025-09-03T21:44:00Z">
            <w:trPr>
              <w:gridAfter w:val="0"/>
              <w:trHeight w:val="250"/>
            </w:trPr>
          </w:trPrChange>
        </w:trPr>
        <w:tc>
          <w:tcPr>
            <w:tcW w:w="712" w:type="dxa"/>
            <w:noWrap/>
            <w:hideMark/>
            <w:tcPrChange w:id="2638" w:author="Chiarelo, Hugo" w:date="2025-09-03T18:44:00Z" w16du:dateUtc="2025-09-03T21:44:00Z">
              <w:tcPr>
                <w:tcW w:w="712" w:type="dxa"/>
                <w:noWrap/>
                <w:hideMark/>
              </w:tcPr>
            </w:tcPrChange>
          </w:tcPr>
          <w:p w14:paraId="24F1EEEF" w14:textId="77777777" w:rsidR="00300400" w:rsidRPr="001F0A69" w:rsidRDefault="00300400">
            <w:pPr>
              <w:tabs>
                <w:tab w:val="left" w:pos="3870"/>
              </w:tabs>
              <w:spacing w:line="276" w:lineRule="auto"/>
              <w:rPr>
                <w:ins w:id="2639" w:author="Alvarenga, Agatha" w:date="2025-05-13T16:03:00Z"/>
                <w:rFonts w:cs="Arial"/>
                <w:sz w:val="14"/>
                <w:szCs w:val="14"/>
                <w:rPrChange w:id="2640" w:author="Chiarelo, Hugo" w:date="2025-11-03T10:58:00Z" w16du:dateUtc="2025-11-03T13:58:00Z">
                  <w:rPr>
                    <w:ins w:id="2641" w:author="Alvarenga, Agatha" w:date="2025-05-13T16:03:00Z"/>
                  </w:rPr>
                </w:rPrChange>
              </w:rPr>
              <w:pPrChange w:id="2642" w:author="Chiarelo, Hugo" w:date="2025-09-03T18:15:00Z" w16du:dateUtc="2025-09-03T21:15:00Z">
                <w:pPr>
                  <w:tabs>
                    <w:tab w:val="left" w:pos="3870"/>
                  </w:tabs>
                  <w:spacing w:line="276" w:lineRule="auto"/>
                  <w:jc w:val="center"/>
                </w:pPr>
              </w:pPrChange>
            </w:pPr>
            <w:ins w:id="2643" w:author="Alvarenga, Agatha" w:date="2025-05-13T16:03:00Z">
              <w:r w:rsidRPr="001F0A69">
                <w:rPr>
                  <w:rFonts w:cs="Arial"/>
                  <w:sz w:val="14"/>
                  <w:szCs w:val="14"/>
                  <w:rPrChange w:id="2644" w:author="Chiarelo, Hugo" w:date="2025-11-03T10:58:00Z" w16du:dateUtc="2025-11-03T13:58:00Z">
                    <w:rPr/>
                  </w:rPrChange>
                </w:rPr>
                <w:t>3</w:t>
              </w:r>
            </w:ins>
          </w:p>
        </w:tc>
        <w:tc>
          <w:tcPr>
            <w:tcW w:w="2332" w:type="dxa"/>
            <w:noWrap/>
            <w:hideMark/>
            <w:tcPrChange w:id="2645" w:author="Chiarelo, Hugo" w:date="2025-09-03T18:44:00Z" w16du:dateUtc="2025-09-03T21:44:00Z">
              <w:tcPr>
                <w:tcW w:w="2332" w:type="dxa"/>
                <w:gridSpan w:val="2"/>
                <w:noWrap/>
                <w:hideMark/>
              </w:tcPr>
            </w:tcPrChange>
          </w:tcPr>
          <w:p w14:paraId="7067FCC5" w14:textId="77777777" w:rsidR="00300400" w:rsidRPr="001F0A69" w:rsidRDefault="00300400">
            <w:pPr>
              <w:tabs>
                <w:tab w:val="left" w:pos="3870"/>
              </w:tabs>
              <w:spacing w:line="276" w:lineRule="auto"/>
              <w:rPr>
                <w:ins w:id="2646" w:author="Alvarenga, Agatha" w:date="2025-05-13T16:03:00Z"/>
                <w:rFonts w:cs="Arial"/>
                <w:sz w:val="14"/>
                <w:szCs w:val="14"/>
                <w:rPrChange w:id="2647" w:author="Chiarelo, Hugo" w:date="2025-11-03T10:58:00Z" w16du:dateUtc="2025-11-03T13:58:00Z">
                  <w:rPr>
                    <w:ins w:id="2648" w:author="Alvarenga, Agatha" w:date="2025-05-13T16:03:00Z"/>
                  </w:rPr>
                </w:rPrChange>
              </w:rPr>
              <w:pPrChange w:id="2649" w:author="Chiarelo, Hugo" w:date="2025-09-03T18:22:00Z" w16du:dateUtc="2025-09-03T21:22:00Z">
                <w:pPr>
                  <w:tabs>
                    <w:tab w:val="left" w:pos="3870"/>
                  </w:tabs>
                  <w:spacing w:line="276" w:lineRule="auto"/>
                  <w:jc w:val="center"/>
                </w:pPr>
              </w:pPrChange>
            </w:pPr>
            <w:ins w:id="2650" w:author="Alvarenga, Agatha" w:date="2025-05-13T16:03:00Z">
              <w:r w:rsidRPr="001F0A69">
                <w:rPr>
                  <w:rFonts w:cs="Arial"/>
                  <w:sz w:val="14"/>
                  <w:szCs w:val="14"/>
                  <w:rPrChange w:id="2651" w:author="Chiarelo, Hugo" w:date="2025-11-03T10:58:00Z" w16du:dateUtc="2025-11-03T13:58:00Z">
                    <w:rPr/>
                  </w:rPrChange>
                </w:rPr>
                <w:t>Instrument failure</w:t>
              </w:r>
            </w:ins>
          </w:p>
        </w:tc>
        <w:tc>
          <w:tcPr>
            <w:tcW w:w="712" w:type="dxa"/>
            <w:noWrap/>
            <w:hideMark/>
            <w:tcPrChange w:id="2652" w:author="Chiarelo, Hugo" w:date="2025-09-03T18:44:00Z" w16du:dateUtc="2025-09-03T21:44:00Z">
              <w:tcPr>
                <w:tcW w:w="712" w:type="dxa"/>
                <w:gridSpan w:val="2"/>
                <w:noWrap/>
                <w:hideMark/>
              </w:tcPr>
            </w:tcPrChange>
          </w:tcPr>
          <w:p w14:paraId="60590960" w14:textId="77777777" w:rsidR="00300400" w:rsidRPr="001F0A69" w:rsidRDefault="00300400">
            <w:pPr>
              <w:tabs>
                <w:tab w:val="left" w:pos="3870"/>
              </w:tabs>
              <w:spacing w:line="276" w:lineRule="auto"/>
              <w:rPr>
                <w:ins w:id="2653" w:author="Alvarenga, Agatha" w:date="2025-05-13T16:03:00Z"/>
                <w:rFonts w:cs="Arial"/>
                <w:sz w:val="14"/>
                <w:szCs w:val="14"/>
                <w:rPrChange w:id="2654" w:author="Chiarelo, Hugo" w:date="2025-11-03T10:58:00Z" w16du:dateUtc="2025-11-03T13:58:00Z">
                  <w:rPr>
                    <w:ins w:id="2655" w:author="Alvarenga, Agatha" w:date="2025-05-13T16:03:00Z"/>
                  </w:rPr>
                </w:rPrChange>
              </w:rPr>
              <w:pPrChange w:id="2656" w:author="Chiarelo, Hugo" w:date="2025-09-03T18:15:00Z" w16du:dateUtc="2025-09-03T21:15:00Z">
                <w:pPr>
                  <w:tabs>
                    <w:tab w:val="left" w:pos="3870"/>
                  </w:tabs>
                  <w:spacing w:line="276" w:lineRule="auto"/>
                  <w:jc w:val="center"/>
                </w:pPr>
              </w:pPrChange>
            </w:pPr>
            <w:ins w:id="2657" w:author="Alvarenga, Agatha" w:date="2025-05-13T16:03:00Z">
              <w:r w:rsidRPr="001F0A69">
                <w:rPr>
                  <w:rFonts w:cs="Arial"/>
                  <w:sz w:val="14"/>
                  <w:szCs w:val="14"/>
                  <w:rPrChange w:id="2658" w:author="Chiarelo, Hugo" w:date="2025-11-03T10:58:00Z" w16du:dateUtc="2025-11-03T13:58:00Z">
                    <w:rPr/>
                  </w:rPrChange>
                </w:rPr>
                <w:t>3.3</w:t>
              </w:r>
            </w:ins>
          </w:p>
        </w:tc>
        <w:tc>
          <w:tcPr>
            <w:tcW w:w="1533" w:type="dxa"/>
            <w:noWrap/>
            <w:hideMark/>
            <w:tcPrChange w:id="2659" w:author="Chiarelo, Hugo" w:date="2025-09-03T18:44:00Z" w16du:dateUtc="2025-09-03T21:44:00Z">
              <w:tcPr>
                <w:tcW w:w="1533" w:type="dxa"/>
                <w:gridSpan w:val="2"/>
                <w:noWrap/>
                <w:hideMark/>
              </w:tcPr>
            </w:tcPrChange>
          </w:tcPr>
          <w:p w14:paraId="52C992CC" w14:textId="77777777" w:rsidR="00300400" w:rsidRPr="001F0A69" w:rsidRDefault="00300400">
            <w:pPr>
              <w:tabs>
                <w:tab w:val="left" w:pos="3870"/>
              </w:tabs>
              <w:spacing w:line="276" w:lineRule="auto"/>
              <w:rPr>
                <w:ins w:id="2660" w:author="Alvarenga, Agatha" w:date="2025-05-13T16:03:00Z"/>
                <w:rFonts w:cs="Arial"/>
                <w:sz w:val="14"/>
                <w:szCs w:val="14"/>
                <w:rPrChange w:id="2661" w:author="Chiarelo, Hugo" w:date="2025-11-03T10:58:00Z" w16du:dateUtc="2025-11-03T13:58:00Z">
                  <w:rPr>
                    <w:ins w:id="2662" w:author="Alvarenga, Agatha" w:date="2025-05-13T16:03:00Z"/>
                  </w:rPr>
                </w:rPrChange>
              </w:rPr>
              <w:pPrChange w:id="2663" w:author="Chiarelo, Hugo" w:date="2025-09-03T18:14:00Z" w16du:dateUtc="2025-09-03T21:14:00Z">
                <w:pPr>
                  <w:tabs>
                    <w:tab w:val="left" w:pos="3870"/>
                  </w:tabs>
                  <w:spacing w:line="276" w:lineRule="auto"/>
                  <w:jc w:val="center"/>
                </w:pPr>
              </w:pPrChange>
            </w:pPr>
            <w:ins w:id="2664" w:author="Alvarenga, Agatha" w:date="2025-05-13T16:03:00Z">
              <w:r w:rsidRPr="001F0A69">
                <w:rPr>
                  <w:rFonts w:cs="Arial"/>
                  <w:sz w:val="14"/>
                  <w:szCs w:val="14"/>
                  <w:rPrChange w:id="2665" w:author="Chiarelo, Hugo" w:date="2025-11-03T10:58:00Z" w16du:dateUtc="2025-11-03T13:58:00Z">
                    <w:rPr/>
                  </w:rPrChange>
                </w:rPr>
                <w:t>Faulty signal/indication/alarm</w:t>
              </w:r>
            </w:ins>
          </w:p>
        </w:tc>
        <w:tc>
          <w:tcPr>
            <w:tcW w:w="3796" w:type="dxa"/>
            <w:noWrap/>
            <w:hideMark/>
            <w:tcPrChange w:id="2666" w:author="Chiarelo, Hugo" w:date="2025-09-03T18:44:00Z" w16du:dateUtc="2025-09-03T21:44:00Z">
              <w:tcPr>
                <w:tcW w:w="1868" w:type="dxa"/>
                <w:gridSpan w:val="2"/>
                <w:noWrap/>
                <w:hideMark/>
              </w:tcPr>
            </w:tcPrChange>
          </w:tcPr>
          <w:p w14:paraId="1A117DAB" w14:textId="77777777" w:rsidR="00300400" w:rsidRPr="001F0A69" w:rsidRDefault="00300400">
            <w:pPr>
              <w:tabs>
                <w:tab w:val="left" w:pos="3870"/>
              </w:tabs>
              <w:spacing w:line="276" w:lineRule="auto"/>
              <w:rPr>
                <w:ins w:id="2667" w:author="Alvarenga, Agatha" w:date="2025-05-13T16:03:00Z"/>
                <w:rFonts w:cs="Arial"/>
                <w:sz w:val="14"/>
                <w:szCs w:val="14"/>
                <w:rPrChange w:id="2668" w:author="Chiarelo, Hugo" w:date="2025-11-03T10:58:00Z" w16du:dateUtc="2025-11-03T13:58:00Z">
                  <w:rPr>
                    <w:ins w:id="2669" w:author="Alvarenga, Agatha" w:date="2025-05-13T16:03:00Z"/>
                  </w:rPr>
                </w:rPrChange>
              </w:rPr>
              <w:pPrChange w:id="2670" w:author="Chiarelo, Hugo" w:date="2025-09-03T18:15:00Z" w16du:dateUtc="2025-09-03T21:15:00Z">
                <w:pPr>
                  <w:tabs>
                    <w:tab w:val="left" w:pos="3870"/>
                  </w:tabs>
                  <w:spacing w:line="276" w:lineRule="auto"/>
                  <w:jc w:val="center"/>
                </w:pPr>
              </w:pPrChange>
            </w:pPr>
            <w:ins w:id="2671" w:author="Alvarenga, Agatha" w:date="2025-05-13T16:03:00Z">
              <w:r w:rsidRPr="001F0A69">
                <w:rPr>
                  <w:rFonts w:cs="Arial"/>
                  <w:sz w:val="14"/>
                  <w:szCs w:val="14"/>
                  <w:rPrChange w:id="2672" w:author="Chiarelo, Hugo" w:date="2025-11-03T10:58:00Z" w16du:dateUtc="2025-11-03T13:58:00Z">
                    <w:rPr/>
                  </w:rPrChange>
                </w:rPr>
                <w:t>Signal/indication/alarm is wrong...</w:t>
              </w:r>
            </w:ins>
          </w:p>
        </w:tc>
      </w:tr>
      <w:tr w:rsidR="008A026A" w:rsidRPr="001F0A69" w14:paraId="55203E33" w14:textId="77777777" w:rsidTr="00920895">
        <w:tblPrEx>
          <w:tblPrExChange w:id="2673" w:author="Chiarelo, Hugo" w:date="2025-09-03T18:44:00Z" w16du:dateUtc="2025-09-03T21:44:00Z">
            <w:tblPrEx>
              <w:tblW w:w="7157" w:type="dxa"/>
            </w:tblPrEx>
          </w:tblPrExChange>
        </w:tblPrEx>
        <w:trPr>
          <w:trHeight w:val="250"/>
          <w:ins w:id="2674" w:author="Alvarenga, Agatha" w:date="2025-05-13T16:03:00Z"/>
          <w:trPrChange w:id="2675" w:author="Chiarelo, Hugo" w:date="2025-09-03T18:44:00Z" w16du:dateUtc="2025-09-03T21:44:00Z">
            <w:trPr>
              <w:gridAfter w:val="0"/>
              <w:trHeight w:val="250"/>
            </w:trPr>
          </w:trPrChange>
        </w:trPr>
        <w:tc>
          <w:tcPr>
            <w:tcW w:w="712" w:type="dxa"/>
            <w:noWrap/>
            <w:hideMark/>
            <w:tcPrChange w:id="2676" w:author="Chiarelo, Hugo" w:date="2025-09-03T18:44:00Z" w16du:dateUtc="2025-09-03T21:44:00Z">
              <w:tcPr>
                <w:tcW w:w="712" w:type="dxa"/>
                <w:noWrap/>
                <w:hideMark/>
              </w:tcPr>
            </w:tcPrChange>
          </w:tcPr>
          <w:p w14:paraId="4F402A68" w14:textId="77777777" w:rsidR="00300400" w:rsidRPr="001F0A69" w:rsidRDefault="00300400">
            <w:pPr>
              <w:tabs>
                <w:tab w:val="left" w:pos="3870"/>
              </w:tabs>
              <w:spacing w:line="276" w:lineRule="auto"/>
              <w:rPr>
                <w:ins w:id="2677" w:author="Alvarenga, Agatha" w:date="2025-05-13T16:03:00Z"/>
                <w:rFonts w:cs="Arial"/>
                <w:sz w:val="14"/>
                <w:szCs w:val="14"/>
                <w:rPrChange w:id="2678" w:author="Chiarelo, Hugo" w:date="2025-11-03T10:58:00Z" w16du:dateUtc="2025-11-03T13:58:00Z">
                  <w:rPr>
                    <w:ins w:id="2679" w:author="Alvarenga, Agatha" w:date="2025-05-13T16:03:00Z"/>
                  </w:rPr>
                </w:rPrChange>
              </w:rPr>
              <w:pPrChange w:id="2680" w:author="Chiarelo, Hugo" w:date="2025-09-03T18:15:00Z" w16du:dateUtc="2025-09-03T21:15:00Z">
                <w:pPr>
                  <w:tabs>
                    <w:tab w:val="left" w:pos="3870"/>
                  </w:tabs>
                  <w:spacing w:line="276" w:lineRule="auto"/>
                  <w:jc w:val="center"/>
                </w:pPr>
              </w:pPrChange>
            </w:pPr>
            <w:ins w:id="2681" w:author="Alvarenga, Agatha" w:date="2025-05-13T16:03:00Z">
              <w:r w:rsidRPr="001F0A69">
                <w:rPr>
                  <w:rFonts w:cs="Arial"/>
                  <w:sz w:val="14"/>
                  <w:szCs w:val="14"/>
                  <w:rPrChange w:id="2682" w:author="Chiarelo, Hugo" w:date="2025-11-03T10:58:00Z" w16du:dateUtc="2025-11-03T13:58:00Z">
                    <w:rPr/>
                  </w:rPrChange>
                </w:rPr>
                <w:t>3</w:t>
              </w:r>
            </w:ins>
          </w:p>
        </w:tc>
        <w:tc>
          <w:tcPr>
            <w:tcW w:w="2332" w:type="dxa"/>
            <w:noWrap/>
            <w:hideMark/>
            <w:tcPrChange w:id="2683" w:author="Chiarelo, Hugo" w:date="2025-09-03T18:44:00Z" w16du:dateUtc="2025-09-03T21:44:00Z">
              <w:tcPr>
                <w:tcW w:w="2332" w:type="dxa"/>
                <w:gridSpan w:val="2"/>
                <w:noWrap/>
                <w:hideMark/>
              </w:tcPr>
            </w:tcPrChange>
          </w:tcPr>
          <w:p w14:paraId="6BA7A63B" w14:textId="77777777" w:rsidR="00300400" w:rsidRPr="001F0A69" w:rsidRDefault="00300400">
            <w:pPr>
              <w:tabs>
                <w:tab w:val="left" w:pos="3870"/>
              </w:tabs>
              <w:spacing w:line="276" w:lineRule="auto"/>
              <w:rPr>
                <w:ins w:id="2684" w:author="Alvarenga, Agatha" w:date="2025-05-13T16:03:00Z"/>
                <w:rFonts w:cs="Arial"/>
                <w:sz w:val="14"/>
                <w:szCs w:val="14"/>
                <w:rPrChange w:id="2685" w:author="Chiarelo, Hugo" w:date="2025-11-03T10:58:00Z" w16du:dateUtc="2025-11-03T13:58:00Z">
                  <w:rPr>
                    <w:ins w:id="2686" w:author="Alvarenga, Agatha" w:date="2025-05-13T16:03:00Z"/>
                  </w:rPr>
                </w:rPrChange>
              </w:rPr>
              <w:pPrChange w:id="2687" w:author="Chiarelo, Hugo" w:date="2025-09-03T18:22:00Z" w16du:dateUtc="2025-09-03T21:22:00Z">
                <w:pPr>
                  <w:tabs>
                    <w:tab w:val="left" w:pos="3870"/>
                  </w:tabs>
                  <w:spacing w:line="276" w:lineRule="auto"/>
                  <w:jc w:val="center"/>
                </w:pPr>
              </w:pPrChange>
            </w:pPr>
            <w:ins w:id="2688" w:author="Alvarenga, Agatha" w:date="2025-05-13T16:03:00Z">
              <w:r w:rsidRPr="001F0A69">
                <w:rPr>
                  <w:rFonts w:cs="Arial"/>
                  <w:sz w:val="14"/>
                  <w:szCs w:val="14"/>
                  <w:rPrChange w:id="2689" w:author="Chiarelo, Hugo" w:date="2025-11-03T10:58:00Z" w16du:dateUtc="2025-11-03T13:58:00Z">
                    <w:rPr/>
                  </w:rPrChange>
                </w:rPr>
                <w:t>Instrument failure</w:t>
              </w:r>
            </w:ins>
          </w:p>
        </w:tc>
        <w:tc>
          <w:tcPr>
            <w:tcW w:w="712" w:type="dxa"/>
            <w:noWrap/>
            <w:hideMark/>
            <w:tcPrChange w:id="2690" w:author="Chiarelo, Hugo" w:date="2025-09-03T18:44:00Z" w16du:dateUtc="2025-09-03T21:44:00Z">
              <w:tcPr>
                <w:tcW w:w="712" w:type="dxa"/>
                <w:gridSpan w:val="2"/>
                <w:noWrap/>
                <w:hideMark/>
              </w:tcPr>
            </w:tcPrChange>
          </w:tcPr>
          <w:p w14:paraId="19A10618" w14:textId="77777777" w:rsidR="00300400" w:rsidRPr="001F0A69" w:rsidRDefault="00300400">
            <w:pPr>
              <w:tabs>
                <w:tab w:val="left" w:pos="3870"/>
              </w:tabs>
              <w:spacing w:line="276" w:lineRule="auto"/>
              <w:rPr>
                <w:ins w:id="2691" w:author="Alvarenga, Agatha" w:date="2025-05-13T16:03:00Z"/>
                <w:rFonts w:cs="Arial"/>
                <w:sz w:val="14"/>
                <w:szCs w:val="14"/>
                <w:rPrChange w:id="2692" w:author="Chiarelo, Hugo" w:date="2025-11-03T10:58:00Z" w16du:dateUtc="2025-11-03T13:58:00Z">
                  <w:rPr>
                    <w:ins w:id="2693" w:author="Alvarenga, Agatha" w:date="2025-05-13T16:03:00Z"/>
                  </w:rPr>
                </w:rPrChange>
              </w:rPr>
              <w:pPrChange w:id="2694" w:author="Chiarelo, Hugo" w:date="2025-09-03T18:15:00Z" w16du:dateUtc="2025-09-03T21:15:00Z">
                <w:pPr>
                  <w:tabs>
                    <w:tab w:val="left" w:pos="3870"/>
                  </w:tabs>
                  <w:spacing w:line="276" w:lineRule="auto"/>
                  <w:jc w:val="center"/>
                </w:pPr>
              </w:pPrChange>
            </w:pPr>
            <w:ins w:id="2695" w:author="Alvarenga, Agatha" w:date="2025-05-13T16:03:00Z">
              <w:r w:rsidRPr="001F0A69">
                <w:rPr>
                  <w:rFonts w:cs="Arial"/>
                  <w:sz w:val="14"/>
                  <w:szCs w:val="14"/>
                  <w:rPrChange w:id="2696" w:author="Chiarelo, Hugo" w:date="2025-11-03T10:58:00Z" w16du:dateUtc="2025-11-03T13:58:00Z">
                    <w:rPr/>
                  </w:rPrChange>
                </w:rPr>
                <w:t>3.4</w:t>
              </w:r>
            </w:ins>
          </w:p>
        </w:tc>
        <w:tc>
          <w:tcPr>
            <w:tcW w:w="1533" w:type="dxa"/>
            <w:noWrap/>
            <w:hideMark/>
            <w:tcPrChange w:id="2697" w:author="Chiarelo, Hugo" w:date="2025-09-03T18:44:00Z" w16du:dateUtc="2025-09-03T21:44:00Z">
              <w:tcPr>
                <w:tcW w:w="1533" w:type="dxa"/>
                <w:gridSpan w:val="2"/>
                <w:noWrap/>
                <w:hideMark/>
              </w:tcPr>
            </w:tcPrChange>
          </w:tcPr>
          <w:p w14:paraId="5173867B" w14:textId="77777777" w:rsidR="00300400" w:rsidRPr="001F0A69" w:rsidRDefault="00300400">
            <w:pPr>
              <w:tabs>
                <w:tab w:val="left" w:pos="3870"/>
              </w:tabs>
              <w:spacing w:line="276" w:lineRule="auto"/>
              <w:rPr>
                <w:ins w:id="2698" w:author="Alvarenga, Agatha" w:date="2025-05-13T16:03:00Z"/>
                <w:rFonts w:cs="Arial"/>
                <w:sz w:val="14"/>
                <w:szCs w:val="14"/>
                <w:rPrChange w:id="2699" w:author="Chiarelo, Hugo" w:date="2025-11-03T10:58:00Z" w16du:dateUtc="2025-11-03T13:58:00Z">
                  <w:rPr>
                    <w:ins w:id="2700" w:author="Alvarenga, Agatha" w:date="2025-05-13T16:03:00Z"/>
                  </w:rPr>
                </w:rPrChange>
              </w:rPr>
              <w:pPrChange w:id="2701" w:author="Chiarelo, Hugo" w:date="2025-09-03T18:14:00Z" w16du:dateUtc="2025-09-03T21:14:00Z">
                <w:pPr>
                  <w:tabs>
                    <w:tab w:val="left" w:pos="3870"/>
                  </w:tabs>
                  <w:spacing w:line="276" w:lineRule="auto"/>
                  <w:jc w:val="center"/>
                </w:pPr>
              </w:pPrChange>
            </w:pPr>
            <w:ins w:id="2702" w:author="Alvarenga, Agatha" w:date="2025-05-13T16:03:00Z">
              <w:r w:rsidRPr="001F0A69">
                <w:rPr>
                  <w:rFonts w:cs="Arial"/>
                  <w:sz w:val="14"/>
                  <w:szCs w:val="14"/>
                  <w:rPrChange w:id="2703" w:author="Chiarelo, Hugo" w:date="2025-11-03T10:58:00Z" w16du:dateUtc="2025-11-03T13:58:00Z">
                    <w:rPr/>
                  </w:rPrChange>
                </w:rPr>
                <w:t>Out of adjustment</w:t>
              </w:r>
            </w:ins>
          </w:p>
        </w:tc>
        <w:tc>
          <w:tcPr>
            <w:tcW w:w="3796" w:type="dxa"/>
            <w:noWrap/>
            <w:hideMark/>
            <w:tcPrChange w:id="2704" w:author="Chiarelo, Hugo" w:date="2025-09-03T18:44:00Z" w16du:dateUtc="2025-09-03T21:44:00Z">
              <w:tcPr>
                <w:tcW w:w="1868" w:type="dxa"/>
                <w:gridSpan w:val="2"/>
                <w:noWrap/>
                <w:hideMark/>
              </w:tcPr>
            </w:tcPrChange>
          </w:tcPr>
          <w:p w14:paraId="57FB0CA0" w14:textId="77777777" w:rsidR="00300400" w:rsidRPr="001F0A69" w:rsidRDefault="00300400">
            <w:pPr>
              <w:tabs>
                <w:tab w:val="left" w:pos="3870"/>
              </w:tabs>
              <w:spacing w:line="276" w:lineRule="auto"/>
              <w:rPr>
                <w:ins w:id="2705" w:author="Alvarenga, Agatha" w:date="2025-05-13T16:03:00Z"/>
                <w:rFonts w:cs="Arial"/>
                <w:sz w:val="14"/>
                <w:szCs w:val="14"/>
                <w:rPrChange w:id="2706" w:author="Chiarelo, Hugo" w:date="2025-11-03T10:58:00Z" w16du:dateUtc="2025-11-03T13:58:00Z">
                  <w:rPr>
                    <w:ins w:id="2707" w:author="Alvarenga, Agatha" w:date="2025-05-13T16:03:00Z"/>
                  </w:rPr>
                </w:rPrChange>
              </w:rPr>
              <w:pPrChange w:id="2708" w:author="Chiarelo, Hugo" w:date="2025-09-03T18:15:00Z" w16du:dateUtc="2025-09-03T21:15:00Z">
                <w:pPr>
                  <w:tabs>
                    <w:tab w:val="left" w:pos="3870"/>
                  </w:tabs>
                  <w:spacing w:line="276" w:lineRule="auto"/>
                  <w:jc w:val="center"/>
                </w:pPr>
              </w:pPrChange>
            </w:pPr>
            <w:ins w:id="2709" w:author="Alvarenga, Agatha" w:date="2025-05-13T16:03:00Z">
              <w:r w:rsidRPr="001F0A69">
                <w:rPr>
                  <w:rFonts w:cs="Arial"/>
                  <w:sz w:val="14"/>
                  <w:szCs w:val="14"/>
                  <w:rPrChange w:id="2710" w:author="Chiarelo, Hugo" w:date="2025-11-03T10:58:00Z" w16du:dateUtc="2025-11-03T13:58:00Z">
                    <w:rPr/>
                  </w:rPrChange>
                </w:rPr>
                <w:t>Calibration error, parameter drift</w:t>
              </w:r>
            </w:ins>
          </w:p>
        </w:tc>
      </w:tr>
      <w:tr w:rsidR="008A026A" w:rsidRPr="001F0A69" w14:paraId="3BAA04B7" w14:textId="77777777" w:rsidTr="00920895">
        <w:tblPrEx>
          <w:tblPrExChange w:id="2711" w:author="Chiarelo, Hugo" w:date="2025-09-03T18:44:00Z" w16du:dateUtc="2025-09-03T21:44:00Z">
            <w:tblPrEx>
              <w:tblW w:w="7157" w:type="dxa"/>
            </w:tblPrEx>
          </w:tblPrExChange>
        </w:tblPrEx>
        <w:trPr>
          <w:trHeight w:val="250"/>
          <w:ins w:id="2712" w:author="Alvarenga, Agatha" w:date="2025-05-13T16:03:00Z"/>
          <w:trPrChange w:id="2713" w:author="Chiarelo, Hugo" w:date="2025-09-03T18:44:00Z" w16du:dateUtc="2025-09-03T21:44:00Z">
            <w:trPr>
              <w:gridAfter w:val="0"/>
              <w:trHeight w:val="250"/>
            </w:trPr>
          </w:trPrChange>
        </w:trPr>
        <w:tc>
          <w:tcPr>
            <w:tcW w:w="712" w:type="dxa"/>
            <w:noWrap/>
            <w:hideMark/>
            <w:tcPrChange w:id="2714" w:author="Chiarelo, Hugo" w:date="2025-09-03T18:44:00Z" w16du:dateUtc="2025-09-03T21:44:00Z">
              <w:tcPr>
                <w:tcW w:w="712" w:type="dxa"/>
                <w:noWrap/>
                <w:hideMark/>
              </w:tcPr>
            </w:tcPrChange>
          </w:tcPr>
          <w:p w14:paraId="50FF0FD4" w14:textId="77777777" w:rsidR="00300400" w:rsidRPr="001F0A69" w:rsidRDefault="00300400">
            <w:pPr>
              <w:tabs>
                <w:tab w:val="left" w:pos="3870"/>
              </w:tabs>
              <w:spacing w:line="276" w:lineRule="auto"/>
              <w:rPr>
                <w:ins w:id="2715" w:author="Alvarenga, Agatha" w:date="2025-05-13T16:03:00Z"/>
                <w:rFonts w:cs="Arial"/>
                <w:sz w:val="14"/>
                <w:szCs w:val="14"/>
                <w:rPrChange w:id="2716" w:author="Chiarelo, Hugo" w:date="2025-11-03T10:58:00Z" w16du:dateUtc="2025-11-03T13:58:00Z">
                  <w:rPr>
                    <w:ins w:id="2717" w:author="Alvarenga, Agatha" w:date="2025-05-13T16:03:00Z"/>
                  </w:rPr>
                </w:rPrChange>
              </w:rPr>
              <w:pPrChange w:id="2718" w:author="Chiarelo, Hugo" w:date="2025-09-03T18:15:00Z" w16du:dateUtc="2025-09-03T21:15:00Z">
                <w:pPr>
                  <w:tabs>
                    <w:tab w:val="left" w:pos="3870"/>
                  </w:tabs>
                  <w:spacing w:line="276" w:lineRule="auto"/>
                  <w:jc w:val="center"/>
                </w:pPr>
              </w:pPrChange>
            </w:pPr>
            <w:ins w:id="2719" w:author="Alvarenga, Agatha" w:date="2025-05-13T16:03:00Z">
              <w:r w:rsidRPr="001F0A69">
                <w:rPr>
                  <w:rFonts w:cs="Arial"/>
                  <w:sz w:val="14"/>
                  <w:szCs w:val="14"/>
                  <w:rPrChange w:id="2720" w:author="Chiarelo, Hugo" w:date="2025-11-03T10:58:00Z" w16du:dateUtc="2025-11-03T13:58:00Z">
                    <w:rPr/>
                  </w:rPrChange>
                </w:rPr>
                <w:t>3</w:t>
              </w:r>
            </w:ins>
          </w:p>
        </w:tc>
        <w:tc>
          <w:tcPr>
            <w:tcW w:w="2332" w:type="dxa"/>
            <w:noWrap/>
            <w:hideMark/>
            <w:tcPrChange w:id="2721" w:author="Chiarelo, Hugo" w:date="2025-09-03T18:44:00Z" w16du:dateUtc="2025-09-03T21:44:00Z">
              <w:tcPr>
                <w:tcW w:w="2332" w:type="dxa"/>
                <w:gridSpan w:val="2"/>
                <w:noWrap/>
                <w:hideMark/>
              </w:tcPr>
            </w:tcPrChange>
          </w:tcPr>
          <w:p w14:paraId="640F2808" w14:textId="77777777" w:rsidR="00300400" w:rsidRPr="001F0A69" w:rsidRDefault="00300400">
            <w:pPr>
              <w:tabs>
                <w:tab w:val="left" w:pos="3870"/>
              </w:tabs>
              <w:spacing w:line="276" w:lineRule="auto"/>
              <w:rPr>
                <w:ins w:id="2722" w:author="Alvarenga, Agatha" w:date="2025-05-13T16:03:00Z"/>
                <w:rFonts w:cs="Arial"/>
                <w:sz w:val="14"/>
                <w:szCs w:val="14"/>
                <w:rPrChange w:id="2723" w:author="Chiarelo, Hugo" w:date="2025-11-03T10:58:00Z" w16du:dateUtc="2025-11-03T13:58:00Z">
                  <w:rPr>
                    <w:ins w:id="2724" w:author="Alvarenga, Agatha" w:date="2025-05-13T16:03:00Z"/>
                  </w:rPr>
                </w:rPrChange>
              </w:rPr>
              <w:pPrChange w:id="2725" w:author="Chiarelo, Hugo" w:date="2025-09-03T18:23:00Z" w16du:dateUtc="2025-09-03T21:23:00Z">
                <w:pPr>
                  <w:tabs>
                    <w:tab w:val="left" w:pos="3870"/>
                  </w:tabs>
                  <w:spacing w:line="276" w:lineRule="auto"/>
                  <w:jc w:val="center"/>
                </w:pPr>
              </w:pPrChange>
            </w:pPr>
            <w:ins w:id="2726" w:author="Alvarenga, Agatha" w:date="2025-05-13T16:03:00Z">
              <w:r w:rsidRPr="001F0A69">
                <w:rPr>
                  <w:rFonts w:cs="Arial"/>
                  <w:sz w:val="14"/>
                  <w:szCs w:val="14"/>
                  <w:rPrChange w:id="2727" w:author="Chiarelo, Hugo" w:date="2025-11-03T10:58:00Z" w16du:dateUtc="2025-11-03T13:58:00Z">
                    <w:rPr/>
                  </w:rPrChange>
                </w:rPr>
                <w:t>Instrument failure</w:t>
              </w:r>
            </w:ins>
          </w:p>
        </w:tc>
        <w:tc>
          <w:tcPr>
            <w:tcW w:w="712" w:type="dxa"/>
            <w:noWrap/>
            <w:hideMark/>
            <w:tcPrChange w:id="2728" w:author="Chiarelo, Hugo" w:date="2025-09-03T18:44:00Z" w16du:dateUtc="2025-09-03T21:44:00Z">
              <w:tcPr>
                <w:tcW w:w="712" w:type="dxa"/>
                <w:gridSpan w:val="2"/>
                <w:noWrap/>
                <w:hideMark/>
              </w:tcPr>
            </w:tcPrChange>
          </w:tcPr>
          <w:p w14:paraId="347FA9F3" w14:textId="77777777" w:rsidR="00300400" w:rsidRPr="001F0A69" w:rsidRDefault="00300400">
            <w:pPr>
              <w:tabs>
                <w:tab w:val="left" w:pos="3870"/>
              </w:tabs>
              <w:spacing w:line="276" w:lineRule="auto"/>
              <w:rPr>
                <w:ins w:id="2729" w:author="Alvarenga, Agatha" w:date="2025-05-13T16:03:00Z"/>
                <w:rFonts w:cs="Arial"/>
                <w:sz w:val="14"/>
                <w:szCs w:val="14"/>
                <w:rPrChange w:id="2730" w:author="Chiarelo, Hugo" w:date="2025-11-03T10:58:00Z" w16du:dateUtc="2025-11-03T13:58:00Z">
                  <w:rPr>
                    <w:ins w:id="2731" w:author="Alvarenga, Agatha" w:date="2025-05-13T16:03:00Z"/>
                  </w:rPr>
                </w:rPrChange>
              </w:rPr>
              <w:pPrChange w:id="2732" w:author="Chiarelo, Hugo" w:date="2025-09-03T18:15:00Z" w16du:dateUtc="2025-09-03T21:15:00Z">
                <w:pPr>
                  <w:tabs>
                    <w:tab w:val="left" w:pos="3870"/>
                  </w:tabs>
                  <w:spacing w:line="276" w:lineRule="auto"/>
                  <w:jc w:val="center"/>
                </w:pPr>
              </w:pPrChange>
            </w:pPr>
            <w:ins w:id="2733" w:author="Alvarenga, Agatha" w:date="2025-05-13T16:03:00Z">
              <w:r w:rsidRPr="001F0A69">
                <w:rPr>
                  <w:rFonts w:cs="Arial"/>
                  <w:sz w:val="14"/>
                  <w:szCs w:val="14"/>
                  <w:rPrChange w:id="2734" w:author="Chiarelo, Hugo" w:date="2025-11-03T10:58:00Z" w16du:dateUtc="2025-11-03T13:58:00Z">
                    <w:rPr/>
                  </w:rPrChange>
                </w:rPr>
                <w:t>3.5</w:t>
              </w:r>
            </w:ins>
          </w:p>
        </w:tc>
        <w:tc>
          <w:tcPr>
            <w:tcW w:w="1533" w:type="dxa"/>
            <w:noWrap/>
            <w:hideMark/>
            <w:tcPrChange w:id="2735" w:author="Chiarelo, Hugo" w:date="2025-09-03T18:44:00Z" w16du:dateUtc="2025-09-03T21:44:00Z">
              <w:tcPr>
                <w:tcW w:w="1533" w:type="dxa"/>
                <w:gridSpan w:val="2"/>
                <w:noWrap/>
                <w:hideMark/>
              </w:tcPr>
            </w:tcPrChange>
          </w:tcPr>
          <w:p w14:paraId="20A7B076" w14:textId="77777777" w:rsidR="00300400" w:rsidRPr="001F0A69" w:rsidRDefault="00300400">
            <w:pPr>
              <w:tabs>
                <w:tab w:val="left" w:pos="3870"/>
              </w:tabs>
              <w:spacing w:line="276" w:lineRule="auto"/>
              <w:rPr>
                <w:ins w:id="2736" w:author="Alvarenga, Agatha" w:date="2025-05-13T16:03:00Z"/>
                <w:rFonts w:cs="Arial"/>
                <w:sz w:val="14"/>
                <w:szCs w:val="14"/>
                <w:rPrChange w:id="2737" w:author="Chiarelo, Hugo" w:date="2025-11-03T10:58:00Z" w16du:dateUtc="2025-11-03T13:58:00Z">
                  <w:rPr>
                    <w:ins w:id="2738" w:author="Alvarenga, Agatha" w:date="2025-05-13T16:03:00Z"/>
                  </w:rPr>
                </w:rPrChange>
              </w:rPr>
              <w:pPrChange w:id="2739" w:author="Chiarelo, Hugo" w:date="2025-09-03T18:14:00Z" w16du:dateUtc="2025-09-03T21:14:00Z">
                <w:pPr>
                  <w:tabs>
                    <w:tab w:val="left" w:pos="3870"/>
                  </w:tabs>
                  <w:spacing w:line="276" w:lineRule="auto"/>
                  <w:jc w:val="center"/>
                </w:pPr>
              </w:pPrChange>
            </w:pPr>
            <w:ins w:id="2740" w:author="Alvarenga, Agatha" w:date="2025-05-13T16:03:00Z">
              <w:r w:rsidRPr="001F0A69">
                <w:rPr>
                  <w:rFonts w:cs="Arial"/>
                  <w:sz w:val="14"/>
                  <w:szCs w:val="14"/>
                  <w:rPrChange w:id="2741" w:author="Chiarelo, Hugo" w:date="2025-11-03T10:58:00Z" w16du:dateUtc="2025-11-03T13:58:00Z">
                    <w:rPr/>
                  </w:rPrChange>
                </w:rPr>
                <w:t>Software error</w:t>
              </w:r>
            </w:ins>
          </w:p>
        </w:tc>
        <w:tc>
          <w:tcPr>
            <w:tcW w:w="3796" w:type="dxa"/>
            <w:noWrap/>
            <w:hideMark/>
            <w:tcPrChange w:id="2742" w:author="Chiarelo, Hugo" w:date="2025-09-03T18:44:00Z" w16du:dateUtc="2025-09-03T21:44:00Z">
              <w:tcPr>
                <w:tcW w:w="1868" w:type="dxa"/>
                <w:gridSpan w:val="2"/>
                <w:noWrap/>
                <w:hideMark/>
              </w:tcPr>
            </w:tcPrChange>
          </w:tcPr>
          <w:p w14:paraId="5C2968E5" w14:textId="77777777" w:rsidR="00300400" w:rsidRPr="001F0A69" w:rsidRDefault="00300400">
            <w:pPr>
              <w:tabs>
                <w:tab w:val="left" w:pos="3870"/>
              </w:tabs>
              <w:spacing w:line="276" w:lineRule="auto"/>
              <w:rPr>
                <w:ins w:id="2743" w:author="Alvarenga, Agatha" w:date="2025-05-13T16:03:00Z"/>
                <w:rFonts w:cs="Arial"/>
                <w:sz w:val="14"/>
                <w:szCs w:val="14"/>
                <w:rPrChange w:id="2744" w:author="Chiarelo, Hugo" w:date="2025-11-03T10:58:00Z" w16du:dateUtc="2025-11-03T13:58:00Z">
                  <w:rPr>
                    <w:ins w:id="2745" w:author="Alvarenga, Agatha" w:date="2025-05-13T16:03:00Z"/>
                  </w:rPr>
                </w:rPrChange>
              </w:rPr>
              <w:pPrChange w:id="2746" w:author="Chiarelo, Hugo" w:date="2025-09-03T18:15:00Z" w16du:dateUtc="2025-09-03T21:15:00Z">
                <w:pPr>
                  <w:tabs>
                    <w:tab w:val="left" w:pos="3870"/>
                  </w:tabs>
                  <w:spacing w:line="276" w:lineRule="auto"/>
                  <w:jc w:val="center"/>
                </w:pPr>
              </w:pPrChange>
            </w:pPr>
            <w:ins w:id="2747" w:author="Alvarenga, Agatha" w:date="2025-05-13T16:03:00Z">
              <w:r w:rsidRPr="001F0A69">
                <w:rPr>
                  <w:rFonts w:cs="Arial"/>
                  <w:sz w:val="14"/>
                  <w:szCs w:val="14"/>
                  <w:rPrChange w:id="2748" w:author="Chiarelo, Hugo" w:date="2025-11-03T10:58:00Z" w16du:dateUtc="2025-11-03T13:58:00Z">
                    <w:rPr/>
                  </w:rPrChange>
                </w:rPr>
                <w:t>Faulty, or no, control/monitoring/operation due to software error</w:t>
              </w:r>
            </w:ins>
          </w:p>
        </w:tc>
      </w:tr>
      <w:tr w:rsidR="008A026A" w:rsidRPr="001F0A69" w14:paraId="2F2B76DE" w14:textId="77777777" w:rsidTr="00920895">
        <w:tblPrEx>
          <w:tblPrExChange w:id="2749" w:author="Chiarelo, Hugo" w:date="2025-09-03T18:44:00Z" w16du:dateUtc="2025-09-03T21:44:00Z">
            <w:tblPrEx>
              <w:tblW w:w="7157" w:type="dxa"/>
            </w:tblPrEx>
          </w:tblPrExChange>
        </w:tblPrEx>
        <w:trPr>
          <w:trHeight w:val="250"/>
          <w:ins w:id="2750" w:author="Alvarenga, Agatha" w:date="2025-05-13T16:03:00Z"/>
          <w:trPrChange w:id="2751" w:author="Chiarelo, Hugo" w:date="2025-09-03T18:44:00Z" w16du:dateUtc="2025-09-03T21:44:00Z">
            <w:trPr>
              <w:gridAfter w:val="0"/>
              <w:trHeight w:val="250"/>
            </w:trPr>
          </w:trPrChange>
        </w:trPr>
        <w:tc>
          <w:tcPr>
            <w:tcW w:w="712" w:type="dxa"/>
            <w:noWrap/>
            <w:hideMark/>
            <w:tcPrChange w:id="2752" w:author="Chiarelo, Hugo" w:date="2025-09-03T18:44:00Z" w16du:dateUtc="2025-09-03T21:44:00Z">
              <w:tcPr>
                <w:tcW w:w="712" w:type="dxa"/>
                <w:noWrap/>
                <w:hideMark/>
              </w:tcPr>
            </w:tcPrChange>
          </w:tcPr>
          <w:p w14:paraId="0483AD10" w14:textId="77777777" w:rsidR="00300400" w:rsidRPr="001F0A69" w:rsidRDefault="00300400">
            <w:pPr>
              <w:tabs>
                <w:tab w:val="left" w:pos="3870"/>
              </w:tabs>
              <w:spacing w:line="276" w:lineRule="auto"/>
              <w:rPr>
                <w:ins w:id="2753" w:author="Alvarenga, Agatha" w:date="2025-05-13T16:03:00Z"/>
                <w:rFonts w:cs="Arial"/>
                <w:sz w:val="14"/>
                <w:szCs w:val="14"/>
                <w:rPrChange w:id="2754" w:author="Chiarelo, Hugo" w:date="2025-11-03T10:58:00Z" w16du:dateUtc="2025-11-03T13:58:00Z">
                  <w:rPr>
                    <w:ins w:id="2755" w:author="Alvarenga, Agatha" w:date="2025-05-13T16:03:00Z"/>
                  </w:rPr>
                </w:rPrChange>
              </w:rPr>
              <w:pPrChange w:id="2756" w:author="Chiarelo, Hugo" w:date="2025-09-03T18:15:00Z" w16du:dateUtc="2025-09-03T21:15:00Z">
                <w:pPr>
                  <w:tabs>
                    <w:tab w:val="left" w:pos="3870"/>
                  </w:tabs>
                  <w:spacing w:line="276" w:lineRule="auto"/>
                  <w:jc w:val="center"/>
                </w:pPr>
              </w:pPrChange>
            </w:pPr>
            <w:ins w:id="2757" w:author="Alvarenga, Agatha" w:date="2025-05-13T16:03:00Z">
              <w:r w:rsidRPr="001F0A69">
                <w:rPr>
                  <w:rFonts w:cs="Arial"/>
                  <w:sz w:val="14"/>
                  <w:szCs w:val="14"/>
                  <w:rPrChange w:id="2758" w:author="Chiarelo, Hugo" w:date="2025-11-03T10:58:00Z" w16du:dateUtc="2025-11-03T13:58:00Z">
                    <w:rPr/>
                  </w:rPrChange>
                </w:rPr>
                <w:t>3</w:t>
              </w:r>
            </w:ins>
          </w:p>
        </w:tc>
        <w:tc>
          <w:tcPr>
            <w:tcW w:w="2332" w:type="dxa"/>
            <w:noWrap/>
            <w:hideMark/>
            <w:tcPrChange w:id="2759" w:author="Chiarelo, Hugo" w:date="2025-09-03T18:44:00Z" w16du:dateUtc="2025-09-03T21:44:00Z">
              <w:tcPr>
                <w:tcW w:w="2332" w:type="dxa"/>
                <w:gridSpan w:val="2"/>
                <w:noWrap/>
                <w:hideMark/>
              </w:tcPr>
            </w:tcPrChange>
          </w:tcPr>
          <w:p w14:paraId="4A92E45A" w14:textId="77777777" w:rsidR="00300400" w:rsidRPr="001F0A69" w:rsidRDefault="00300400">
            <w:pPr>
              <w:tabs>
                <w:tab w:val="left" w:pos="3870"/>
              </w:tabs>
              <w:spacing w:line="276" w:lineRule="auto"/>
              <w:rPr>
                <w:ins w:id="2760" w:author="Alvarenga, Agatha" w:date="2025-05-13T16:03:00Z"/>
                <w:rFonts w:cs="Arial"/>
                <w:sz w:val="14"/>
                <w:szCs w:val="14"/>
                <w:rPrChange w:id="2761" w:author="Chiarelo, Hugo" w:date="2025-11-03T10:58:00Z" w16du:dateUtc="2025-11-03T13:58:00Z">
                  <w:rPr>
                    <w:ins w:id="2762" w:author="Alvarenga, Agatha" w:date="2025-05-13T16:03:00Z"/>
                  </w:rPr>
                </w:rPrChange>
              </w:rPr>
              <w:pPrChange w:id="2763" w:author="Chiarelo, Hugo" w:date="2025-09-03T18:23:00Z" w16du:dateUtc="2025-09-03T21:23:00Z">
                <w:pPr>
                  <w:tabs>
                    <w:tab w:val="left" w:pos="3870"/>
                  </w:tabs>
                  <w:spacing w:line="276" w:lineRule="auto"/>
                  <w:jc w:val="center"/>
                </w:pPr>
              </w:pPrChange>
            </w:pPr>
            <w:ins w:id="2764" w:author="Alvarenga, Agatha" w:date="2025-05-13T16:03:00Z">
              <w:r w:rsidRPr="001F0A69">
                <w:rPr>
                  <w:rFonts w:cs="Arial"/>
                  <w:sz w:val="14"/>
                  <w:szCs w:val="14"/>
                  <w:rPrChange w:id="2765" w:author="Chiarelo, Hugo" w:date="2025-11-03T10:58:00Z" w16du:dateUtc="2025-11-03T13:58:00Z">
                    <w:rPr/>
                  </w:rPrChange>
                </w:rPr>
                <w:t>Instrument failure</w:t>
              </w:r>
            </w:ins>
          </w:p>
        </w:tc>
        <w:tc>
          <w:tcPr>
            <w:tcW w:w="712" w:type="dxa"/>
            <w:noWrap/>
            <w:hideMark/>
            <w:tcPrChange w:id="2766" w:author="Chiarelo, Hugo" w:date="2025-09-03T18:44:00Z" w16du:dateUtc="2025-09-03T21:44:00Z">
              <w:tcPr>
                <w:tcW w:w="712" w:type="dxa"/>
                <w:gridSpan w:val="2"/>
                <w:noWrap/>
                <w:hideMark/>
              </w:tcPr>
            </w:tcPrChange>
          </w:tcPr>
          <w:p w14:paraId="004F2A9D" w14:textId="77777777" w:rsidR="00300400" w:rsidRPr="001F0A69" w:rsidRDefault="00300400">
            <w:pPr>
              <w:tabs>
                <w:tab w:val="left" w:pos="3870"/>
              </w:tabs>
              <w:spacing w:line="276" w:lineRule="auto"/>
              <w:rPr>
                <w:ins w:id="2767" w:author="Alvarenga, Agatha" w:date="2025-05-13T16:03:00Z"/>
                <w:rFonts w:cs="Arial"/>
                <w:sz w:val="14"/>
                <w:szCs w:val="14"/>
                <w:rPrChange w:id="2768" w:author="Chiarelo, Hugo" w:date="2025-11-03T10:58:00Z" w16du:dateUtc="2025-11-03T13:58:00Z">
                  <w:rPr>
                    <w:ins w:id="2769" w:author="Alvarenga, Agatha" w:date="2025-05-13T16:03:00Z"/>
                  </w:rPr>
                </w:rPrChange>
              </w:rPr>
              <w:pPrChange w:id="2770" w:author="Chiarelo, Hugo" w:date="2025-09-03T18:15:00Z" w16du:dateUtc="2025-09-03T21:15:00Z">
                <w:pPr>
                  <w:tabs>
                    <w:tab w:val="left" w:pos="3870"/>
                  </w:tabs>
                  <w:spacing w:line="276" w:lineRule="auto"/>
                  <w:jc w:val="center"/>
                </w:pPr>
              </w:pPrChange>
            </w:pPr>
            <w:ins w:id="2771" w:author="Alvarenga, Agatha" w:date="2025-05-13T16:03:00Z">
              <w:r w:rsidRPr="001F0A69">
                <w:rPr>
                  <w:rFonts w:cs="Arial"/>
                  <w:sz w:val="14"/>
                  <w:szCs w:val="14"/>
                  <w:rPrChange w:id="2772" w:author="Chiarelo, Hugo" w:date="2025-11-03T10:58:00Z" w16du:dateUtc="2025-11-03T13:58:00Z">
                    <w:rPr/>
                  </w:rPrChange>
                </w:rPr>
                <w:t>3.6</w:t>
              </w:r>
            </w:ins>
          </w:p>
        </w:tc>
        <w:tc>
          <w:tcPr>
            <w:tcW w:w="1533" w:type="dxa"/>
            <w:noWrap/>
            <w:hideMark/>
            <w:tcPrChange w:id="2773" w:author="Chiarelo, Hugo" w:date="2025-09-03T18:44:00Z" w16du:dateUtc="2025-09-03T21:44:00Z">
              <w:tcPr>
                <w:tcW w:w="1533" w:type="dxa"/>
                <w:gridSpan w:val="2"/>
                <w:noWrap/>
                <w:hideMark/>
              </w:tcPr>
            </w:tcPrChange>
          </w:tcPr>
          <w:p w14:paraId="78227B4F" w14:textId="77777777" w:rsidR="00300400" w:rsidRPr="001F0A69" w:rsidRDefault="00300400">
            <w:pPr>
              <w:tabs>
                <w:tab w:val="left" w:pos="3870"/>
              </w:tabs>
              <w:spacing w:line="276" w:lineRule="auto"/>
              <w:rPr>
                <w:ins w:id="2774" w:author="Alvarenga, Agatha" w:date="2025-05-13T16:03:00Z"/>
                <w:rFonts w:cs="Arial"/>
                <w:sz w:val="14"/>
                <w:szCs w:val="14"/>
                <w:lang w:val="fr-FR"/>
                <w:rPrChange w:id="2775" w:author="Chiarelo, Hugo" w:date="2025-11-03T10:58:00Z" w16du:dateUtc="2025-11-03T13:58:00Z">
                  <w:rPr>
                    <w:ins w:id="2776" w:author="Alvarenga, Agatha" w:date="2025-05-13T16:03:00Z"/>
                  </w:rPr>
                </w:rPrChange>
              </w:rPr>
              <w:pPrChange w:id="2777" w:author="Chiarelo, Hugo" w:date="2025-09-03T18:15:00Z" w16du:dateUtc="2025-09-03T21:15:00Z">
                <w:pPr>
                  <w:tabs>
                    <w:tab w:val="left" w:pos="3870"/>
                  </w:tabs>
                  <w:spacing w:line="276" w:lineRule="auto"/>
                  <w:jc w:val="center"/>
                </w:pPr>
              </w:pPrChange>
            </w:pPr>
            <w:ins w:id="2778" w:author="Alvarenga, Agatha" w:date="2025-05-13T16:03:00Z">
              <w:r w:rsidRPr="001F0A69">
                <w:rPr>
                  <w:rFonts w:cs="Arial"/>
                  <w:sz w:val="14"/>
                  <w:szCs w:val="14"/>
                  <w:lang w:val="fr-FR"/>
                  <w:rPrChange w:id="2779" w:author="Chiarelo, Hugo" w:date="2025-11-03T10:58:00Z" w16du:dateUtc="2025-11-03T13:58:00Z">
                    <w:rPr/>
                  </w:rPrChange>
                </w:rPr>
                <w:t xml:space="preserve">Common cause/Common mode </w:t>
              </w:r>
              <w:proofErr w:type="spellStart"/>
              <w:r w:rsidRPr="001F0A69">
                <w:rPr>
                  <w:rFonts w:cs="Arial"/>
                  <w:sz w:val="14"/>
                  <w:szCs w:val="14"/>
                  <w:lang w:val="fr-FR"/>
                  <w:rPrChange w:id="2780" w:author="Chiarelo, Hugo" w:date="2025-11-03T10:58:00Z" w16du:dateUtc="2025-11-03T13:58:00Z">
                    <w:rPr/>
                  </w:rPrChange>
                </w:rPr>
                <w:t>failure</w:t>
              </w:r>
              <w:proofErr w:type="spellEnd"/>
            </w:ins>
          </w:p>
        </w:tc>
        <w:tc>
          <w:tcPr>
            <w:tcW w:w="3796" w:type="dxa"/>
            <w:noWrap/>
            <w:hideMark/>
            <w:tcPrChange w:id="2781" w:author="Chiarelo, Hugo" w:date="2025-09-03T18:44:00Z" w16du:dateUtc="2025-09-03T21:44:00Z">
              <w:tcPr>
                <w:tcW w:w="1868" w:type="dxa"/>
                <w:gridSpan w:val="2"/>
                <w:noWrap/>
                <w:hideMark/>
              </w:tcPr>
            </w:tcPrChange>
          </w:tcPr>
          <w:p w14:paraId="5DE18155" w14:textId="77777777" w:rsidR="00300400" w:rsidRPr="001F0A69" w:rsidRDefault="00300400">
            <w:pPr>
              <w:tabs>
                <w:tab w:val="left" w:pos="3870"/>
              </w:tabs>
              <w:spacing w:line="276" w:lineRule="auto"/>
              <w:rPr>
                <w:ins w:id="2782" w:author="Alvarenga, Agatha" w:date="2025-05-13T16:03:00Z"/>
                <w:rFonts w:cs="Arial"/>
                <w:sz w:val="14"/>
                <w:szCs w:val="14"/>
                <w:rPrChange w:id="2783" w:author="Chiarelo, Hugo" w:date="2025-11-03T10:58:00Z" w16du:dateUtc="2025-11-03T13:58:00Z">
                  <w:rPr>
                    <w:ins w:id="2784" w:author="Alvarenga, Agatha" w:date="2025-05-13T16:03:00Z"/>
                  </w:rPr>
                </w:rPrChange>
              </w:rPr>
              <w:pPrChange w:id="2785" w:author="Chiarelo, Hugo" w:date="2025-09-03T18:15:00Z" w16du:dateUtc="2025-09-03T21:15:00Z">
                <w:pPr>
                  <w:tabs>
                    <w:tab w:val="left" w:pos="3870"/>
                  </w:tabs>
                  <w:spacing w:line="276" w:lineRule="auto"/>
                  <w:jc w:val="center"/>
                </w:pPr>
              </w:pPrChange>
            </w:pPr>
            <w:ins w:id="2786" w:author="Alvarenga, Agatha" w:date="2025-05-13T16:03:00Z">
              <w:r w:rsidRPr="001F0A69">
                <w:rPr>
                  <w:rFonts w:cs="Arial"/>
                  <w:sz w:val="14"/>
                  <w:szCs w:val="14"/>
                  <w:rPrChange w:id="2787" w:author="Chiarelo, Hugo" w:date="2025-11-03T10:58:00Z" w16du:dateUtc="2025-11-03T13:58:00Z">
                    <w:rPr/>
                  </w:rPrChange>
                </w:rPr>
                <w:t>Several instrument items failed simultaneously...</w:t>
              </w:r>
            </w:ins>
          </w:p>
        </w:tc>
      </w:tr>
      <w:tr w:rsidR="008A026A" w:rsidRPr="001F0A69" w14:paraId="61A32F7B" w14:textId="77777777" w:rsidTr="00920895">
        <w:tblPrEx>
          <w:tblPrExChange w:id="2788" w:author="Chiarelo, Hugo" w:date="2025-09-03T18:44:00Z" w16du:dateUtc="2025-09-03T21:44:00Z">
            <w:tblPrEx>
              <w:tblW w:w="7157" w:type="dxa"/>
            </w:tblPrEx>
          </w:tblPrExChange>
        </w:tblPrEx>
        <w:trPr>
          <w:trHeight w:val="250"/>
          <w:ins w:id="2789" w:author="Alvarenga, Agatha" w:date="2025-05-13T16:03:00Z"/>
          <w:trPrChange w:id="2790" w:author="Chiarelo, Hugo" w:date="2025-09-03T18:44:00Z" w16du:dateUtc="2025-09-03T21:44:00Z">
            <w:trPr>
              <w:gridAfter w:val="0"/>
              <w:trHeight w:val="250"/>
            </w:trPr>
          </w:trPrChange>
        </w:trPr>
        <w:tc>
          <w:tcPr>
            <w:tcW w:w="712" w:type="dxa"/>
            <w:noWrap/>
            <w:hideMark/>
            <w:tcPrChange w:id="2791" w:author="Chiarelo, Hugo" w:date="2025-09-03T18:44:00Z" w16du:dateUtc="2025-09-03T21:44:00Z">
              <w:tcPr>
                <w:tcW w:w="712" w:type="dxa"/>
                <w:noWrap/>
                <w:hideMark/>
              </w:tcPr>
            </w:tcPrChange>
          </w:tcPr>
          <w:p w14:paraId="317BE616" w14:textId="77777777" w:rsidR="00300400" w:rsidRPr="001F0A69" w:rsidRDefault="00300400">
            <w:pPr>
              <w:tabs>
                <w:tab w:val="left" w:pos="3870"/>
              </w:tabs>
              <w:spacing w:line="276" w:lineRule="auto"/>
              <w:rPr>
                <w:ins w:id="2792" w:author="Alvarenga, Agatha" w:date="2025-05-13T16:03:00Z"/>
                <w:rFonts w:cs="Arial"/>
                <w:sz w:val="14"/>
                <w:szCs w:val="14"/>
                <w:rPrChange w:id="2793" w:author="Chiarelo, Hugo" w:date="2025-11-03T10:58:00Z" w16du:dateUtc="2025-11-03T13:58:00Z">
                  <w:rPr>
                    <w:ins w:id="2794" w:author="Alvarenga, Agatha" w:date="2025-05-13T16:03:00Z"/>
                  </w:rPr>
                </w:rPrChange>
              </w:rPr>
              <w:pPrChange w:id="2795" w:author="Chiarelo, Hugo" w:date="2025-09-03T18:15:00Z" w16du:dateUtc="2025-09-03T21:15:00Z">
                <w:pPr>
                  <w:tabs>
                    <w:tab w:val="left" w:pos="3870"/>
                  </w:tabs>
                  <w:spacing w:line="276" w:lineRule="auto"/>
                  <w:jc w:val="center"/>
                </w:pPr>
              </w:pPrChange>
            </w:pPr>
            <w:ins w:id="2796" w:author="Alvarenga, Agatha" w:date="2025-05-13T16:03:00Z">
              <w:r w:rsidRPr="001F0A69">
                <w:rPr>
                  <w:rFonts w:cs="Arial"/>
                  <w:sz w:val="14"/>
                  <w:szCs w:val="14"/>
                  <w:rPrChange w:id="2797" w:author="Chiarelo, Hugo" w:date="2025-11-03T10:58:00Z" w16du:dateUtc="2025-11-03T13:58:00Z">
                    <w:rPr/>
                  </w:rPrChange>
                </w:rPr>
                <w:t>4</w:t>
              </w:r>
            </w:ins>
          </w:p>
        </w:tc>
        <w:tc>
          <w:tcPr>
            <w:tcW w:w="2332" w:type="dxa"/>
            <w:noWrap/>
            <w:hideMark/>
            <w:tcPrChange w:id="2798" w:author="Chiarelo, Hugo" w:date="2025-09-03T18:44:00Z" w16du:dateUtc="2025-09-03T21:44:00Z">
              <w:tcPr>
                <w:tcW w:w="2332" w:type="dxa"/>
                <w:gridSpan w:val="2"/>
                <w:noWrap/>
                <w:hideMark/>
              </w:tcPr>
            </w:tcPrChange>
          </w:tcPr>
          <w:p w14:paraId="79369FBF" w14:textId="77777777" w:rsidR="00300400" w:rsidRPr="001F0A69" w:rsidRDefault="00300400">
            <w:pPr>
              <w:tabs>
                <w:tab w:val="left" w:pos="3870"/>
              </w:tabs>
              <w:spacing w:line="276" w:lineRule="auto"/>
              <w:rPr>
                <w:ins w:id="2799" w:author="Alvarenga, Agatha" w:date="2025-05-13T16:03:00Z"/>
                <w:rFonts w:cs="Arial"/>
                <w:sz w:val="14"/>
                <w:szCs w:val="14"/>
                <w:rPrChange w:id="2800" w:author="Chiarelo, Hugo" w:date="2025-11-03T10:58:00Z" w16du:dateUtc="2025-11-03T13:58:00Z">
                  <w:rPr>
                    <w:ins w:id="2801" w:author="Alvarenga, Agatha" w:date="2025-05-13T16:03:00Z"/>
                  </w:rPr>
                </w:rPrChange>
              </w:rPr>
              <w:pPrChange w:id="2802" w:author="Chiarelo, Hugo" w:date="2025-09-03T18:23:00Z" w16du:dateUtc="2025-09-03T21:23:00Z">
                <w:pPr>
                  <w:tabs>
                    <w:tab w:val="left" w:pos="3870"/>
                  </w:tabs>
                  <w:spacing w:line="276" w:lineRule="auto"/>
                  <w:jc w:val="center"/>
                </w:pPr>
              </w:pPrChange>
            </w:pPr>
            <w:ins w:id="2803" w:author="Alvarenga, Agatha" w:date="2025-05-13T16:03:00Z">
              <w:r w:rsidRPr="001F0A69">
                <w:rPr>
                  <w:rFonts w:cs="Arial"/>
                  <w:sz w:val="14"/>
                  <w:szCs w:val="14"/>
                  <w:rPrChange w:id="2804" w:author="Chiarelo, Hugo" w:date="2025-11-03T10:58:00Z" w16du:dateUtc="2025-11-03T13:58:00Z">
                    <w:rPr/>
                  </w:rPrChange>
                </w:rPr>
                <w:t>Electrical failure</w:t>
              </w:r>
            </w:ins>
          </w:p>
        </w:tc>
        <w:tc>
          <w:tcPr>
            <w:tcW w:w="712" w:type="dxa"/>
            <w:noWrap/>
            <w:hideMark/>
            <w:tcPrChange w:id="2805" w:author="Chiarelo, Hugo" w:date="2025-09-03T18:44:00Z" w16du:dateUtc="2025-09-03T21:44:00Z">
              <w:tcPr>
                <w:tcW w:w="712" w:type="dxa"/>
                <w:gridSpan w:val="2"/>
                <w:noWrap/>
                <w:hideMark/>
              </w:tcPr>
            </w:tcPrChange>
          </w:tcPr>
          <w:p w14:paraId="3F9B66B6" w14:textId="77777777" w:rsidR="00300400" w:rsidRPr="001F0A69" w:rsidRDefault="00300400">
            <w:pPr>
              <w:tabs>
                <w:tab w:val="left" w:pos="3870"/>
              </w:tabs>
              <w:spacing w:line="276" w:lineRule="auto"/>
              <w:rPr>
                <w:ins w:id="2806" w:author="Alvarenga, Agatha" w:date="2025-05-13T16:03:00Z"/>
                <w:rFonts w:cs="Arial"/>
                <w:sz w:val="14"/>
                <w:szCs w:val="14"/>
                <w:rPrChange w:id="2807" w:author="Chiarelo, Hugo" w:date="2025-11-03T10:58:00Z" w16du:dateUtc="2025-11-03T13:58:00Z">
                  <w:rPr>
                    <w:ins w:id="2808" w:author="Alvarenga, Agatha" w:date="2025-05-13T16:03:00Z"/>
                  </w:rPr>
                </w:rPrChange>
              </w:rPr>
              <w:pPrChange w:id="2809" w:author="Chiarelo, Hugo" w:date="2025-09-03T18:15:00Z" w16du:dateUtc="2025-09-03T21:15:00Z">
                <w:pPr>
                  <w:tabs>
                    <w:tab w:val="left" w:pos="3870"/>
                  </w:tabs>
                  <w:spacing w:line="276" w:lineRule="auto"/>
                  <w:jc w:val="center"/>
                </w:pPr>
              </w:pPrChange>
            </w:pPr>
            <w:ins w:id="2810" w:author="Alvarenga, Agatha" w:date="2025-05-13T16:03:00Z">
              <w:r w:rsidRPr="001F0A69">
                <w:rPr>
                  <w:rFonts w:cs="Arial"/>
                  <w:sz w:val="14"/>
                  <w:szCs w:val="14"/>
                  <w:rPrChange w:id="2811" w:author="Chiarelo, Hugo" w:date="2025-11-03T10:58:00Z" w16du:dateUtc="2025-11-03T13:58:00Z">
                    <w:rPr/>
                  </w:rPrChange>
                </w:rPr>
                <w:t>4</w:t>
              </w:r>
            </w:ins>
          </w:p>
        </w:tc>
        <w:tc>
          <w:tcPr>
            <w:tcW w:w="1533" w:type="dxa"/>
            <w:noWrap/>
            <w:hideMark/>
            <w:tcPrChange w:id="2812" w:author="Chiarelo, Hugo" w:date="2025-09-03T18:44:00Z" w16du:dateUtc="2025-09-03T21:44:00Z">
              <w:tcPr>
                <w:tcW w:w="1533" w:type="dxa"/>
                <w:gridSpan w:val="2"/>
                <w:noWrap/>
                <w:hideMark/>
              </w:tcPr>
            </w:tcPrChange>
          </w:tcPr>
          <w:p w14:paraId="47C02590" w14:textId="77777777" w:rsidR="00300400" w:rsidRPr="001F0A69" w:rsidRDefault="00300400">
            <w:pPr>
              <w:tabs>
                <w:tab w:val="left" w:pos="3870"/>
              </w:tabs>
              <w:spacing w:line="276" w:lineRule="auto"/>
              <w:rPr>
                <w:ins w:id="2813" w:author="Alvarenga, Agatha" w:date="2025-05-13T16:03:00Z"/>
                <w:rFonts w:cs="Arial"/>
                <w:sz w:val="14"/>
                <w:szCs w:val="14"/>
                <w:rPrChange w:id="2814" w:author="Chiarelo, Hugo" w:date="2025-11-03T10:58:00Z" w16du:dateUtc="2025-11-03T13:58:00Z">
                  <w:rPr>
                    <w:ins w:id="2815" w:author="Alvarenga, Agatha" w:date="2025-05-13T16:03:00Z"/>
                  </w:rPr>
                </w:rPrChange>
              </w:rPr>
              <w:pPrChange w:id="2816" w:author="Chiarelo, Hugo" w:date="2025-09-03T18:15:00Z" w16du:dateUtc="2025-09-03T21:15:00Z">
                <w:pPr>
                  <w:tabs>
                    <w:tab w:val="left" w:pos="3870"/>
                  </w:tabs>
                  <w:spacing w:line="276" w:lineRule="auto"/>
                  <w:jc w:val="center"/>
                </w:pPr>
              </w:pPrChange>
            </w:pPr>
            <w:ins w:id="2817" w:author="Alvarenga, Agatha" w:date="2025-05-13T16:03:00Z">
              <w:r w:rsidRPr="001F0A69">
                <w:rPr>
                  <w:rFonts w:cs="Arial"/>
                  <w:sz w:val="14"/>
                  <w:szCs w:val="14"/>
                  <w:rPrChange w:id="2818" w:author="Chiarelo, Hugo" w:date="2025-11-03T10:58:00Z" w16du:dateUtc="2025-11-03T13:58:00Z">
                    <w:rPr/>
                  </w:rPrChange>
                </w:rPr>
                <w:t>General</w:t>
              </w:r>
            </w:ins>
          </w:p>
        </w:tc>
        <w:tc>
          <w:tcPr>
            <w:tcW w:w="3796" w:type="dxa"/>
            <w:noWrap/>
            <w:hideMark/>
            <w:tcPrChange w:id="2819" w:author="Chiarelo, Hugo" w:date="2025-09-03T18:44:00Z" w16du:dateUtc="2025-09-03T21:44:00Z">
              <w:tcPr>
                <w:tcW w:w="1868" w:type="dxa"/>
                <w:gridSpan w:val="2"/>
                <w:noWrap/>
                <w:hideMark/>
              </w:tcPr>
            </w:tcPrChange>
          </w:tcPr>
          <w:p w14:paraId="316DF029" w14:textId="77777777" w:rsidR="00300400" w:rsidRPr="001F0A69" w:rsidRDefault="00300400">
            <w:pPr>
              <w:tabs>
                <w:tab w:val="left" w:pos="3870"/>
              </w:tabs>
              <w:spacing w:line="276" w:lineRule="auto"/>
              <w:rPr>
                <w:ins w:id="2820" w:author="Alvarenga, Agatha" w:date="2025-05-13T16:03:00Z"/>
                <w:rFonts w:cs="Arial"/>
                <w:sz w:val="14"/>
                <w:szCs w:val="14"/>
                <w:rPrChange w:id="2821" w:author="Chiarelo, Hugo" w:date="2025-11-03T10:58:00Z" w16du:dateUtc="2025-11-03T13:58:00Z">
                  <w:rPr>
                    <w:ins w:id="2822" w:author="Alvarenga, Agatha" w:date="2025-05-13T16:03:00Z"/>
                  </w:rPr>
                </w:rPrChange>
              </w:rPr>
              <w:pPrChange w:id="2823" w:author="Chiarelo, Hugo" w:date="2025-09-03T18:15:00Z" w16du:dateUtc="2025-09-03T21:15:00Z">
                <w:pPr>
                  <w:tabs>
                    <w:tab w:val="left" w:pos="3870"/>
                  </w:tabs>
                  <w:spacing w:line="276" w:lineRule="auto"/>
                  <w:jc w:val="center"/>
                </w:pPr>
              </w:pPrChange>
            </w:pPr>
            <w:ins w:id="2824" w:author="Alvarenga, Agatha" w:date="2025-05-13T16:03:00Z">
              <w:r w:rsidRPr="001F0A69">
                <w:rPr>
                  <w:rFonts w:cs="Arial"/>
                  <w:sz w:val="14"/>
                  <w:szCs w:val="14"/>
                  <w:rPrChange w:id="2825" w:author="Chiarelo, Hugo" w:date="2025-11-03T10:58:00Z" w16du:dateUtc="2025-11-03T13:58:00Z">
                    <w:rPr/>
                  </w:rPrChange>
                </w:rPr>
                <w:t>Failures related to the supply and transmission of electrical power...</w:t>
              </w:r>
            </w:ins>
          </w:p>
        </w:tc>
      </w:tr>
      <w:tr w:rsidR="008A026A" w:rsidRPr="001F0A69" w14:paraId="3136DA27" w14:textId="77777777" w:rsidTr="00920895">
        <w:tblPrEx>
          <w:tblPrExChange w:id="2826" w:author="Chiarelo, Hugo" w:date="2025-09-03T18:44:00Z" w16du:dateUtc="2025-09-03T21:44:00Z">
            <w:tblPrEx>
              <w:tblW w:w="7157" w:type="dxa"/>
            </w:tblPrEx>
          </w:tblPrExChange>
        </w:tblPrEx>
        <w:trPr>
          <w:trHeight w:val="250"/>
          <w:ins w:id="2827" w:author="Alvarenga, Agatha" w:date="2025-05-13T16:03:00Z"/>
          <w:trPrChange w:id="2828" w:author="Chiarelo, Hugo" w:date="2025-09-03T18:44:00Z" w16du:dateUtc="2025-09-03T21:44:00Z">
            <w:trPr>
              <w:gridAfter w:val="0"/>
              <w:trHeight w:val="250"/>
            </w:trPr>
          </w:trPrChange>
        </w:trPr>
        <w:tc>
          <w:tcPr>
            <w:tcW w:w="712" w:type="dxa"/>
            <w:noWrap/>
            <w:hideMark/>
            <w:tcPrChange w:id="2829" w:author="Chiarelo, Hugo" w:date="2025-09-03T18:44:00Z" w16du:dateUtc="2025-09-03T21:44:00Z">
              <w:tcPr>
                <w:tcW w:w="712" w:type="dxa"/>
                <w:noWrap/>
                <w:hideMark/>
              </w:tcPr>
            </w:tcPrChange>
          </w:tcPr>
          <w:p w14:paraId="4C6172AD" w14:textId="77777777" w:rsidR="00300400" w:rsidRPr="001F0A69" w:rsidRDefault="00300400">
            <w:pPr>
              <w:tabs>
                <w:tab w:val="left" w:pos="3870"/>
              </w:tabs>
              <w:spacing w:line="276" w:lineRule="auto"/>
              <w:rPr>
                <w:ins w:id="2830" w:author="Alvarenga, Agatha" w:date="2025-05-13T16:03:00Z"/>
                <w:rFonts w:cs="Arial"/>
                <w:sz w:val="14"/>
                <w:szCs w:val="14"/>
                <w:rPrChange w:id="2831" w:author="Chiarelo, Hugo" w:date="2025-11-03T10:58:00Z" w16du:dateUtc="2025-11-03T13:58:00Z">
                  <w:rPr>
                    <w:ins w:id="2832" w:author="Alvarenga, Agatha" w:date="2025-05-13T16:03:00Z"/>
                  </w:rPr>
                </w:rPrChange>
              </w:rPr>
              <w:pPrChange w:id="2833" w:author="Chiarelo, Hugo" w:date="2025-09-03T18:23:00Z" w16du:dateUtc="2025-09-03T21:23:00Z">
                <w:pPr>
                  <w:tabs>
                    <w:tab w:val="left" w:pos="3870"/>
                  </w:tabs>
                  <w:spacing w:line="276" w:lineRule="auto"/>
                  <w:jc w:val="center"/>
                </w:pPr>
              </w:pPrChange>
            </w:pPr>
            <w:ins w:id="2834" w:author="Alvarenga, Agatha" w:date="2025-05-13T16:03:00Z">
              <w:r w:rsidRPr="001F0A69">
                <w:rPr>
                  <w:rFonts w:cs="Arial"/>
                  <w:sz w:val="14"/>
                  <w:szCs w:val="14"/>
                  <w:rPrChange w:id="2835" w:author="Chiarelo, Hugo" w:date="2025-11-03T10:58:00Z" w16du:dateUtc="2025-11-03T13:58:00Z">
                    <w:rPr/>
                  </w:rPrChange>
                </w:rPr>
                <w:t>4</w:t>
              </w:r>
            </w:ins>
          </w:p>
        </w:tc>
        <w:tc>
          <w:tcPr>
            <w:tcW w:w="2332" w:type="dxa"/>
            <w:noWrap/>
            <w:hideMark/>
            <w:tcPrChange w:id="2836" w:author="Chiarelo, Hugo" w:date="2025-09-03T18:44:00Z" w16du:dateUtc="2025-09-03T21:44:00Z">
              <w:tcPr>
                <w:tcW w:w="2332" w:type="dxa"/>
                <w:gridSpan w:val="2"/>
                <w:noWrap/>
                <w:hideMark/>
              </w:tcPr>
            </w:tcPrChange>
          </w:tcPr>
          <w:p w14:paraId="51792D64" w14:textId="77777777" w:rsidR="00300400" w:rsidRPr="001F0A69" w:rsidRDefault="00300400">
            <w:pPr>
              <w:tabs>
                <w:tab w:val="left" w:pos="3870"/>
              </w:tabs>
              <w:spacing w:line="276" w:lineRule="auto"/>
              <w:rPr>
                <w:ins w:id="2837" w:author="Alvarenga, Agatha" w:date="2025-05-13T16:03:00Z"/>
                <w:rFonts w:cs="Arial"/>
                <w:sz w:val="14"/>
                <w:szCs w:val="14"/>
                <w:rPrChange w:id="2838" w:author="Chiarelo, Hugo" w:date="2025-11-03T10:58:00Z" w16du:dateUtc="2025-11-03T13:58:00Z">
                  <w:rPr>
                    <w:ins w:id="2839" w:author="Alvarenga, Agatha" w:date="2025-05-13T16:03:00Z"/>
                  </w:rPr>
                </w:rPrChange>
              </w:rPr>
              <w:pPrChange w:id="2840" w:author="Chiarelo, Hugo" w:date="2025-09-03T18:23:00Z" w16du:dateUtc="2025-09-03T21:23:00Z">
                <w:pPr>
                  <w:tabs>
                    <w:tab w:val="left" w:pos="3870"/>
                  </w:tabs>
                  <w:spacing w:line="276" w:lineRule="auto"/>
                  <w:jc w:val="center"/>
                </w:pPr>
              </w:pPrChange>
            </w:pPr>
            <w:ins w:id="2841" w:author="Alvarenga, Agatha" w:date="2025-05-13T16:03:00Z">
              <w:r w:rsidRPr="001F0A69">
                <w:rPr>
                  <w:rFonts w:cs="Arial"/>
                  <w:sz w:val="14"/>
                  <w:szCs w:val="14"/>
                  <w:rPrChange w:id="2842" w:author="Chiarelo, Hugo" w:date="2025-11-03T10:58:00Z" w16du:dateUtc="2025-11-03T13:58:00Z">
                    <w:rPr/>
                  </w:rPrChange>
                </w:rPr>
                <w:t>Electrical failure</w:t>
              </w:r>
            </w:ins>
          </w:p>
        </w:tc>
        <w:tc>
          <w:tcPr>
            <w:tcW w:w="712" w:type="dxa"/>
            <w:noWrap/>
            <w:hideMark/>
            <w:tcPrChange w:id="2843" w:author="Chiarelo, Hugo" w:date="2025-09-03T18:44:00Z" w16du:dateUtc="2025-09-03T21:44:00Z">
              <w:tcPr>
                <w:tcW w:w="712" w:type="dxa"/>
                <w:gridSpan w:val="2"/>
                <w:noWrap/>
                <w:hideMark/>
              </w:tcPr>
            </w:tcPrChange>
          </w:tcPr>
          <w:p w14:paraId="30CF274D" w14:textId="77777777" w:rsidR="00300400" w:rsidRPr="001F0A69" w:rsidRDefault="00300400">
            <w:pPr>
              <w:tabs>
                <w:tab w:val="left" w:pos="3870"/>
              </w:tabs>
              <w:spacing w:line="276" w:lineRule="auto"/>
              <w:rPr>
                <w:ins w:id="2844" w:author="Alvarenga, Agatha" w:date="2025-05-13T16:03:00Z"/>
                <w:rFonts w:cs="Arial"/>
                <w:sz w:val="14"/>
                <w:szCs w:val="14"/>
                <w:rPrChange w:id="2845" w:author="Chiarelo, Hugo" w:date="2025-11-03T10:58:00Z" w16du:dateUtc="2025-11-03T13:58:00Z">
                  <w:rPr>
                    <w:ins w:id="2846" w:author="Alvarenga, Agatha" w:date="2025-05-13T16:03:00Z"/>
                  </w:rPr>
                </w:rPrChange>
              </w:rPr>
              <w:pPrChange w:id="2847" w:author="Chiarelo, Hugo" w:date="2025-09-03T18:23:00Z" w16du:dateUtc="2025-09-03T21:23:00Z">
                <w:pPr>
                  <w:tabs>
                    <w:tab w:val="left" w:pos="3870"/>
                  </w:tabs>
                  <w:spacing w:line="276" w:lineRule="auto"/>
                  <w:jc w:val="center"/>
                </w:pPr>
              </w:pPrChange>
            </w:pPr>
            <w:ins w:id="2848" w:author="Alvarenga, Agatha" w:date="2025-05-13T16:03:00Z">
              <w:r w:rsidRPr="001F0A69">
                <w:rPr>
                  <w:rFonts w:cs="Arial"/>
                  <w:sz w:val="14"/>
                  <w:szCs w:val="14"/>
                  <w:rPrChange w:id="2849" w:author="Chiarelo, Hugo" w:date="2025-11-03T10:58:00Z" w16du:dateUtc="2025-11-03T13:58:00Z">
                    <w:rPr/>
                  </w:rPrChange>
                </w:rPr>
                <w:t>4.1</w:t>
              </w:r>
            </w:ins>
          </w:p>
        </w:tc>
        <w:tc>
          <w:tcPr>
            <w:tcW w:w="1533" w:type="dxa"/>
            <w:noWrap/>
            <w:hideMark/>
            <w:tcPrChange w:id="2850" w:author="Chiarelo, Hugo" w:date="2025-09-03T18:44:00Z" w16du:dateUtc="2025-09-03T21:44:00Z">
              <w:tcPr>
                <w:tcW w:w="1533" w:type="dxa"/>
                <w:gridSpan w:val="2"/>
                <w:noWrap/>
                <w:hideMark/>
              </w:tcPr>
            </w:tcPrChange>
          </w:tcPr>
          <w:p w14:paraId="162383E0" w14:textId="77777777" w:rsidR="00300400" w:rsidRPr="001F0A69" w:rsidRDefault="00300400">
            <w:pPr>
              <w:tabs>
                <w:tab w:val="left" w:pos="3870"/>
              </w:tabs>
              <w:spacing w:line="276" w:lineRule="auto"/>
              <w:rPr>
                <w:ins w:id="2851" w:author="Alvarenga, Agatha" w:date="2025-05-13T16:03:00Z"/>
                <w:rFonts w:cs="Arial"/>
                <w:sz w:val="14"/>
                <w:szCs w:val="14"/>
                <w:rPrChange w:id="2852" w:author="Chiarelo, Hugo" w:date="2025-11-03T10:58:00Z" w16du:dateUtc="2025-11-03T13:58:00Z">
                  <w:rPr>
                    <w:ins w:id="2853" w:author="Alvarenga, Agatha" w:date="2025-05-13T16:03:00Z"/>
                  </w:rPr>
                </w:rPrChange>
              </w:rPr>
              <w:pPrChange w:id="2854" w:author="Chiarelo, Hugo" w:date="2025-09-03T18:25:00Z" w16du:dateUtc="2025-09-03T21:25:00Z">
                <w:pPr>
                  <w:tabs>
                    <w:tab w:val="left" w:pos="3870"/>
                  </w:tabs>
                  <w:spacing w:line="276" w:lineRule="auto"/>
                  <w:jc w:val="center"/>
                </w:pPr>
              </w:pPrChange>
            </w:pPr>
            <w:ins w:id="2855" w:author="Alvarenga, Agatha" w:date="2025-05-13T16:03:00Z">
              <w:r w:rsidRPr="001F0A69">
                <w:rPr>
                  <w:rFonts w:cs="Arial"/>
                  <w:sz w:val="14"/>
                  <w:szCs w:val="14"/>
                  <w:rPrChange w:id="2856" w:author="Chiarelo, Hugo" w:date="2025-11-03T10:58:00Z" w16du:dateUtc="2025-11-03T13:58:00Z">
                    <w:rPr/>
                  </w:rPrChange>
                </w:rPr>
                <w:t>Short circuiting</w:t>
              </w:r>
            </w:ins>
          </w:p>
        </w:tc>
        <w:tc>
          <w:tcPr>
            <w:tcW w:w="3796" w:type="dxa"/>
            <w:noWrap/>
            <w:hideMark/>
            <w:tcPrChange w:id="2857" w:author="Chiarelo, Hugo" w:date="2025-09-03T18:44:00Z" w16du:dateUtc="2025-09-03T21:44:00Z">
              <w:tcPr>
                <w:tcW w:w="1868" w:type="dxa"/>
                <w:gridSpan w:val="2"/>
                <w:noWrap/>
                <w:hideMark/>
              </w:tcPr>
            </w:tcPrChange>
          </w:tcPr>
          <w:p w14:paraId="6B86E61D" w14:textId="77777777" w:rsidR="00300400" w:rsidRPr="001F0A69" w:rsidRDefault="00300400">
            <w:pPr>
              <w:tabs>
                <w:tab w:val="left" w:pos="3870"/>
              </w:tabs>
              <w:spacing w:line="276" w:lineRule="auto"/>
              <w:rPr>
                <w:ins w:id="2858" w:author="Alvarenga, Agatha" w:date="2025-05-13T16:03:00Z"/>
                <w:rFonts w:cs="Arial"/>
                <w:sz w:val="14"/>
                <w:szCs w:val="14"/>
                <w:rPrChange w:id="2859" w:author="Chiarelo, Hugo" w:date="2025-11-03T10:58:00Z" w16du:dateUtc="2025-11-03T13:58:00Z">
                  <w:rPr>
                    <w:ins w:id="2860" w:author="Alvarenga, Agatha" w:date="2025-05-13T16:03:00Z"/>
                  </w:rPr>
                </w:rPrChange>
              </w:rPr>
              <w:pPrChange w:id="2861" w:author="Chiarelo, Hugo" w:date="2025-09-03T18:16:00Z" w16du:dateUtc="2025-09-03T21:16:00Z">
                <w:pPr>
                  <w:tabs>
                    <w:tab w:val="left" w:pos="3870"/>
                  </w:tabs>
                  <w:spacing w:line="276" w:lineRule="auto"/>
                  <w:jc w:val="center"/>
                </w:pPr>
              </w:pPrChange>
            </w:pPr>
            <w:ins w:id="2862" w:author="Alvarenga, Agatha" w:date="2025-05-13T16:03:00Z">
              <w:r w:rsidRPr="001F0A69">
                <w:rPr>
                  <w:rFonts w:cs="Arial"/>
                  <w:sz w:val="14"/>
                  <w:szCs w:val="14"/>
                  <w:rPrChange w:id="2863" w:author="Chiarelo, Hugo" w:date="2025-11-03T10:58:00Z" w16du:dateUtc="2025-11-03T13:58:00Z">
                    <w:rPr/>
                  </w:rPrChange>
                </w:rPr>
                <w:t>Short circuit</w:t>
              </w:r>
            </w:ins>
          </w:p>
        </w:tc>
      </w:tr>
      <w:tr w:rsidR="008A026A" w:rsidRPr="001F0A69" w14:paraId="02EB9380" w14:textId="77777777" w:rsidTr="00920895">
        <w:tblPrEx>
          <w:tblPrExChange w:id="2864" w:author="Chiarelo, Hugo" w:date="2025-09-03T18:44:00Z" w16du:dateUtc="2025-09-03T21:44:00Z">
            <w:tblPrEx>
              <w:tblW w:w="7157" w:type="dxa"/>
            </w:tblPrEx>
          </w:tblPrExChange>
        </w:tblPrEx>
        <w:trPr>
          <w:trHeight w:val="250"/>
          <w:ins w:id="2865" w:author="Alvarenga, Agatha" w:date="2025-05-13T16:03:00Z"/>
          <w:trPrChange w:id="2866" w:author="Chiarelo, Hugo" w:date="2025-09-03T18:44:00Z" w16du:dateUtc="2025-09-03T21:44:00Z">
            <w:trPr>
              <w:gridAfter w:val="0"/>
              <w:trHeight w:val="250"/>
            </w:trPr>
          </w:trPrChange>
        </w:trPr>
        <w:tc>
          <w:tcPr>
            <w:tcW w:w="712" w:type="dxa"/>
            <w:noWrap/>
            <w:hideMark/>
            <w:tcPrChange w:id="2867" w:author="Chiarelo, Hugo" w:date="2025-09-03T18:44:00Z" w16du:dateUtc="2025-09-03T21:44:00Z">
              <w:tcPr>
                <w:tcW w:w="712" w:type="dxa"/>
                <w:noWrap/>
                <w:hideMark/>
              </w:tcPr>
            </w:tcPrChange>
          </w:tcPr>
          <w:p w14:paraId="205BC823" w14:textId="77777777" w:rsidR="00300400" w:rsidRPr="001F0A69" w:rsidRDefault="00300400">
            <w:pPr>
              <w:tabs>
                <w:tab w:val="left" w:pos="3870"/>
              </w:tabs>
              <w:spacing w:line="276" w:lineRule="auto"/>
              <w:rPr>
                <w:ins w:id="2868" w:author="Alvarenga, Agatha" w:date="2025-05-13T16:03:00Z"/>
                <w:rFonts w:cs="Arial"/>
                <w:sz w:val="14"/>
                <w:szCs w:val="14"/>
                <w:rPrChange w:id="2869" w:author="Chiarelo, Hugo" w:date="2025-11-03T10:58:00Z" w16du:dateUtc="2025-11-03T13:58:00Z">
                  <w:rPr>
                    <w:ins w:id="2870" w:author="Alvarenga, Agatha" w:date="2025-05-13T16:03:00Z"/>
                  </w:rPr>
                </w:rPrChange>
              </w:rPr>
              <w:pPrChange w:id="2871" w:author="Chiarelo, Hugo" w:date="2025-09-03T18:25:00Z" w16du:dateUtc="2025-09-03T21:25:00Z">
                <w:pPr>
                  <w:tabs>
                    <w:tab w:val="left" w:pos="3870"/>
                  </w:tabs>
                  <w:spacing w:line="276" w:lineRule="auto"/>
                  <w:jc w:val="center"/>
                </w:pPr>
              </w:pPrChange>
            </w:pPr>
            <w:ins w:id="2872" w:author="Alvarenga, Agatha" w:date="2025-05-13T16:03:00Z">
              <w:r w:rsidRPr="001F0A69">
                <w:rPr>
                  <w:rFonts w:cs="Arial"/>
                  <w:sz w:val="14"/>
                  <w:szCs w:val="14"/>
                  <w:rPrChange w:id="2873" w:author="Chiarelo, Hugo" w:date="2025-11-03T10:58:00Z" w16du:dateUtc="2025-11-03T13:58:00Z">
                    <w:rPr/>
                  </w:rPrChange>
                </w:rPr>
                <w:t>4</w:t>
              </w:r>
            </w:ins>
          </w:p>
        </w:tc>
        <w:tc>
          <w:tcPr>
            <w:tcW w:w="2332" w:type="dxa"/>
            <w:noWrap/>
            <w:hideMark/>
            <w:tcPrChange w:id="2874" w:author="Chiarelo, Hugo" w:date="2025-09-03T18:44:00Z" w16du:dateUtc="2025-09-03T21:44:00Z">
              <w:tcPr>
                <w:tcW w:w="2332" w:type="dxa"/>
                <w:gridSpan w:val="2"/>
                <w:noWrap/>
                <w:hideMark/>
              </w:tcPr>
            </w:tcPrChange>
          </w:tcPr>
          <w:p w14:paraId="7C19A281" w14:textId="77777777" w:rsidR="00300400" w:rsidRPr="001F0A69" w:rsidRDefault="00300400">
            <w:pPr>
              <w:tabs>
                <w:tab w:val="left" w:pos="3870"/>
              </w:tabs>
              <w:spacing w:line="276" w:lineRule="auto"/>
              <w:rPr>
                <w:ins w:id="2875" w:author="Alvarenga, Agatha" w:date="2025-05-13T16:03:00Z"/>
                <w:rFonts w:cs="Arial"/>
                <w:sz w:val="14"/>
                <w:szCs w:val="14"/>
                <w:rPrChange w:id="2876" w:author="Chiarelo, Hugo" w:date="2025-11-03T10:58:00Z" w16du:dateUtc="2025-11-03T13:58:00Z">
                  <w:rPr>
                    <w:ins w:id="2877" w:author="Alvarenga, Agatha" w:date="2025-05-13T16:03:00Z"/>
                  </w:rPr>
                </w:rPrChange>
              </w:rPr>
              <w:pPrChange w:id="2878" w:author="Chiarelo, Hugo" w:date="2025-09-03T18:25:00Z" w16du:dateUtc="2025-09-03T21:25:00Z">
                <w:pPr>
                  <w:tabs>
                    <w:tab w:val="left" w:pos="3870"/>
                  </w:tabs>
                  <w:spacing w:line="276" w:lineRule="auto"/>
                  <w:jc w:val="center"/>
                </w:pPr>
              </w:pPrChange>
            </w:pPr>
            <w:ins w:id="2879" w:author="Alvarenga, Agatha" w:date="2025-05-13T16:03:00Z">
              <w:r w:rsidRPr="001F0A69">
                <w:rPr>
                  <w:rFonts w:cs="Arial"/>
                  <w:sz w:val="14"/>
                  <w:szCs w:val="14"/>
                  <w:rPrChange w:id="2880" w:author="Chiarelo, Hugo" w:date="2025-11-03T10:58:00Z" w16du:dateUtc="2025-11-03T13:58:00Z">
                    <w:rPr/>
                  </w:rPrChange>
                </w:rPr>
                <w:t>Electrical failure</w:t>
              </w:r>
            </w:ins>
          </w:p>
        </w:tc>
        <w:tc>
          <w:tcPr>
            <w:tcW w:w="712" w:type="dxa"/>
            <w:noWrap/>
            <w:hideMark/>
            <w:tcPrChange w:id="2881" w:author="Chiarelo, Hugo" w:date="2025-09-03T18:44:00Z" w16du:dateUtc="2025-09-03T21:44:00Z">
              <w:tcPr>
                <w:tcW w:w="712" w:type="dxa"/>
                <w:gridSpan w:val="2"/>
                <w:noWrap/>
                <w:hideMark/>
              </w:tcPr>
            </w:tcPrChange>
          </w:tcPr>
          <w:p w14:paraId="7E7C2D1D" w14:textId="77777777" w:rsidR="00300400" w:rsidRPr="001F0A69" w:rsidRDefault="00300400">
            <w:pPr>
              <w:tabs>
                <w:tab w:val="left" w:pos="3870"/>
              </w:tabs>
              <w:spacing w:line="276" w:lineRule="auto"/>
              <w:rPr>
                <w:ins w:id="2882" w:author="Alvarenga, Agatha" w:date="2025-05-13T16:03:00Z"/>
                <w:rFonts w:cs="Arial"/>
                <w:sz w:val="14"/>
                <w:szCs w:val="14"/>
                <w:rPrChange w:id="2883" w:author="Chiarelo, Hugo" w:date="2025-11-03T10:58:00Z" w16du:dateUtc="2025-11-03T13:58:00Z">
                  <w:rPr>
                    <w:ins w:id="2884" w:author="Alvarenga, Agatha" w:date="2025-05-13T16:03:00Z"/>
                  </w:rPr>
                </w:rPrChange>
              </w:rPr>
              <w:pPrChange w:id="2885" w:author="Chiarelo, Hugo" w:date="2025-09-03T18:25:00Z" w16du:dateUtc="2025-09-03T21:25:00Z">
                <w:pPr>
                  <w:tabs>
                    <w:tab w:val="left" w:pos="3870"/>
                  </w:tabs>
                  <w:spacing w:line="276" w:lineRule="auto"/>
                  <w:jc w:val="center"/>
                </w:pPr>
              </w:pPrChange>
            </w:pPr>
            <w:ins w:id="2886" w:author="Alvarenga, Agatha" w:date="2025-05-13T16:03:00Z">
              <w:r w:rsidRPr="001F0A69">
                <w:rPr>
                  <w:rFonts w:cs="Arial"/>
                  <w:sz w:val="14"/>
                  <w:szCs w:val="14"/>
                  <w:rPrChange w:id="2887" w:author="Chiarelo, Hugo" w:date="2025-11-03T10:58:00Z" w16du:dateUtc="2025-11-03T13:58:00Z">
                    <w:rPr/>
                  </w:rPrChange>
                </w:rPr>
                <w:t>4.2</w:t>
              </w:r>
            </w:ins>
          </w:p>
        </w:tc>
        <w:tc>
          <w:tcPr>
            <w:tcW w:w="1533" w:type="dxa"/>
            <w:noWrap/>
            <w:hideMark/>
            <w:tcPrChange w:id="2888" w:author="Chiarelo, Hugo" w:date="2025-09-03T18:44:00Z" w16du:dateUtc="2025-09-03T21:44:00Z">
              <w:tcPr>
                <w:tcW w:w="1533" w:type="dxa"/>
                <w:gridSpan w:val="2"/>
                <w:noWrap/>
                <w:hideMark/>
              </w:tcPr>
            </w:tcPrChange>
          </w:tcPr>
          <w:p w14:paraId="7CDBB448" w14:textId="77777777" w:rsidR="00300400" w:rsidRPr="001F0A69" w:rsidRDefault="00300400">
            <w:pPr>
              <w:tabs>
                <w:tab w:val="left" w:pos="3870"/>
              </w:tabs>
              <w:spacing w:line="276" w:lineRule="auto"/>
              <w:rPr>
                <w:ins w:id="2889" w:author="Alvarenga, Agatha" w:date="2025-05-13T16:03:00Z"/>
                <w:rFonts w:cs="Arial"/>
                <w:sz w:val="14"/>
                <w:szCs w:val="14"/>
                <w:rPrChange w:id="2890" w:author="Chiarelo, Hugo" w:date="2025-11-03T10:58:00Z" w16du:dateUtc="2025-11-03T13:58:00Z">
                  <w:rPr>
                    <w:ins w:id="2891" w:author="Alvarenga, Agatha" w:date="2025-05-13T16:03:00Z"/>
                  </w:rPr>
                </w:rPrChange>
              </w:rPr>
              <w:pPrChange w:id="2892" w:author="Chiarelo, Hugo" w:date="2025-09-03T18:25:00Z" w16du:dateUtc="2025-09-03T21:25:00Z">
                <w:pPr>
                  <w:tabs>
                    <w:tab w:val="left" w:pos="3870"/>
                  </w:tabs>
                  <w:spacing w:line="276" w:lineRule="auto"/>
                  <w:jc w:val="center"/>
                </w:pPr>
              </w:pPrChange>
            </w:pPr>
            <w:ins w:id="2893" w:author="Alvarenga, Agatha" w:date="2025-05-13T16:03:00Z">
              <w:r w:rsidRPr="001F0A69">
                <w:rPr>
                  <w:rFonts w:cs="Arial"/>
                  <w:sz w:val="14"/>
                  <w:szCs w:val="14"/>
                  <w:rPrChange w:id="2894" w:author="Chiarelo, Hugo" w:date="2025-11-03T10:58:00Z" w16du:dateUtc="2025-11-03T13:58:00Z">
                    <w:rPr/>
                  </w:rPrChange>
                </w:rPr>
                <w:t>Open circuit</w:t>
              </w:r>
            </w:ins>
          </w:p>
        </w:tc>
        <w:tc>
          <w:tcPr>
            <w:tcW w:w="3796" w:type="dxa"/>
            <w:noWrap/>
            <w:hideMark/>
            <w:tcPrChange w:id="2895" w:author="Chiarelo, Hugo" w:date="2025-09-03T18:44:00Z" w16du:dateUtc="2025-09-03T21:44:00Z">
              <w:tcPr>
                <w:tcW w:w="1868" w:type="dxa"/>
                <w:gridSpan w:val="2"/>
                <w:noWrap/>
                <w:hideMark/>
              </w:tcPr>
            </w:tcPrChange>
          </w:tcPr>
          <w:p w14:paraId="13A02D03" w14:textId="77777777" w:rsidR="00300400" w:rsidRPr="001F0A69" w:rsidRDefault="00300400">
            <w:pPr>
              <w:tabs>
                <w:tab w:val="left" w:pos="3870"/>
              </w:tabs>
              <w:spacing w:line="276" w:lineRule="auto"/>
              <w:rPr>
                <w:ins w:id="2896" w:author="Alvarenga, Agatha" w:date="2025-05-13T16:03:00Z"/>
                <w:rFonts w:cs="Arial"/>
                <w:sz w:val="14"/>
                <w:szCs w:val="14"/>
                <w:rPrChange w:id="2897" w:author="Chiarelo, Hugo" w:date="2025-11-03T10:58:00Z" w16du:dateUtc="2025-11-03T13:58:00Z">
                  <w:rPr>
                    <w:ins w:id="2898" w:author="Alvarenga, Agatha" w:date="2025-05-13T16:03:00Z"/>
                  </w:rPr>
                </w:rPrChange>
              </w:rPr>
              <w:pPrChange w:id="2899" w:author="Chiarelo, Hugo" w:date="2025-09-03T18:16:00Z" w16du:dateUtc="2025-09-03T21:16:00Z">
                <w:pPr>
                  <w:tabs>
                    <w:tab w:val="left" w:pos="3870"/>
                  </w:tabs>
                  <w:spacing w:line="276" w:lineRule="auto"/>
                  <w:jc w:val="center"/>
                </w:pPr>
              </w:pPrChange>
            </w:pPr>
            <w:ins w:id="2900" w:author="Alvarenga, Agatha" w:date="2025-05-13T16:03:00Z">
              <w:r w:rsidRPr="001F0A69">
                <w:rPr>
                  <w:rFonts w:cs="Arial"/>
                  <w:sz w:val="14"/>
                  <w:szCs w:val="14"/>
                  <w:rPrChange w:id="2901" w:author="Chiarelo, Hugo" w:date="2025-11-03T10:58:00Z" w16du:dateUtc="2025-11-03T13:58:00Z">
                    <w:rPr/>
                  </w:rPrChange>
                </w:rPr>
                <w:t>Disconnection, interruption, broken wire/cable</w:t>
              </w:r>
            </w:ins>
          </w:p>
        </w:tc>
      </w:tr>
      <w:tr w:rsidR="008A026A" w:rsidRPr="001F0A69" w14:paraId="76E124D0" w14:textId="77777777" w:rsidTr="00920895">
        <w:tblPrEx>
          <w:tblPrExChange w:id="2902" w:author="Chiarelo, Hugo" w:date="2025-09-03T18:44:00Z" w16du:dateUtc="2025-09-03T21:44:00Z">
            <w:tblPrEx>
              <w:tblW w:w="7157" w:type="dxa"/>
            </w:tblPrEx>
          </w:tblPrExChange>
        </w:tblPrEx>
        <w:trPr>
          <w:trHeight w:val="250"/>
          <w:ins w:id="2903" w:author="Alvarenga, Agatha" w:date="2025-05-13T16:03:00Z"/>
          <w:trPrChange w:id="2904" w:author="Chiarelo, Hugo" w:date="2025-09-03T18:44:00Z" w16du:dateUtc="2025-09-03T21:44:00Z">
            <w:trPr>
              <w:gridAfter w:val="0"/>
              <w:trHeight w:val="250"/>
            </w:trPr>
          </w:trPrChange>
        </w:trPr>
        <w:tc>
          <w:tcPr>
            <w:tcW w:w="712" w:type="dxa"/>
            <w:noWrap/>
            <w:hideMark/>
            <w:tcPrChange w:id="2905" w:author="Chiarelo, Hugo" w:date="2025-09-03T18:44:00Z" w16du:dateUtc="2025-09-03T21:44:00Z">
              <w:tcPr>
                <w:tcW w:w="712" w:type="dxa"/>
                <w:noWrap/>
                <w:hideMark/>
              </w:tcPr>
            </w:tcPrChange>
          </w:tcPr>
          <w:p w14:paraId="22864CF3" w14:textId="77777777" w:rsidR="00300400" w:rsidRPr="001F0A69" w:rsidRDefault="00300400">
            <w:pPr>
              <w:tabs>
                <w:tab w:val="left" w:pos="3870"/>
              </w:tabs>
              <w:spacing w:line="276" w:lineRule="auto"/>
              <w:rPr>
                <w:ins w:id="2906" w:author="Alvarenga, Agatha" w:date="2025-05-13T16:03:00Z"/>
                <w:rFonts w:cs="Arial"/>
                <w:sz w:val="14"/>
                <w:szCs w:val="14"/>
                <w:rPrChange w:id="2907" w:author="Chiarelo, Hugo" w:date="2025-11-03T10:58:00Z" w16du:dateUtc="2025-11-03T13:58:00Z">
                  <w:rPr>
                    <w:ins w:id="2908" w:author="Alvarenga, Agatha" w:date="2025-05-13T16:03:00Z"/>
                  </w:rPr>
                </w:rPrChange>
              </w:rPr>
              <w:pPrChange w:id="2909" w:author="Chiarelo, Hugo" w:date="2025-09-03T18:25:00Z" w16du:dateUtc="2025-09-03T21:25:00Z">
                <w:pPr>
                  <w:tabs>
                    <w:tab w:val="left" w:pos="3870"/>
                  </w:tabs>
                  <w:spacing w:line="276" w:lineRule="auto"/>
                  <w:jc w:val="center"/>
                </w:pPr>
              </w:pPrChange>
            </w:pPr>
            <w:ins w:id="2910" w:author="Alvarenga, Agatha" w:date="2025-05-13T16:03:00Z">
              <w:r w:rsidRPr="001F0A69">
                <w:rPr>
                  <w:rFonts w:cs="Arial"/>
                  <w:sz w:val="14"/>
                  <w:szCs w:val="14"/>
                  <w:rPrChange w:id="2911" w:author="Chiarelo, Hugo" w:date="2025-11-03T10:58:00Z" w16du:dateUtc="2025-11-03T13:58:00Z">
                    <w:rPr/>
                  </w:rPrChange>
                </w:rPr>
                <w:t>4</w:t>
              </w:r>
            </w:ins>
          </w:p>
        </w:tc>
        <w:tc>
          <w:tcPr>
            <w:tcW w:w="2332" w:type="dxa"/>
            <w:noWrap/>
            <w:hideMark/>
            <w:tcPrChange w:id="2912" w:author="Chiarelo, Hugo" w:date="2025-09-03T18:44:00Z" w16du:dateUtc="2025-09-03T21:44:00Z">
              <w:tcPr>
                <w:tcW w:w="2332" w:type="dxa"/>
                <w:gridSpan w:val="2"/>
                <w:noWrap/>
                <w:hideMark/>
              </w:tcPr>
            </w:tcPrChange>
          </w:tcPr>
          <w:p w14:paraId="1542C9A5" w14:textId="77777777" w:rsidR="00300400" w:rsidRPr="001F0A69" w:rsidRDefault="00300400">
            <w:pPr>
              <w:tabs>
                <w:tab w:val="left" w:pos="3870"/>
              </w:tabs>
              <w:spacing w:line="276" w:lineRule="auto"/>
              <w:rPr>
                <w:ins w:id="2913" w:author="Alvarenga, Agatha" w:date="2025-05-13T16:03:00Z"/>
                <w:rFonts w:cs="Arial"/>
                <w:sz w:val="14"/>
                <w:szCs w:val="14"/>
                <w:rPrChange w:id="2914" w:author="Chiarelo, Hugo" w:date="2025-11-03T10:58:00Z" w16du:dateUtc="2025-11-03T13:58:00Z">
                  <w:rPr>
                    <w:ins w:id="2915" w:author="Alvarenga, Agatha" w:date="2025-05-13T16:03:00Z"/>
                  </w:rPr>
                </w:rPrChange>
              </w:rPr>
              <w:pPrChange w:id="2916" w:author="Chiarelo, Hugo" w:date="2025-09-03T18:25:00Z" w16du:dateUtc="2025-09-03T21:25:00Z">
                <w:pPr>
                  <w:tabs>
                    <w:tab w:val="left" w:pos="3870"/>
                  </w:tabs>
                  <w:spacing w:line="276" w:lineRule="auto"/>
                  <w:jc w:val="center"/>
                </w:pPr>
              </w:pPrChange>
            </w:pPr>
            <w:ins w:id="2917" w:author="Alvarenga, Agatha" w:date="2025-05-13T16:03:00Z">
              <w:r w:rsidRPr="001F0A69">
                <w:rPr>
                  <w:rFonts w:cs="Arial"/>
                  <w:sz w:val="14"/>
                  <w:szCs w:val="14"/>
                  <w:rPrChange w:id="2918" w:author="Chiarelo, Hugo" w:date="2025-11-03T10:58:00Z" w16du:dateUtc="2025-11-03T13:58:00Z">
                    <w:rPr/>
                  </w:rPrChange>
                </w:rPr>
                <w:t>Electrical failure</w:t>
              </w:r>
            </w:ins>
          </w:p>
        </w:tc>
        <w:tc>
          <w:tcPr>
            <w:tcW w:w="712" w:type="dxa"/>
            <w:noWrap/>
            <w:hideMark/>
            <w:tcPrChange w:id="2919" w:author="Chiarelo, Hugo" w:date="2025-09-03T18:44:00Z" w16du:dateUtc="2025-09-03T21:44:00Z">
              <w:tcPr>
                <w:tcW w:w="712" w:type="dxa"/>
                <w:gridSpan w:val="2"/>
                <w:noWrap/>
                <w:hideMark/>
              </w:tcPr>
            </w:tcPrChange>
          </w:tcPr>
          <w:p w14:paraId="3E3E6E5F" w14:textId="77777777" w:rsidR="00300400" w:rsidRPr="001F0A69" w:rsidRDefault="00300400">
            <w:pPr>
              <w:tabs>
                <w:tab w:val="left" w:pos="3870"/>
              </w:tabs>
              <w:spacing w:line="276" w:lineRule="auto"/>
              <w:rPr>
                <w:ins w:id="2920" w:author="Alvarenga, Agatha" w:date="2025-05-13T16:03:00Z"/>
                <w:rFonts w:cs="Arial"/>
                <w:sz w:val="14"/>
                <w:szCs w:val="14"/>
                <w:rPrChange w:id="2921" w:author="Chiarelo, Hugo" w:date="2025-11-03T10:58:00Z" w16du:dateUtc="2025-11-03T13:58:00Z">
                  <w:rPr>
                    <w:ins w:id="2922" w:author="Alvarenga, Agatha" w:date="2025-05-13T16:03:00Z"/>
                  </w:rPr>
                </w:rPrChange>
              </w:rPr>
              <w:pPrChange w:id="2923" w:author="Chiarelo, Hugo" w:date="2025-09-03T18:25:00Z" w16du:dateUtc="2025-09-03T21:25:00Z">
                <w:pPr>
                  <w:tabs>
                    <w:tab w:val="left" w:pos="3870"/>
                  </w:tabs>
                  <w:spacing w:line="276" w:lineRule="auto"/>
                  <w:jc w:val="center"/>
                </w:pPr>
              </w:pPrChange>
            </w:pPr>
            <w:ins w:id="2924" w:author="Alvarenga, Agatha" w:date="2025-05-13T16:03:00Z">
              <w:r w:rsidRPr="001F0A69">
                <w:rPr>
                  <w:rFonts w:cs="Arial"/>
                  <w:sz w:val="14"/>
                  <w:szCs w:val="14"/>
                  <w:rPrChange w:id="2925" w:author="Chiarelo, Hugo" w:date="2025-11-03T10:58:00Z" w16du:dateUtc="2025-11-03T13:58:00Z">
                    <w:rPr/>
                  </w:rPrChange>
                </w:rPr>
                <w:t>4.3</w:t>
              </w:r>
            </w:ins>
          </w:p>
        </w:tc>
        <w:tc>
          <w:tcPr>
            <w:tcW w:w="1533" w:type="dxa"/>
            <w:noWrap/>
            <w:hideMark/>
            <w:tcPrChange w:id="2926" w:author="Chiarelo, Hugo" w:date="2025-09-03T18:44:00Z" w16du:dateUtc="2025-09-03T21:44:00Z">
              <w:tcPr>
                <w:tcW w:w="1533" w:type="dxa"/>
                <w:gridSpan w:val="2"/>
                <w:noWrap/>
                <w:hideMark/>
              </w:tcPr>
            </w:tcPrChange>
          </w:tcPr>
          <w:p w14:paraId="7C1D0B86" w14:textId="77777777" w:rsidR="00300400" w:rsidRPr="001F0A69" w:rsidRDefault="00300400">
            <w:pPr>
              <w:tabs>
                <w:tab w:val="left" w:pos="3870"/>
              </w:tabs>
              <w:spacing w:line="276" w:lineRule="auto"/>
              <w:rPr>
                <w:ins w:id="2927" w:author="Alvarenga, Agatha" w:date="2025-05-13T16:03:00Z"/>
                <w:rFonts w:cs="Arial"/>
                <w:sz w:val="14"/>
                <w:szCs w:val="14"/>
                <w:rPrChange w:id="2928" w:author="Chiarelo, Hugo" w:date="2025-11-03T10:58:00Z" w16du:dateUtc="2025-11-03T13:58:00Z">
                  <w:rPr>
                    <w:ins w:id="2929" w:author="Alvarenga, Agatha" w:date="2025-05-13T16:03:00Z"/>
                  </w:rPr>
                </w:rPrChange>
              </w:rPr>
              <w:pPrChange w:id="2930" w:author="Chiarelo, Hugo" w:date="2025-09-03T18:25:00Z" w16du:dateUtc="2025-09-03T21:25:00Z">
                <w:pPr>
                  <w:tabs>
                    <w:tab w:val="left" w:pos="3870"/>
                  </w:tabs>
                  <w:spacing w:line="276" w:lineRule="auto"/>
                  <w:jc w:val="center"/>
                </w:pPr>
              </w:pPrChange>
            </w:pPr>
            <w:ins w:id="2931" w:author="Alvarenga, Agatha" w:date="2025-05-13T16:03:00Z">
              <w:r w:rsidRPr="001F0A69">
                <w:rPr>
                  <w:rFonts w:cs="Arial"/>
                  <w:sz w:val="14"/>
                  <w:szCs w:val="14"/>
                  <w:rPrChange w:id="2932" w:author="Chiarelo, Hugo" w:date="2025-11-03T10:58:00Z" w16du:dateUtc="2025-11-03T13:58:00Z">
                    <w:rPr/>
                  </w:rPrChange>
                </w:rPr>
                <w:t>No power/voltage</w:t>
              </w:r>
            </w:ins>
          </w:p>
        </w:tc>
        <w:tc>
          <w:tcPr>
            <w:tcW w:w="3796" w:type="dxa"/>
            <w:noWrap/>
            <w:hideMark/>
            <w:tcPrChange w:id="2933" w:author="Chiarelo, Hugo" w:date="2025-09-03T18:44:00Z" w16du:dateUtc="2025-09-03T21:44:00Z">
              <w:tcPr>
                <w:tcW w:w="1868" w:type="dxa"/>
                <w:gridSpan w:val="2"/>
                <w:noWrap/>
                <w:hideMark/>
              </w:tcPr>
            </w:tcPrChange>
          </w:tcPr>
          <w:p w14:paraId="01500BCB" w14:textId="77777777" w:rsidR="00300400" w:rsidRPr="001F0A69" w:rsidRDefault="00300400">
            <w:pPr>
              <w:tabs>
                <w:tab w:val="left" w:pos="3870"/>
              </w:tabs>
              <w:spacing w:line="276" w:lineRule="auto"/>
              <w:rPr>
                <w:ins w:id="2934" w:author="Alvarenga, Agatha" w:date="2025-05-13T16:03:00Z"/>
                <w:rFonts w:cs="Arial"/>
                <w:sz w:val="14"/>
                <w:szCs w:val="14"/>
                <w:rPrChange w:id="2935" w:author="Chiarelo, Hugo" w:date="2025-11-03T10:58:00Z" w16du:dateUtc="2025-11-03T13:58:00Z">
                  <w:rPr>
                    <w:ins w:id="2936" w:author="Alvarenga, Agatha" w:date="2025-05-13T16:03:00Z"/>
                  </w:rPr>
                </w:rPrChange>
              </w:rPr>
              <w:pPrChange w:id="2937" w:author="Chiarelo, Hugo" w:date="2025-09-03T18:16:00Z" w16du:dateUtc="2025-09-03T21:16:00Z">
                <w:pPr>
                  <w:tabs>
                    <w:tab w:val="left" w:pos="3870"/>
                  </w:tabs>
                  <w:spacing w:line="276" w:lineRule="auto"/>
                  <w:jc w:val="center"/>
                </w:pPr>
              </w:pPrChange>
            </w:pPr>
            <w:ins w:id="2938" w:author="Alvarenga, Agatha" w:date="2025-05-13T16:03:00Z">
              <w:r w:rsidRPr="001F0A69">
                <w:rPr>
                  <w:rFonts w:cs="Arial"/>
                  <w:sz w:val="14"/>
                  <w:szCs w:val="14"/>
                  <w:rPrChange w:id="2939" w:author="Chiarelo, Hugo" w:date="2025-11-03T10:58:00Z" w16du:dateUtc="2025-11-03T13:58:00Z">
                    <w:rPr/>
                  </w:rPrChange>
                </w:rPr>
                <w:t>Missing or insufficient electrical power supply</w:t>
              </w:r>
            </w:ins>
          </w:p>
        </w:tc>
      </w:tr>
      <w:tr w:rsidR="008A026A" w:rsidRPr="001F0A69" w14:paraId="786ABC02" w14:textId="77777777" w:rsidTr="00920895">
        <w:tblPrEx>
          <w:tblPrExChange w:id="2940" w:author="Chiarelo, Hugo" w:date="2025-09-03T18:44:00Z" w16du:dateUtc="2025-09-03T21:44:00Z">
            <w:tblPrEx>
              <w:tblW w:w="7157" w:type="dxa"/>
            </w:tblPrEx>
          </w:tblPrExChange>
        </w:tblPrEx>
        <w:trPr>
          <w:trHeight w:val="250"/>
          <w:ins w:id="2941" w:author="Alvarenga, Agatha" w:date="2025-05-13T16:03:00Z"/>
          <w:trPrChange w:id="2942" w:author="Chiarelo, Hugo" w:date="2025-09-03T18:44:00Z" w16du:dateUtc="2025-09-03T21:44:00Z">
            <w:trPr>
              <w:gridAfter w:val="0"/>
              <w:trHeight w:val="250"/>
            </w:trPr>
          </w:trPrChange>
        </w:trPr>
        <w:tc>
          <w:tcPr>
            <w:tcW w:w="712" w:type="dxa"/>
            <w:noWrap/>
            <w:hideMark/>
            <w:tcPrChange w:id="2943" w:author="Chiarelo, Hugo" w:date="2025-09-03T18:44:00Z" w16du:dateUtc="2025-09-03T21:44:00Z">
              <w:tcPr>
                <w:tcW w:w="712" w:type="dxa"/>
                <w:noWrap/>
                <w:hideMark/>
              </w:tcPr>
            </w:tcPrChange>
          </w:tcPr>
          <w:p w14:paraId="364E3700" w14:textId="77777777" w:rsidR="00300400" w:rsidRPr="001F0A69" w:rsidRDefault="00300400">
            <w:pPr>
              <w:tabs>
                <w:tab w:val="left" w:pos="3870"/>
              </w:tabs>
              <w:spacing w:line="276" w:lineRule="auto"/>
              <w:rPr>
                <w:ins w:id="2944" w:author="Alvarenga, Agatha" w:date="2025-05-13T16:03:00Z"/>
                <w:rFonts w:cs="Arial"/>
                <w:sz w:val="14"/>
                <w:szCs w:val="14"/>
                <w:rPrChange w:id="2945" w:author="Chiarelo, Hugo" w:date="2025-11-03T10:58:00Z" w16du:dateUtc="2025-11-03T13:58:00Z">
                  <w:rPr>
                    <w:ins w:id="2946" w:author="Alvarenga, Agatha" w:date="2025-05-13T16:03:00Z"/>
                  </w:rPr>
                </w:rPrChange>
              </w:rPr>
              <w:pPrChange w:id="2947" w:author="Chiarelo, Hugo" w:date="2025-09-03T18:25:00Z" w16du:dateUtc="2025-09-03T21:25:00Z">
                <w:pPr>
                  <w:tabs>
                    <w:tab w:val="left" w:pos="3870"/>
                  </w:tabs>
                  <w:spacing w:line="276" w:lineRule="auto"/>
                  <w:jc w:val="center"/>
                </w:pPr>
              </w:pPrChange>
            </w:pPr>
            <w:ins w:id="2948" w:author="Alvarenga, Agatha" w:date="2025-05-13T16:03:00Z">
              <w:r w:rsidRPr="001F0A69">
                <w:rPr>
                  <w:rFonts w:cs="Arial"/>
                  <w:sz w:val="14"/>
                  <w:szCs w:val="14"/>
                  <w:rPrChange w:id="2949" w:author="Chiarelo, Hugo" w:date="2025-11-03T10:58:00Z" w16du:dateUtc="2025-11-03T13:58:00Z">
                    <w:rPr/>
                  </w:rPrChange>
                </w:rPr>
                <w:t>4</w:t>
              </w:r>
            </w:ins>
          </w:p>
        </w:tc>
        <w:tc>
          <w:tcPr>
            <w:tcW w:w="2332" w:type="dxa"/>
            <w:noWrap/>
            <w:hideMark/>
            <w:tcPrChange w:id="2950" w:author="Chiarelo, Hugo" w:date="2025-09-03T18:44:00Z" w16du:dateUtc="2025-09-03T21:44:00Z">
              <w:tcPr>
                <w:tcW w:w="2332" w:type="dxa"/>
                <w:gridSpan w:val="2"/>
                <w:noWrap/>
                <w:hideMark/>
              </w:tcPr>
            </w:tcPrChange>
          </w:tcPr>
          <w:p w14:paraId="71A0CE8B" w14:textId="77777777" w:rsidR="00300400" w:rsidRPr="001F0A69" w:rsidRDefault="00300400">
            <w:pPr>
              <w:tabs>
                <w:tab w:val="left" w:pos="3870"/>
              </w:tabs>
              <w:spacing w:line="276" w:lineRule="auto"/>
              <w:rPr>
                <w:ins w:id="2951" w:author="Alvarenga, Agatha" w:date="2025-05-13T16:03:00Z"/>
                <w:rFonts w:cs="Arial"/>
                <w:sz w:val="14"/>
                <w:szCs w:val="14"/>
                <w:rPrChange w:id="2952" w:author="Chiarelo, Hugo" w:date="2025-11-03T10:58:00Z" w16du:dateUtc="2025-11-03T13:58:00Z">
                  <w:rPr>
                    <w:ins w:id="2953" w:author="Alvarenga, Agatha" w:date="2025-05-13T16:03:00Z"/>
                  </w:rPr>
                </w:rPrChange>
              </w:rPr>
              <w:pPrChange w:id="2954" w:author="Chiarelo, Hugo" w:date="2025-09-03T18:25:00Z" w16du:dateUtc="2025-09-03T21:25:00Z">
                <w:pPr>
                  <w:tabs>
                    <w:tab w:val="left" w:pos="3870"/>
                  </w:tabs>
                  <w:spacing w:line="276" w:lineRule="auto"/>
                  <w:jc w:val="center"/>
                </w:pPr>
              </w:pPrChange>
            </w:pPr>
            <w:ins w:id="2955" w:author="Alvarenga, Agatha" w:date="2025-05-13T16:03:00Z">
              <w:r w:rsidRPr="001F0A69">
                <w:rPr>
                  <w:rFonts w:cs="Arial"/>
                  <w:sz w:val="14"/>
                  <w:szCs w:val="14"/>
                  <w:rPrChange w:id="2956" w:author="Chiarelo, Hugo" w:date="2025-11-03T10:58:00Z" w16du:dateUtc="2025-11-03T13:58:00Z">
                    <w:rPr/>
                  </w:rPrChange>
                </w:rPr>
                <w:t>Electrical failure</w:t>
              </w:r>
            </w:ins>
          </w:p>
        </w:tc>
        <w:tc>
          <w:tcPr>
            <w:tcW w:w="712" w:type="dxa"/>
            <w:noWrap/>
            <w:hideMark/>
            <w:tcPrChange w:id="2957" w:author="Chiarelo, Hugo" w:date="2025-09-03T18:44:00Z" w16du:dateUtc="2025-09-03T21:44:00Z">
              <w:tcPr>
                <w:tcW w:w="712" w:type="dxa"/>
                <w:gridSpan w:val="2"/>
                <w:noWrap/>
                <w:hideMark/>
              </w:tcPr>
            </w:tcPrChange>
          </w:tcPr>
          <w:p w14:paraId="412098A4" w14:textId="77777777" w:rsidR="00300400" w:rsidRPr="001F0A69" w:rsidRDefault="00300400">
            <w:pPr>
              <w:tabs>
                <w:tab w:val="left" w:pos="3870"/>
              </w:tabs>
              <w:spacing w:line="276" w:lineRule="auto"/>
              <w:rPr>
                <w:ins w:id="2958" w:author="Alvarenga, Agatha" w:date="2025-05-13T16:03:00Z"/>
                <w:rFonts w:cs="Arial"/>
                <w:sz w:val="14"/>
                <w:szCs w:val="14"/>
                <w:rPrChange w:id="2959" w:author="Chiarelo, Hugo" w:date="2025-11-03T10:58:00Z" w16du:dateUtc="2025-11-03T13:58:00Z">
                  <w:rPr>
                    <w:ins w:id="2960" w:author="Alvarenga, Agatha" w:date="2025-05-13T16:03:00Z"/>
                  </w:rPr>
                </w:rPrChange>
              </w:rPr>
              <w:pPrChange w:id="2961" w:author="Chiarelo, Hugo" w:date="2025-09-03T18:25:00Z" w16du:dateUtc="2025-09-03T21:25:00Z">
                <w:pPr>
                  <w:tabs>
                    <w:tab w:val="left" w:pos="3870"/>
                  </w:tabs>
                  <w:spacing w:line="276" w:lineRule="auto"/>
                  <w:jc w:val="center"/>
                </w:pPr>
              </w:pPrChange>
            </w:pPr>
            <w:ins w:id="2962" w:author="Alvarenga, Agatha" w:date="2025-05-13T16:03:00Z">
              <w:r w:rsidRPr="001F0A69">
                <w:rPr>
                  <w:rFonts w:cs="Arial"/>
                  <w:sz w:val="14"/>
                  <w:szCs w:val="14"/>
                  <w:rPrChange w:id="2963" w:author="Chiarelo, Hugo" w:date="2025-11-03T10:58:00Z" w16du:dateUtc="2025-11-03T13:58:00Z">
                    <w:rPr/>
                  </w:rPrChange>
                </w:rPr>
                <w:t>4.4</w:t>
              </w:r>
            </w:ins>
          </w:p>
        </w:tc>
        <w:tc>
          <w:tcPr>
            <w:tcW w:w="1533" w:type="dxa"/>
            <w:noWrap/>
            <w:hideMark/>
            <w:tcPrChange w:id="2964" w:author="Chiarelo, Hugo" w:date="2025-09-03T18:44:00Z" w16du:dateUtc="2025-09-03T21:44:00Z">
              <w:tcPr>
                <w:tcW w:w="1533" w:type="dxa"/>
                <w:gridSpan w:val="2"/>
                <w:noWrap/>
                <w:hideMark/>
              </w:tcPr>
            </w:tcPrChange>
          </w:tcPr>
          <w:p w14:paraId="1A8CA605" w14:textId="77777777" w:rsidR="00300400" w:rsidRPr="001F0A69" w:rsidRDefault="00300400">
            <w:pPr>
              <w:tabs>
                <w:tab w:val="left" w:pos="3870"/>
              </w:tabs>
              <w:spacing w:line="276" w:lineRule="auto"/>
              <w:rPr>
                <w:ins w:id="2965" w:author="Alvarenga, Agatha" w:date="2025-05-13T16:03:00Z"/>
                <w:rFonts w:cs="Arial"/>
                <w:sz w:val="14"/>
                <w:szCs w:val="14"/>
                <w:rPrChange w:id="2966" w:author="Chiarelo, Hugo" w:date="2025-11-03T10:58:00Z" w16du:dateUtc="2025-11-03T13:58:00Z">
                  <w:rPr>
                    <w:ins w:id="2967" w:author="Alvarenga, Agatha" w:date="2025-05-13T16:03:00Z"/>
                  </w:rPr>
                </w:rPrChange>
              </w:rPr>
              <w:pPrChange w:id="2968" w:author="Chiarelo, Hugo" w:date="2025-09-03T18:25:00Z" w16du:dateUtc="2025-09-03T21:25:00Z">
                <w:pPr>
                  <w:tabs>
                    <w:tab w:val="left" w:pos="3870"/>
                  </w:tabs>
                  <w:spacing w:line="276" w:lineRule="auto"/>
                  <w:jc w:val="center"/>
                </w:pPr>
              </w:pPrChange>
            </w:pPr>
            <w:ins w:id="2969" w:author="Alvarenga, Agatha" w:date="2025-05-13T16:03:00Z">
              <w:r w:rsidRPr="001F0A69">
                <w:rPr>
                  <w:rFonts w:cs="Arial"/>
                  <w:sz w:val="14"/>
                  <w:szCs w:val="14"/>
                  <w:rPrChange w:id="2970" w:author="Chiarelo, Hugo" w:date="2025-11-03T10:58:00Z" w16du:dateUtc="2025-11-03T13:58:00Z">
                    <w:rPr/>
                  </w:rPrChange>
                </w:rPr>
                <w:t>Faulty power/voltage</w:t>
              </w:r>
            </w:ins>
          </w:p>
        </w:tc>
        <w:tc>
          <w:tcPr>
            <w:tcW w:w="3796" w:type="dxa"/>
            <w:noWrap/>
            <w:hideMark/>
            <w:tcPrChange w:id="2971" w:author="Chiarelo, Hugo" w:date="2025-09-03T18:44:00Z" w16du:dateUtc="2025-09-03T21:44:00Z">
              <w:tcPr>
                <w:tcW w:w="1868" w:type="dxa"/>
                <w:gridSpan w:val="2"/>
                <w:noWrap/>
                <w:hideMark/>
              </w:tcPr>
            </w:tcPrChange>
          </w:tcPr>
          <w:p w14:paraId="20C9CA83" w14:textId="77777777" w:rsidR="00300400" w:rsidRPr="001F0A69" w:rsidRDefault="00300400">
            <w:pPr>
              <w:tabs>
                <w:tab w:val="left" w:pos="3870"/>
              </w:tabs>
              <w:spacing w:line="276" w:lineRule="auto"/>
              <w:rPr>
                <w:ins w:id="2972" w:author="Alvarenga, Agatha" w:date="2025-05-13T16:03:00Z"/>
                <w:rFonts w:cs="Arial"/>
                <w:sz w:val="14"/>
                <w:szCs w:val="14"/>
                <w:rPrChange w:id="2973" w:author="Chiarelo, Hugo" w:date="2025-11-03T10:58:00Z" w16du:dateUtc="2025-11-03T13:58:00Z">
                  <w:rPr>
                    <w:ins w:id="2974" w:author="Alvarenga, Agatha" w:date="2025-05-13T16:03:00Z"/>
                  </w:rPr>
                </w:rPrChange>
              </w:rPr>
              <w:pPrChange w:id="2975" w:author="Chiarelo, Hugo" w:date="2025-09-03T18:16:00Z" w16du:dateUtc="2025-09-03T21:16:00Z">
                <w:pPr>
                  <w:tabs>
                    <w:tab w:val="left" w:pos="3870"/>
                  </w:tabs>
                  <w:spacing w:line="276" w:lineRule="auto"/>
                  <w:jc w:val="center"/>
                </w:pPr>
              </w:pPrChange>
            </w:pPr>
            <w:ins w:id="2976" w:author="Alvarenga, Agatha" w:date="2025-05-13T16:03:00Z">
              <w:r w:rsidRPr="001F0A69">
                <w:rPr>
                  <w:rFonts w:cs="Arial"/>
                  <w:sz w:val="14"/>
                  <w:szCs w:val="14"/>
                  <w:rPrChange w:id="2977" w:author="Chiarelo, Hugo" w:date="2025-11-03T10:58:00Z" w16du:dateUtc="2025-11-03T13:58:00Z">
                    <w:rPr/>
                  </w:rPrChange>
                </w:rPr>
                <w:t>Faulty electrical power supply...</w:t>
              </w:r>
            </w:ins>
          </w:p>
        </w:tc>
      </w:tr>
      <w:tr w:rsidR="008A026A" w:rsidRPr="001F0A69" w14:paraId="062B431B" w14:textId="77777777" w:rsidTr="00920895">
        <w:tblPrEx>
          <w:tblPrExChange w:id="2978" w:author="Chiarelo, Hugo" w:date="2025-09-03T18:44:00Z" w16du:dateUtc="2025-09-03T21:44:00Z">
            <w:tblPrEx>
              <w:tblW w:w="7157" w:type="dxa"/>
            </w:tblPrEx>
          </w:tblPrExChange>
        </w:tblPrEx>
        <w:trPr>
          <w:trHeight w:val="250"/>
          <w:ins w:id="2979" w:author="Alvarenga, Agatha" w:date="2025-05-13T16:03:00Z"/>
          <w:trPrChange w:id="2980" w:author="Chiarelo, Hugo" w:date="2025-09-03T18:44:00Z" w16du:dateUtc="2025-09-03T21:44:00Z">
            <w:trPr>
              <w:gridAfter w:val="0"/>
              <w:trHeight w:val="250"/>
            </w:trPr>
          </w:trPrChange>
        </w:trPr>
        <w:tc>
          <w:tcPr>
            <w:tcW w:w="712" w:type="dxa"/>
            <w:noWrap/>
            <w:hideMark/>
            <w:tcPrChange w:id="2981" w:author="Chiarelo, Hugo" w:date="2025-09-03T18:44:00Z" w16du:dateUtc="2025-09-03T21:44:00Z">
              <w:tcPr>
                <w:tcW w:w="712" w:type="dxa"/>
                <w:noWrap/>
                <w:hideMark/>
              </w:tcPr>
            </w:tcPrChange>
          </w:tcPr>
          <w:p w14:paraId="31BB9050" w14:textId="77777777" w:rsidR="00300400" w:rsidRPr="001F0A69" w:rsidRDefault="00300400">
            <w:pPr>
              <w:tabs>
                <w:tab w:val="left" w:pos="3870"/>
              </w:tabs>
              <w:spacing w:line="276" w:lineRule="auto"/>
              <w:rPr>
                <w:ins w:id="2982" w:author="Alvarenga, Agatha" w:date="2025-05-13T16:03:00Z"/>
                <w:rFonts w:cs="Arial"/>
                <w:sz w:val="14"/>
                <w:szCs w:val="14"/>
                <w:rPrChange w:id="2983" w:author="Chiarelo, Hugo" w:date="2025-11-03T10:58:00Z" w16du:dateUtc="2025-11-03T13:58:00Z">
                  <w:rPr>
                    <w:ins w:id="2984" w:author="Alvarenga, Agatha" w:date="2025-05-13T16:03:00Z"/>
                  </w:rPr>
                </w:rPrChange>
              </w:rPr>
              <w:pPrChange w:id="2985" w:author="Chiarelo, Hugo" w:date="2025-09-03T18:25:00Z" w16du:dateUtc="2025-09-03T21:25:00Z">
                <w:pPr>
                  <w:tabs>
                    <w:tab w:val="left" w:pos="3870"/>
                  </w:tabs>
                  <w:spacing w:line="276" w:lineRule="auto"/>
                  <w:jc w:val="center"/>
                </w:pPr>
              </w:pPrChange>
            </w:pPr>
            <w:ins w:id="2986" w:author="Alvarenga, Agatha" w:date="2025-05-13T16:03:00Z">
              <w:r w:rsidRPr="001F0A69">
                <w:rPr>
                  <w:rFonts w:cs="Arial"/>
                  <w:sz w:val="14"/>
                  <w:szCs w:val="14"/>
                  <w:rPrChange w:id="2987" w:author="Chiarelo, Hugo" w:date="2025-11-03T10:58:00Z" w16du:dateUtc="2025-11-03T13:58:00Z">
                    <w:rPr/>
                  </w:rPrChange>
                </w:rPr>
                <w:t>4</w:t>
              </w:r>
            </w:ins>
          </w:p>
        </w:tc>
        <w:tc>
          <w:tcPr>
            <w:tcW w:w="2332" w:type="dxa"/>
            <w:noWrap/>
            <w:hideMark/>
            <w:tcPrChange w:id="2988" w:author="Chiarelo, Hugo" w:date="2025-09-03T18:44:00Z" w16du:dateUtc="2025-09-03T21:44:00Z">
              <w:tcPr>
                <w:tcW w:w="2332" w:type="dxa"/>
                <w:gridSpan w:val="2"/>
                <w:noWrap/>
                <w:hideMark/>
              </w:tcPr>
            </w:tcPrChange>
          </w:tcPr>
          <w:p w14:paraId="039C2302" w14:textId="77777777" w:rsidR="00300400" w:rsidRPr="001F0A69" w:rsidRDefault="00300400">
            <w:pPr>
              <w:tabs>
                <w:tab w:val="left" w:pos="3870"/>
              </w:tabs>
              <w:spacing w:line="276" w:lineRule="auto"/>
              <w:rPr>
                <w:ins w:id="2989" w:author="Alvarenga, Agatha" w:date="2025-05-13T16:03:00Z"/>
                <w:rFonts w:cs="Arial"/>
                <w:sz w:val="14"/>
                <w:szCs w:val="14"/>
                <w:rPrChange w:id="2990" w:author="Chiarelo, Hugo" w:date="2025-11-03T10:58:00Z" w16du:dateUtc="2025-11-03T13:58:00Z">
                  <w:rPr>
                    <w:ins w:id="2991" w:author="Alvarenga, Agatha" w:date="2025-05-13T16:03:00Z"/>
                  </w:rPr>
                </w:rPrChange>
              </w:rPr>
              <w:pPrChange w:id="2992" w:author="Chiarelo, Hugo" w:date="2025-09-03T18:25:00Z" w16du:dateUtc="2025-09-03T21:25:00Z">
                <w:pPr>
                  <w:tabs>
                    <w:tab w:val="left" w:pos="3870"/>
                  </w:tabs>
                  <w:spacing w:line="276" w:lineRule="auto"/>
                  <w:jc w:val="center"/>
                </w:pPr>
              </w:pPrChange>
            </w:pPr>
            <w:ins w:id="2993" w:author="Alvarenga, Agatha" w:date="2025-05-13T16:03:00Z">
              <w:r w:rsidRPr="001F0A69">
                <w:rPr>
                  <w:rFonts w:cs="Arial"/>
                  <w:sz w:val="14"/>
                  <w:szCs w:val="14"/>
                  <w:rPrChange w:id="2994" w:author="Chiarelo, Hugo" w:date="2025-11-03T10:58:00Z" w16du:dateUtc="2025-11-03T13:58:00Z">
                    <w:rPr/>
                  </w:rPrChange>
                </w:rPr>
                <w:t>Electrical failure</w:t>
              </w:r>
            </w:ins>
          </w:p>
        </w:tc>
        <w:tc>
          <w:tcPr>
            <w:tcW w:w="712" w:type="dxa"/>
            <w:noWrap/>
            <w:hideMark/>
            <w:tcPrChange w:id="2995" w:author="Chiarelo, Hugo" w:date="2025-09-03T18:44:00Z" w16du:dateUtc="2025-09-03T21:44:00Z">
              <w:tcPr>
                <w:tcW w:w="712" w:type="dxa"/>
                <w:gridSpan w:val="2"/>
                <w:noWrap/>
                <w:hideMark/>
              </w:tcPr>
            </w:tcPrChange>
          </w:tcPr>
          <w:p w14:paraId="17F7C451" w14:textId="77777777" w:rsidR="00300400" w:rsidRPr="001F0A69" w:rsidRDefault="00300400">
            <w:pPr>
              <w:tabs>
                <w:tab w:val="left" w:pos="3870"/>
              </w:tabs>
              <w:spacing w:line="276" w:lineRule="auto"/>
              <w:rPr>
                <w:ins w:id="2996" w:author="Alvarenga, Agatha" w:date="2025-05-13T16:03:00Z"/>
                <w:rFonts w:cs="Arial"/>
                <w:sz w:val="14"/>
                <w:szCs w:val="14"/>
                <w:rPrChange w:id="2997" w:author="Chiarelo, Hugo" w:date="2025-11-03T10:58:00Z" w16du:dateUtc="2025-11-03T13:58:00Z">
                  <w:rPr>
                    <w:ins w:id="2998" w:author="Alvarenga, Agatha" w:date="2025-05-13T16:03:00Z"/>
                  </w:rPr>
                </w:rPrChange>
              </w:rPr>
              <w:pPrChange w:id="2999" w:author="Chiarelo, Hugo" w:date="2025-09-03T18:25:00Z" w16du:dateUtc="2025-09-03T21:25:00Z">
                <w:pPr>
                  <w:tabs>
                    <w:tab w:val="left" w:pos="3870"/>
                  </w:tabs>
                  <w:spacing w:line="276" w:lineRule="auto"/>
                  <w:jc w:val="center"/>
                </w:pPr>
              </w:pPrChange>
            </w:pPr>
            <w:ins w:id="3000" w:author="Alvarenga, Agatha" w:date="2025-05-13T16:03:00Z">
              <w:r w:rsidRPr="001F0A69">
                <w:rPr>
                  <w:rFonts w:cs="Arial"/>
                  <w:sz w:val="14"/>
                  <w:szCs w:val="14"/>
                  <w:rPrChange w:id="3001" w:author="Chiarelo, Hugo" w:date="2025-11-03T10:58:00Z" w16du:dateUtc="2025-11-03T13:58:00Z">
                    <w:rPr/>
                  </w:rPrChange>
                </w:rPr>
                <w:t>4.5</w:t>
              </w:r>
            </w:ins>
          </w:p>
        </w:tc>
        <w:tc>
          <w:tcPr>
            <w:tcW w:w="1533" w:type="dxa"/>
            <w:noWrap/>
            <w:hideMark/>
            <w:tcPrChange w:id="3002" w:author="Chiarelo, Hugo" w:date="2025-09-03T18:44:00Z" w16du:dateUtc="2025-09-03T21:44:00Z">
              <w:tcPr>
                <w:tcW w:w="1533" w:type="dxa"/>
                <w:gridSpan w:val="2"/>
                <w:noWrap/>
                <w:hideMark/>
              </w:tcPr>
            </w:tcPrChange>
          </w:tcPr>
          <w:p w14:paraId="173320EF" w14:textId="77777777" w:rsidR="00300400" w:rsidRPr="001F0A69" w:rsidRDefault="00300400">
            <w:pPr>
              <w:tabs>
                <w:tab w:val="left" w:pos="3870"/>
              </w:tabs>
              <w:spacing w:line="276" w:lineRule="auto"/>
              <w:rPr>
                <w:ins w:id="3003" w:author="Alvarenga, Agatha" w:date="2025-05-13T16:03:00Z"/>
                <w:rFonts w:cs="Arial"/>
                <w:sz w:val="14"/>
                <w:szCs w:val="14"/>
                <w:rPrChange w:id="3004" w:author="Chiarelo, Hugo" w:date="2025-11-03T10:58:00Z" w16du:dateUtc="2025-11-03T13:58:00Z">
                  <w:rPr>
                    <w:ins w:id="3005" w:author="Alvarenga, Agatha" w:date="2025-05-13T16:03:00Z"/>
                  </w:rPr>
                </w:rPrChange>
              </w:rPr>
              <w:pPrChange w:id="3006" w:author="Chiarelo, Hugo" w:date="2025-09-03T18:16:00Z" w16du:dateUtc="2025-09-03T21:16:00Z">
                <w:pPr>
                  <w:tabs>
                    <w:tab w:val="left" w:pos="3870"/>
                  </w:tabs>
                  <w:spacing w:line="276" w:lineRule="auto"/>
                  <w:jc w:val="center"/>
                </w:pPr>
              </w:pPrChange>
            </w:pPr>
            <w:ins w:id="3007" w:author="Alvarenga, Agatha" w:date="2025-05-13T16:03:00Z">
              <w:r w:rsidRPr="001F0A69">
                <w:rPr>
                  <w:rFonts w:cs="Arial"/>
                  <w:sz w:val="14"/>
                  <w:szCs w:val="14"/>
                  <w:rPrChange w:id="3008" w:author="Chiarelo, Hugo" w:date="2025-11-03T10:58:00Z" w16du:dateUtc="2025-11-03T13:58:00Z">
                    <w:rPr/>
                  </w:rPrChange>
                </w:rPr>
                <w:t>Earth/isolation fault</w:t>
              </w:r>
            </w:ins>
          </w:p>
        </w:tc>
        <w:tc>
          <w:tcPr>
            <w:tcW w:w="3796" w:type="dxa"/>
            <w:noWrap/>
            <w:hideMark/>
            <w:tcPrChange w:id="3009" w:author="Chiarelo, Hugo" w:date="2025-09-03T18:44:00Z" w16du:dateUtc="2025-09-03T21:44:00Z">
              <w:tcPr>
                <w:tcW w:w="1868" w:type="dxa"/>
                <w:gridSpan w:val="2"/>
                <w:noWrap/>
                <w:hideMark/>
              </w:tcPr>
            </w:tcPrChange>
          </w:tcPr>
          <w:p w14:paraId="1F832B92" w14:textId="77777777" w:rsidR="00300400" w:rsidRPr="001F0A69" w:rsidRDefault="00300400">
            <w:pPr>
              <w:tabs>
                <w:tab w:val="left" w:pos="3870"/>
              </w:tabs>
              <w:spacing w:line="276" w:lineRule="auto"/>
              <w:rPr>
                <w:ins w:id="3010" w:author="Alvarenga, Agatha" w:date="2025-05-13T16:03:00Z"/>
                <w:rFonts w:cs="Arial"/>
                <w:sz w:val="14"/>
                <w:szCs w:val="14"/>
                <w:rPrChange w:id="3011" w:author="Chiarelo, Hugo" w:date="2025-11-03T10:58:00Z" w16du:dateUtc="2025-11-03T13:58:00Z">
                  <w:rPr>
                    <w:ins w:id="3012" w:author="Alvarenga, Agatha" w:date="2025-05-13T16:03:00Z"/>
                  </w:rPr>
                </w:rPrChange>
              </w:rPr>
              <w:pPrChange w:id="3013" w:author="Chiarelo, Hugo" w:date="2025-09-03T18:16:00Z" w16du:dateUtc="2025-09-03T21:16:00Z">
                <w:pPr>
                  <w:tabs>
                    <w:tab w:val="left" w:pos="3870"/>
                  </w:tabs>
                  <w:spacing w:line="276" w:lineRule="auto"/>
                  <w:jc w:val="center"/>
                </w:pPr>
              </w:pPrChange>
            </w:pPr>
            <w:ins w:id="3014" w:author="Alvarenga, Agatha" w:date="2025-05-13T16:03:00Z">
              <w:r w:rsidRPr="001F0A69">
                <w:rPr>
                  <w:rFonts w:cs="Arial"/>
                  <w:sz w:val="14"/>
                  <w:szCs w:val="14"/>
                  <w:rPrChange w:id="3015" w:author="Chiarelo, Hugo" w:date="2025-11-03T10:58:00Z" w16du:dateUtc="2025-11-03T13:58:00Z">
                    <w:rPr/>
                  </w:rPrChange>
                </w:rPr>
                <w:t>Earth fault, low electrical resistance</w:t>
              </w:r>
            </w:ins>
          </w:p>
        </w:tc>
      </w:tr>
      <w:tr w:rsidR="008A026A" w:rsidRPr="001F0A69" w14:paraId="54567043" w14:textId="77777777" w:rsidTr="00920895">
        <w:tblPrEx>
          <w:tblPrExChange w:id="3016" w:author="Chiarelo, Hugo" w:date="2025-09-03T18:44:00Z" w16du:dateUtc="2025-09-03T21:44:00Z">
            <w:tblPrEx>
              <w:tblW w:w="7157" w:type="dxa"/>
            </w:tblPrEx>
          </w:tblPrExChange>
        </w:tblPrEx>
        <w:trPr>
          <w:trHeight w:val="250"/>
          <w:ins w:id="3017" w:author="Alvarenga, Agatha" w:date="2025-05-13T16:03:00Z"/>
          <w:trPrChange w:id="3018" w:author="Chiarelo, Hugo" w:date="2025-09-03T18:44:00Z" w16du:dateUtc="2025-09-03T21:44:00Z">
            <w:trPr>
              <w:gridAfter w:val="0"/>
              <w:trHeight w:val="250"/>
            </w:trPr>
          </w:trPrChange>
        </w:trPr>
        <w:tc>
          <w:tcPr>
            <w:tcW w:w="712" w:type="dxa"/>
            <w:noWrap/>
            <w:hideMark/>
            <w:tcPrChange w:id="3019" w:author="Chiarelo, Hugo" w:date="2025-09-03T18:44:00Z" w16du:dateUtc="2025-09-03T21:44:00Z">
              <w:tcPr>
                <w:tcW w:w="712" w:type="dxa"/>
                <w:noWrap/>
                <w:hideMark/>
              </w:tcPr>
            </w:tcPrChange>
          </w:tcPr>
          <w:p w14:paraId="44BA05BA" w14:textId="77777777" w:rsidR="00300400" w:rsidRPr="001F0A69" w:rsidRDefault="00300400">
            <w:pPr>
              <w:tabs>
                <w:tab w:val="left" w:pos="3870"/>
              </w:tabs>
              <w:spacing w:line="276" w:lineRule="auto"/>
              <w:rPr>
                <w:ins w:id="3020" w:author="Alvarenga, Agatha" w:date="2025-05-13T16:03:00Z"/>
                <w:rFonts w:cs="Arial"/>
                <w:sz w:val="14"/>
                <w:szCs w:val="14"/>
                <w:rPrChange w:id="3021" w:author="Chiarelo, Hugo" w:date="2025-11-03T10:58:00Z" w16du:dateUtc="2025-11-03T13:58:00Z">
                  <w:rPr>
                    <w:ins w:id="3022" w:author="Alvarenga, Agatha" w:date="2025-05-13T16:03:00Z"/>
                  </w:rPr>
                </w:rPrChange>
              </w:rPr>
              <w:pPrChange w:id="3023" w:author="Chiarelo, Hugo" w:date="2025-09-03T18:26:00Z" w16du:dateUtc="2025-09-03T21:26:00Z">
                <w:pPr>
                  <w:tabs>
                    <w:tab w:val="left" w:pos="3870"/>
                  </w:tabs>
                  <w:spacing w:line="276" w:lineRule="auto"/>
                  <w:jc w:val="center"/>
                </w:pPr>
              </w:pPrChange>
            </w:pPr>
            <w:ins w:id="3024" w:author="Alvarenga, Agatha" w:date="2025-05-13T16:03:00Z">
              <w:r w:rsidRPr="001F0A69">
                <w:rPr>
                  <w:rFonts w:cs="Arial"/>
                  <w:sz w:val="14"/>
                  <w:szCs w:val="14"/>
                  <w:rPrChange w:id="3025" w:author="Chiarelo, Hugo" w:date="2025-11-03T10:58:00Z" w16du:dateUtc="2025-11-03T13:58:00Z">
                    <w:rPr/>
                  </w:rPrChange>
                </w:rPr>
                <w:lastRenderedPageBreak/>
                <w:t>5</w:t>
              </w:r>
            </w:ins>
          </w:p>
        </w:tc>
        <w:tc>
          <w:tcPr>
            <w:tcW w:w="2332" w:type="dxa"/>
            <w:noWrap/>
            <w:hideMark/>
            <w:tcPrChange w:id="3026" w:author="Chiarelo, Hugo" w:date="2025-09-03T18:44:00Z" w16du:dateUtc="2025-09-03T21:44:00Z">
              <w:tcPr>
                <w:tcW w:w="2332" w:type="dxa"/>
                <w:gridSpan w:val="2"/>
                <w:noWrap/>
                <w:hideMark/>
              </w:tcPr>
            </w:tcPrChange>
          </w:tcPr>
          <w:p w14:paraId="2F7A7CC6" w14:textId="77777777" w:rsidR="00300400" w:rsidRPr="001F0A69" w:rsidRDefault="00300400">
            <w:pPr>
              <w:tabs>
                <w:tab w:val="left" w:pos="3870"/>
              </w:tabs>
              <w:spacing w:line="276" w:lineRule="auto"/>
              <w:rPr>
                <w:ins w:id="3027" w:author="Alvarenga, Agatha" w:date="2025-05-13T16:03:00Z"/>
                <w:rFonts w:cs="Arial"/>
                <w:sz w:val="14"/>
                <w:szCs w:val="14"/>
                <w:rPrChange w:id="3028" w:author="Chiarelo, Hugo" w:date="2025-11-03T10:58:00Z" w16du:dateUtc="2025-11-03T13:58:00Z">
                  <w:rPr>
                    <w:ins w:id="3029" w:author="Alvarenga, Agatha" w:date="2025-05-13T16:03:00Z"/>
                  </w:rPr>
                </w:rPrChange>
              </w:rPr>
              <w:pPrChange w:id="3030" w:author="Chiarelo, Hugo" w:date="2025-09-03T18:16:00Z" w16du:dateUtc="2025-09-03T21:16:00Z">
                <w:pPr>
                  <w:tabs>
                    <w:tab w:val="left" w:pos="3870"/>
                  </w:tabs>
                  <w:spacing w:line="276" w:lineRule="auto"/>
                  <w:jc w:val="center"/>
                </w:pPr>
              </w:pPrChange>
            </w:pPr>
            <w:ins w:id="3031" w:author="Alvarenga, Agatha" w:date="2025-05-13T16:03:00Z">
              <w:r w:rsidRPr="001F0A69">
                <w:rPr>
                  <w:rFonts w:cs="Arial"/>
                  <w:sz w:val="14"/>
                  <w:szCs w:val="14"/>
                  <w:rPrChange w:id="3032" w:author="Chiarelo, Hugo" w:date="2025-11-03T10:58:00Z" w16du:dateUtc="2025-11-03T13:58:00Z">
                    <w:rPr/>
                  </w:rPrChange>
                </w:rPr>
                <w:t>External influence</w:t>
              </w:r>
            </w:ins>
          </w:p>
        </w:tc>
        <w:tc>
          <w:tcPr>
            <w:tcW w:w="712" w:type="dxa"/>
            <w:noWrap/>
            <w:hideMark/>
            <w:tcPrChange w:id="3033" w:author="Chiarelo, Hugo" w:date="2025-09-03T18:44:00Z" w16du:dateUtc="2025-09-03T21:44:00Z">
              <w:tcPr>
                <w:tcW w:w="712" w:type="dxa"/>
                <w:gridSpan w:val="2"/>
                <w:noWrap/>
                <w:hideMark/>
              </w:tcPr>
            </w:tcPrChange>
          </w:tcPr>
          <w:p w14:paraId="0911875B" w14:textId="77777777" w:rsidR="00300400" w:rsidRPr="001F0A69" w:rsidRDefault="00300400">
            <w:pPr>
              <w:tabs>
                <w:tab w:val="left" w:pos="3870"/>
              </w:tabs>
              <w:spacing w:line="276" w:lineRule="auto"/>
              <w:rPr>
                <w:ins w:id="3034" w:author="Alvarenga, Agatha" w:date="2025-05-13T16:03:00Z"/>
                <w:rFonts w:cs="Arial"/>
                <w:sz w:val="14"/>
                <w:szCs w:val="14"/>
                <w:rPrChange w:id="3035" w:author="Chiarelo, Hugo" w:date="2025-11-03T10:58:00Z" w16du:dateUtc="2025-11-03T13:58:00Z">
                  <w:rPr>
                    <w:ins w:id="3036" w:author="Alvarenga, Agatha" w:date="2025-05-13T16:03:00Z"/>
                  </w:rPr>
                </w:rPrChange>
              </w:rPr>
              <w:pPrChange w:id="3037" w:author="Chiarelo, Hugo" w:date="2025-09-03T18:25:00Z" w16du:dateUtc="2025-09-03T21:25:00Z">
                <w:pPr>
                  <w:tabs>
                    <w:tab w:val="left" w:pos="3870"/>
                  </w:tabs>
                  <w:spacing w:line="276" w:lineRule="auto"/>
                  <w:jc w:val="center"/>
                </w:pPr>
              </w:pPrChange>
            </w:pPr>
            <w:ins w:id="3038" w:author="Alvarenga, Agatha" w:date="2025-05-13T16:03:00Z">
              <w:r w:rsidRPr="001F0A69">
                <w:rPr>
                  <w:rFonts w:cs="Arial"/>
                  <w:sz w:val="14"/>
                  <w:szCs w:val="14"/>
                  <w:rPrChange w:id="3039" w:author="Chiarelo, Hugo" w:date="2025-11-03T10:58:00Z" w16du:dateUtc="2025-11-03T13:58:00Z">
                    <w:rPr/>
                  </w:rPrChange>
                </w:rPr>
                <w:t>5</w:t>
              </w:r>
            </w:ins>
          </w:p>
        </w:tc>
        <w:tc>
          <w:tcPr>
            <w:tcW w:w="1533" w:type="dxa"/>
            <w:noWrap/>
            <w:hideMark/>
            <w:tcPrChange w:id="3040" w:author="Chiarelo, Hugo" w:date="2025-09-03T18:44:00Z" w16du:dateUtc="2025-09-03T21:44:00Z">
              <w:tcPr>
                <w:tcW w:w="1533" w:type="dxa"/>
                <w:gridSpan w:val="2"/>
                <w:noWrap/>
                <w:hideMark/>
              </w:tcPr>
            </w:tcPrChange>
          </w:tcPr>
          <w:p w14:paraId="00827638" w14:textId="77777777" w:rsidR="00300400" w:rsidRPr="001F0A69" w:rsidRDefault="00300400">
            <w:pPr>
              <w:tabs>
                <w:tab w:val="left" w:pos="3870"/>
              </w:tabs>
              <w:spacing w:line="276" w:lineRule="auto"/>
              <w:rPr>
                <w:ins w:id="3041" w:author="Alvarenga, Agatha" w:date="2025-05-13T16:03:00Z"/>
                <w:rFonts w:cs="Arial"/>
                <w:sz w:val="14"/>
                <w:szCs w:val="14"/>
                <w:rPrChange w:id="3042" w:author="Chiarelo, Hugo" w:date="2025-11-03T10:58:00Z" w16du:dateUtc="2025-11-03T13:58:00Z">
                  <w:rPr>
                    <w:ins w:id="3043" w:author="Alvarenga, Agatha" w:date="2025-05-13T16:03:00Z"/>
                  </w:rPr>
                </w:rPrChange>
              </w:rPr>
              <w:pPrChange w:id="3044" w:author="Chiarelo, Hugo" w:date="2025-09-03T18:16:00Z" w16du:dateUtc="2025-09-03T21:16:00Z">
                <w:pPr>
                  <w:tabs>
                    <w:tab w:val="left" w:pos="3870"/>
                  </w:tabs>
                  <w:spacing w:line="276" w:lineRule="auto"/>
                  <w:jc w:val="center"/>
                </w:pPr>
              </w:pPrChange>
            </w:pPr>
            <w:ins w:id="3045" w:author="Alvarenga, Agatha" w:date="2025-05-13T16:03:00Z">
              <w:r w:rsidRPr="001F0A69">
                <w:rPr>
                  <w:rFonts w:cs="Arial"/>
                  <w:sz w:val="14"/>
                  <w:szCs w:val="14"/>
                  <w:rPrChange w:id="3046" w:author="Chiarelo, Hugo" w:date="2025-11-03T10:58:00Z" w16du:dateUtc="2025-11-03T13:58:00Z">
                    <w:rPr/>
                  </w:rPrChange>
                </w:rPr>
                <w:t>General</w:t>
              </w:r>
            </w:ins>
          </w:p>
        </w:tc>
        <w:tc>
          <w:tcPr>
            <w:tcW w:w="3796" w:type="dxa"/>
            <w:noWrap/>
            <w:hideMark/>
            <w:tcPrChange w:id="3047" w:author="Chiarelo, Hugo" w:date="2025-09-03T18:44:00Z" w16du:dateUtc="2025-09-03T21:44:00Z">
              <w:tcPr>
                <w:tcW w:w="1868" w:type="dxa"/>
                <w:gridSpan w:val="2"/>
                <w:noWrap/>
                <w:hideMark/>
              </w:tcPr>
            </w:tcPrChange>
          </w:tcPr>
          <w:p w14:paraId="27FDF2C0" w14:textId="77777777" w:rsidR="00300400" w:rsidRPr="001F0A69" w:rsidRDefault="00300400">
            <w:pPr>
              <w:tabs>
                <w:tab w:val="left" w:pos="3870"/>
              </w:tabs>
              <w:spacing w:line="276" w:lineRule="auto"/>
              <w:rPr>
                <w:ins w:id="3048" w:author="Alvarenga, Agatha" w:date="2025-05-13T16:03:00Z"/>
                <w:rFonts w:cs="Arial"/>
                <w:sz w:val="14"/>
                <w:szCs w:val="14"/>
                <w:rPrChange w:id="3049" w:author="Chiarelo, Hugo" w:date="2025-11-03T10:58:00Z" w16du:dateUtc="2025-11-03T13:58:00Z">
                  <w:rPr>
                    <w:ins w:id="3050" w:author="Alvarenga, Agatha" w:date="2025-05-13T16:03:00Z"/>
                  </w:rPr>
                </w:rPrChange>
              </w:rPr>
              <w:pPrChange w:id="3051" w:author="Chiarelo, Hugo" w:date="2025-09-03T18:16:00Z" w16du:dateUtc="2025-09-03T21:16:00Z">
                <w:pPr>
                  <w:tabs>
                    <w:tab w:val="left" w:pos="3870"/>
                  </w:tabs>
                  <w:spacing w:line="276" w:lineRule="auto"/>
                  <w:jc w:val="center"/>
                </w:pPr>
              </w:pPrChange>
            </w:pPr>
            <w:ins w:id="3052" w:author="Alvarenga, Agatha" w:date="2025-05-13T16:03:00Z">
              <w:r w:rsidRPr="001F0A69">
                <w:rPr>
                  <w:rFonts w:cs="Arial"/>
                  <w:sz w:val="14"/>
                  <w:szCs w:val="14"/>
                  <w:rPrChange w:id="3053" w:author="Chiarelo, Hugo" w:date="2025-11-03T10:58:00Z" w16du:dateUtc="2025-11-03T13:58:00Z">
                    <w:rPr/>
                  </w:rPrChange>
                </w:rPr>
                <w:t>Failure caused by some external events or substances...</w:t>
              </w:r>
            </w:ins>
          </w:p>
        </w:tc>
      </w:tr>
      <w:tr w:rsidR="008A026A" w:rsidRPr="001F0A69" w14:paraId="5A659021" w14:textId="77777777" w:rsidTr="00920895">
        <w:tblPrEx>
          <w:tblPrExChange w:id="3054" w:author="Chiarelo, Hugo" w:date="2025-09-03T18:44:00Z" w16du:dateUtc="2025-09-03T21:44:00Z">
            <w:tblPrEx>
              <w:tblW w:w="7157" w:type="dxa"/>
            </w:tblPrEx>
          </w:tblPrExChange>
        </w:tblPrEx>
        <w:trPr>
          <w:trHeight w:val="250"/>
          <w:ins w:id="3055" w:author="Alvarenga, Agatha" w:date="2025-05-13T16:03:00Z"/>
          <w:trPrChange w:id="3056" w:author="Chiarelo, Hugo" w:date="2025-09-03T18:44:00Z" w16du:dateUtc="2025-09-03T21:44:00Z">
            <w:trPr>
              <w:gridAfter w:val="0"/>
              <w:trHeight w:val="250"/>
            </w:trPr>
          </w:trPrChange>
        </w:trPr>
        <w:tc>
          <w:tcPr>
            <w:tcW w:w="712" w:type="dxa"/>
            <w:noWrap/>
            <w:hideMark/>
            <w:tcPrChange w:id="3057" w:author="Chiarelo, Hugo" w:date="2025-09-03T18:44:00Z" w16du:dateUtc="2025-09-03T21:44:00Z">
              <w:tcPr>
                <w:tcW w:w="712" w:type="dxa"/>
                <w:noWrap/>
                <w:hideMark/>
              </w:tcPr>
            </w:tcPrChange>
          </w:tcPr>
          <w:p w14:paraId="131DAEBE" w14:textId="77777777" w:rsidR="00300400" w:rsidRPr="001F0A69" w:rsidRDefault="00300400">
            <w:pPr>
              <w:tabs>
                <w:tab w:val="left" w:pos="3870"/>
              </w:tabs>
              <w:spacing w:line="276" w:lineRule="auto"/>
              <w:rPr>
                <w:ins w:id="3058" w:author="Alvarenga, Agatha" w:date="2025-05-13T16:03:00Z"/>
                <w:rFonts w:cs="Arial"/>
                <w:sz w:val="14"/>
                <w:szCs w:val="14"/>
                <w:rPrChange w:id="3059" w:author="Chiarelo, Hugo" w:date="2025-11-03T10:58:00Z" w16du:dateUtc="2025-11-03T13:58:00Z">
                  <w:rPr>
                    <w:ins w:id="3060" w:author="Alvarenga, Agatha" w:date="2025-05-13T16:03:00Z"/>
                  </w:rPr>
                </w:rPrChange>
              </w:rPr>
              <w:pPrChange w:id="3061" w:author="Chiarelo, Hugo" w:date="2025-09-03T18:26:00Z" w16du:dateUtc="2025-09-03T21:26:00Z">
                <w:pPr>
                  <w:tabs>
                    <w:tab w:val="left" w:pos="3870"/>
                  </w:tabs>
                  <w:spacing w:line="276" w:lineRule="auto"/>
                  <w:jc w:val="center"/>
                </w:pPr>
              </w:pPrChange>
            </w:pPr>
            <w:ins w:id="3062" w:author="Alvarenga, Agatha" w:date="2025-05-13T16:03:00Z">
              <w:r w:rsidRPr="001F0A69">
                <w:rPr>
                  <w:rFonts w:cs="Arial"/>
                  <w:sz w:val="14"/>
                  <w:szCs w:val="14"/>
                  <w:rPrChange w:id="3063" w:author="Chiarelo, Hugo" w:date="2025-11-03T10:58:00Z" w16du:dateUtc="2025-11-03T13:58:00Z">
                    <w:rPr/>
                  </w:rPrChange>
                </w:rPr>
                <w:t>5</w:t>
              </w:r>
            </w:ins>
          </w:p>
        </w:tc>
        <w:tc>
          <w:tcPr>
            <w:tcW w:w="2332" w:type="dxa"/>
            <w:noWrap/>
            <w:hideMark/>
            <w:tcPrChange w:id="3064" w:author="Chiarelo, Hugo" w:date="2025-09-03T18:44:00Z" w16du:dateUtc="2025-09-03T21:44:00Z">
              <w:tcPr>
                <w:tcW w:w="2332" w:type="dxa"/>
                <w:gridSpan w:val="2"/>
                <w:noWrap/>
                <w:hideMark/>
              </w:tcPr>
            </w:tcPrChange>
          </w:tcPr>
          <w:p w14:paraId="74C57C7F" w14:textId="77777777" w:rsidR="00300400" w:rsidRPr="001F0A69" w:rsidRDefault="00300400">
            <w:pPr>
              <w:tabs>
                <w:tab w:val="left" w:pos="3870"/>
              </w:tabs>
              <w:spacing w:line="276" w:lineRule="auto"/>
              <w:rPr>
                <w:ins w:id="3065" w:author="Alvarenga, Agatha" w:date="2025-05-13T16:03:00Z"/>
                <w:rFonts w:cs="Arial"/>
                <w:sz w:val="14"/>
                <w:szCs w:val="14"/>
                <w:rPrChange w:id="3066" w:author="Chiarelo, Hugo" w:date="2025-11-03T10:58:00Z" w16du:dateUtc="2025-11-03T13:58:00Z">
                  <w:rPr>
                    <w:ins w:id="3067" w:author="Alvarenga, Agatha" w:date="2025-05-13T16:03:00Z"/>
                  </w:rPr>
                </w:rPrChange>
              </w:rPr>
              <w:pPrChange w:id="3068" w:author="Chiarelo, Hugo" w:date="2025-09-03T18:16:00Z" w16du:dateUtc="2025-09-03T21:16:00Z">
                <w:pPr>
                  <w:tabs>
                    <w:tab w:val="left" w:pos="3870"/>
                  </w:tabs>
                  <w:spacing w:line="276" w:lineRule="auto"/>
                  <w:jc w:val="center"/>
                </w:pPr>
              </w:pPrChange>
            </w:pPr>
            <w:ins w:id="3069" w:author="Alvarenga, Agatha" w:date="2025-05-13T16:03:00Z">
              <w:r w:rsidRPr="001F0A69">
                <w:rPr>
                  <w:rFonts w:cs="Arial"/>
                  <w:sz w:val="14"/>
                  <w:szCs w:val="14"/>
                  <w:rPrChange w:id="3070" w:author="Chiarelo, Hugo" w:date="2025-11-03T10:58:00Z" w16du:dateUtc="2025-11-03T13:58:00Z">
                    <w:rPr/>
                  </w:rPrChange>
                </w:rPr>
                <w:t>External influence</w:t>
              </w:r>
            </w:ins>
          </w:p>
        </w:tc>
        <w:tc>
          <w:tcPr>
            <w:tcW w:w="712" w:type="dxa"/>
            <w:noWrap/>
            <w:hideMark/>
            <w:tcPrChange w:id="3071" w:author="Chiarelo, Hugo" w:date="2025-09-03T18:44:00Z" w16du:dateUtc="2025-09-03T21:44:00Z">
              <w:tcPr>
                <w:tcW w:w="712" w:type="dxa"/>
                <w:gridSpan w:val="2"/>
                <w:noWrap/>
                <w:hideMark/>
              </w:tcPr>
            </w:tcPrChange>
          </w:tcPr>
          <w:p w14:paraId="57460D4B" w14:textId="77777777" w:rsidR="00300400" w:rsidRPr="001F0A69" w:rsidRDefault="00300400">
            <w:pPr>
              <w:tabs>
                <w:tab w:val="left" w:pos="3870"/>
              </w:tabs>
              <w:spacing w:line="276" w:lineRule="auto"/>
              <w:rPr>
                <w:ins w:id="3072" w:author="Alvarenga, Agatha" w:date="2025-05-13T16:03:00Z"/>
                <w:rFonts w:cs="Arial"/>
                <w:sz w:val="14"/>
                <w:szCs w:val="14"/>
                <w:rPrChange w:id="3073" w:author="Chiarelo, Hugo" w:date="2025-11-03T10:58:00Z" w16du:dateUtc="2025-11-03T13:58:00Z">
                  <w:rPr>
                    <w:ins w:id="3074" w:author="Alvarenga, Agatha" w:date="2025-05-13T16:03:00Z"/>
                  </w:rPr>
                </w:rPrChange>
              </w:rPr>
              <w:pPrChange w:id="3075" w:author="Chiarelo, Hugo" w:date="2025-09-03T18:25:00Z" w16du:dateUtc="2025-09-03T21:25:00Z">
                <w:pPr>
                  <w:tabs>
                    <w:tab w:val="left" w:pos="3870"/>
                  </w:tabs>
                  <w:spacing w:line="276" w:lineRule="auto"/>
                  <w:jc w:val="center"/>
                </w:pPr>
              </w:pPrChange>
            </w:pPr>
            <w:ins w:id="3076" w:author="Alvarenga, Agatha" w:date="2025-05-13T16:03:00Z">
              <w:r w:rsidRPr="001F0A69">
                <w:rPr>
                  <w:rFonts w:cs="Arial"/>
                  <w:sz w:val="14"/>
                  <w:szCs w:val="14"/>
                  <w:rPrChange w:id="3077" w:author="Chiarelo, Hugo" w:date="2025-11-03T10:58:00Z" w16du:dateUtc="2025-11-03T13:58:00Z">
                    <w:rPr/>
                  </w:rPrChange>
                </w:rPr>
                <w:t>5.1</w:t>
              </w:r>
            </w:ins>
          </w:p>
        </w:tc>
        <w:tc>
          <w:tcPr>
            <w:tcW w:w="1533" w:type="dxa"/>
            <w:noWrap/>
            <w:hideMark/>
            <w:tcPrChange w:id="3078" w:author="Chiarelo, Hugo" w:date="2025-09-03T18:44:00Z" w16du:dateUtc="2025-09-03T21:44:00Z">
              <w:tcPr>
                <w:tcW w:w="1533" w:type="dxa"/>
                <w:gridSpan w:val="2"/>
                <w:noWrap/>
                <w:hideMark/>
              </w:tcPr>
            </w:tcPrChange>
          </w:tcPr>
          <w:p w14:paraId="3578EB83" w14:textId="77777777" w:rsidR="00300400" w:rsidRPr="001F0A69" w:rsidRDefault="00300400">
            <w:pPr>
              <w:tabs>
                <w:tab w:val="left" w:pos="3870"/>
              </w:tabs>
              <w:spacing w:line="276" w:lineRule="auto"/>
              <w:rPr>
                <w:ins w:id="3079" w:author="Alvarenga, Agatha" w:date="2025-05-13T16:03:00Z"/>
                <w:rFonts w:cs="Arial"/>
                <w:sz w:val="14"/>
                <w:szCs w:val="14"/>
                <w:rPrChange w:id="3080" w:author="Chiarelo, Hugo" w:date="2025-11-03T10:58:00Z" w16du:dateUtc="2025-11-03T13:58:00Z">
                  <w:rPr>
                    <w:ins w:id="3081" w:author="Alvarenga, Agatha" w:date="2025-05-13T16:03:00Z"/>
                  </w:rPr>
                </w:rPrChange>
              </w:rPr>
              <w:pPrChange w:id="3082" w:author="Chiarelo, Hugo" w:date="2025-09-03T18:16:00Z" w16du:dateUtc="2025-09-03T21:16:00Z">
                <w:pPr>
                  <w:tabs>
                    <w:tab w:val="left" w:pos="3870"/>
                  </w:tabs>
                  <w:spacing w:line="276" w:lineRule="auto"/>
                  <w:jc w:val="center"/>
                </w:pPr>
              </w:pPrChange>
            </w:pPr>
            <w:ins w:id="3083" w:author="Alvarenga, Agatha" w:date="2025-05-13T16:03:00Z">
              <w:r w:rsidRPr="001F0A69">
                <w:rPr>
                  <w:rFonts w:cs="Arial"/>
                  <w:sz w:val="14"/>
                  <w:szCs w:val="14"/>
                  <w:rPrChange w:id="3084" w:author="Chiarelo, Hugo" w:date="2025-11-03T10:58:00Z" w16du:dateUtc="2025-11-03T13:58:00Z">
                    <w:rPr/>
                  </w:rPrChange>
                </w:rPr>
                <w:t>Blockage/plugged</w:t>
              </w:r>
            </w:ins>
          </w:p>
        </w:tc>
        <w:tc>
          <w:tcPr>
            <w:tcW w:w="3796" w:type="dxa"/>
            <w:noWrap/>
            <w:hideMark/>
            <w:tcPrChange w:id="3085" w:author="Chiarelo, Hugo" w:date="2025-09-03T18:44:00Z" w16du:dateUtc="2025-09-03T21:44:00Z">
              <w:tcPr>
                <w:tcW w:w="1868" w:type="dxa"/>
                <w:gridSpan w:val="2"/>
                <w:noWrap/>
                <w:hideMark/>
              </w:tcPr>
            </w:tcPrChange>
          </w:tcPr>
          <w:p w14:paraId="7AEFBE54" w14:textId="77777777" w:rsidR="00300400" w:rsidRPr="001F0A69" w:rsidRDefault="00300400">
            <w:pPr>
              <w:tabs>
                <w:tab w:val="left" w:pos="3870"/>
              </w:tabs>
              <w:spacing w:line="276" w:lineRule="auto"/>
              <w:rPr>
                <w:ins w:id="3086" w:author="Alvarenga, Agatha" w:date="2025-05-13T16:03:00Z"/>
                <w:rFonts w:cs="Arial"/>
                <w:sz w:val="14"/>
                <w:szCs w:val="14"/>
                <w:rPrChange w:id="3087" w:author="Chiarelo, Hugo" w:date="2025-11-03T10:58:00Z" w16du:dateUtc="2025-11-03T13:58:00Z">
                  <w:rPr>
                    <w:ins w:id="3088" w:author="Alvarenga, Agatha" w:date="2025-05-13T16:03:00Z"/>
                  </w:rPr>
                </w:rPrChange>
              </w:rPr>
              <w:pPrChange w:id="3089" w:author="Chiarelo, Hugo" w:date="2025-09-03T18:16:00Z" w16du:dateUtc="2025-09-03T21:16:00Z">
                <w:pPr>
                  <w:tabs>
                    <w:tab w:val="left" w:pos="3870"/>
                  </w:tabs>
                  <w:spacing w:line="276" w:lineRule="auto"/>
                  <w:jc w:val="center"/>
                </w:pPr>
              </w:pPrChange>
            </w:pPr>
            <w:ins w:id="3090" w:author="Alvarenga, Agatha" w:date="2025-05-13T16:03:00Z">
              <w:r w:rsidRPr="001F0A69">
                <w:rPr>
                  <w:rFonts w:cs="Arial"/>
                  <w:sz w:val="14"/>
                  <w:szCs w:val="14"/>
                  <w:rPrChange w:id="3091" w:author="Chiarelo, Hugo" w:date="2025-11-03T10:58:00Z" w16du:dateUtc="2025-11-03T13:58:00Z">
                    <w:rPr/>
                  </w:rPrChange>
                </w:rPr>
                <w:t>Flow restricted/blocked...</w:t>
              </w:r>
            </w:ins>
          </w:p>
        </w:tc>
      </w:tr>
      <w:tr w:rsidR="008A026A" w:rsidRPr="001F0A69" w14:paraId="0BBB6911" w14:textId="77777777" w:rsidTr="00920895">
        <w:tblPrEx>
          <w:tblPrExChange w:id="3092" w:author="Chiarelo, Hugo" w:date="2025-09-03T18:44:00Z" w16du:dateUtc="2025-09-03T21:44:00Z">
            <w:tblPrEx>
              <w:tblW w:w="7157" w:type="dxa"/>
            </w:tblPrEx>
          </w:tblPrExChange>
        </w:tblPrEx>
        <w:trPr>
          <w:trHeight w:val="250"/>
          <w:ins w:id="3093" w:author="Alvarenga, Agatha" w:date="2025-05-13T16:03:00Z"/>
          <w:trPrChange w:id="3094" w:author="Chiarelo, Hugo" w:date="2025-09-03T18:44:00Z" w16du:dateUtc="2025-09-03T21:44:00Z">
            <w:trPr>
              <w:gridAfter w:val="0"/>
              <w:trHeight w:val="250"/>
            </w:trPr>
          </w:trPrChange>
        </w:trPr>
        <w:tc>
          <w:tcPr>
            <w:tcW w:w="712" w:type="dxa"/>
            <w:noWrap/>
            <w:hideMark/>
            <w:tcPrChange w:id="3095" w:author="Chiarelo, Hugo" w:date="2025-09-03T18:44:00Z" w16du:dateUtc="2025-09-03T21:44:00Z">
              <w:tcPr>
                <w:tcW w:w="712" w:type="dxa"/>
                <w:noWrap/>
                <w:hideMark/>
              </w:tcPr>
            </w:tcPrChange>
          </w:tcPr>
          <w:p w14:paraId="05572652" w14:textId="77777777" w:rsidR="00300400" w:rsidRPr="001F0A69" w:rsidRDefault="00300400">
            <w:pPr>
              <w:tabs>
                <w:tab w:val="left" w:pos="3870"/>
              </w:tabs>
              <w:spacing w:line="276" w:lineRule="auto"/>
              <w:rPr>
                <w:ins w:id="3096" w:author="Alvarenga, Agatha" w:date="2025-05-13T16:03:00Z"/>
                <w:rFonts w:cs="Arial"/>
                <w:sz w:val="14"/>
                <w:szCs w:val="14"/>
                <w:rPrChange w:id="3097" w:author="Chiarelo, Hugo" w:date="2025-11-03T10:58:00Z" w16du:dateUtc="2025-11-03T13:58:00Z">
                  <w:rPr>
                    <w:ins w:id="3098" w:author="Alvarenga, Agatha" w:date="2025-05-13T16:03:00Z"/>
                  </w:rPr>
                </w:rPrChange>
              </w:rPr>
              <w:pPrChange w:id="3099" w:author="Chiarelo, Hugo" w:date="2025-09-03T18:26:00Z" w16du:dateUtc="2025-09-03T21:26:00Z">
                <w:pPr>
                  <w:tabs>
                    <w:tab w:val="left" w:pos="3870"/>
                  </w:tabs>
                  <w:spacing w:line="276" w:lineRule="auto"/>
                  <w:jc w:val="center"/>
                </w:pPr>
              </w:pPrChange>
            </w:pPr>
            <w:ins w:id="3100" w:author="Alvarenga, Agatha" w:date="2025-05-13T16:03:00Z">
              <w:r w:rsidRPr="001F0A69">
                <w:rPr>
                  <w:rFonts w:cs="Arial"/>
                  <w:sz w:val="14"/>
                  <w:szCs w:val="14"/>
                  <w:rPrChange w:id="3101" w:author="Chiarelo, Hugo" w:date="2025-11-03T10:58:00Z" w16du:dateUtc="2025-11-03T13:58:00Z">
                    <w:rPr/>
                  </w:rPrChange>
                </w:rPr>
                <w:t>5</w:t>
              </w:r>
            </w:ins>
          </w:p>
        </w:tc>
        <w:tc>
          <w:tcPr>
            <w:tcW w:w="2332" w:type="dxa"/>
            <w:noWrap/>
            <w:hideMark/>
            <w:tcPrChange w:id="3102" w:author="Chiarelo, Hugo" w:date="2025-09-03T18:44:00Z" w16du:dateUtc="2025-09-03T21:44:00Z">
              <w:tcPr>
                <w:tcW w:w="2332" w:type="dxa"/>
                <w:gridSpan w:val="2"/>
                <w:noWrap/>
                <w:hideMark/>
              </w:tcPr>
            </w:tcPrChange>
          </w:tcPr>
          <w:p w14:paraId="7B65D394" w14:textId="77777777" w:rsidR="00300400" w:rsidRPr="001F0A69" w:rsidRDefault="00300400">
            <w:pPr>
              <w:tabs>
                <w:tab w:val="left" w:pos="3870"/>
              </w:tabs>
              <w:spacing w:line="276" w:lineRule="auto"/>
              <w:rPr>
                <w:ins w:id="3103" w:author="Alvarenga, Agatha" w:date="2025-05-13T16:03:00Z"/>
                <w:rFonts w:cs="Arial"/>
                <w:sz w:val="14"/>
                <w:szCs w:val="14"/>
                <w:rPrChange w:id="3104" w:author="Chiarelo, Hugo" w:date="2025-11-03T10:58:00Z" w16du:dateUtc="2025-11-03T13:58:00Z">
                  <w:rPr>
                    <w:ins w:id="3105" w:author="Alvarenga, Agatha" w:date="2025-05-13T16:03:00Z"/>
                  </w:rPr>
                </w:rPrChange>
              </w:rPr>
              <w:pPrChange w:id="3106" w:author="Chiarelo, Hugo" w:date="2025-09-03T18:16:00Z" w16du:dateUtc="2025-09-03T21:16:00Z">
                <w:pPr>
                  <w:tabs>
                    <w:tab w:val="left" w:pos="3870"/>
                  </w:tabs>
                  <w:spacing w:line="276" w:lineRule="auto"/>
                  <w:jc w:val="center"/>
                </w:pPr>
              </w:pPrChange>
            </w:pPr>
            <w:ins w:id="3107" w:author="Alvarenga, Agatha" w:date="2025-05-13T16:03:00Z">
              <w:r w:rsidRPr="001F0A69">
                <w:rPr>
                  <w:rFonts w:cs="Arial"/>
                  <w:sz w:val="14"/>
                  <w:szCs w:val="14"/>
                  <w:rPrChange w:id="3108" w:author="Chiarelo, Hugo" w:date="2025-11-03T10:58:00Z" w16du:dateUtc="2025-11-03T13:58:00Z">
                    <w:rPr/>
                  </w:rPrChange>
                </w:rPr>
                <w:t>External influence</w:t>
              </w:r>
            </w:ins>
          </w:p>
        </w:tc>
        <w:tc>
          <w:tcPr>
            <w:tcW w:w="712" w:type="dxa"/>
            <w:noWrap/>
            <w:hideMark/>
            <w:tcPrChange w:id="3109" w:author="Chiarelo, Hugo" w:date="2025-09-03T18:44:00Z" w16du:dateUtc="2025-09-03T21:44:00Z">
              <w:tcPr>
                <w:tcW w:w="712" w:type="dxa"/>
                <w:gridSpan w:val="2"/>
                <w:noWrap/>
                <w:hideMark/>
              </w:tcPr>
            </w:tcPrChange>
          </w:tcPr>
          <w:p w14:paraId="0C72D306" w14:textId="77777777" w:rsidR="00300400" w:rsidRPr="001F0A69" w:rsidRDefault="00300400">
            <w:pPr>
              <w:tabs>
                <w:tab w:val="left" w:pos="3870"/>
              </w:tabs>
              <w:spacing w:line="276" w:lineRule="auto"/>
              <w:rPr>
                <w:ins w:id="3110" w:author="Alvarenga, Agatha" w:date="2025-05-13T16:03:00Z"/>
                <w:rFonts w:cs="Arial"/>
                <w:sz w:val="14"/>
                <w:szCs w:val="14"/>
                <w:rPrChange w:id="3111" w:author="Chiarelo, Hugo" w:date="2025-11-03T10:58:00Z" w16du:dateUtc="2025-11-03T13:58:00Z">
                  <w:rPr>
                    <w:ins w:id="3112" w:author="Alvarenga, Agatha" w:date="2025-05-13T16:03:00Z"/>
                  </w:rPr>
                </w:rPrChange>
              </w:rPr>
              <w:pPrChange w:id="3113" w:author="Chiarelo, Hugo" w:date="2025-09-03T18:25:00Z" w16du:dateUtc="2025-09-03T21:25:00Z">
                <w:pPr>
                  <w:tabs>
                    <w:tab w:val="left" w:pos="3870"/>
                  </w:tabs>
                  <w:spacing w:line="276" w:lineRule="auto"/>
                  <w:jc w:val="center"/>
                </w:pPr>
              </w:pPrChange>
            </w:pPr>
            <w:ins w:id="3114" w:author="Alvarenga, Agatha" w:date="2025-05-13T16:03:00Z">
              <w:r w:rsidRPr="001F0A69">
                <w:rPr>
                  <w:rFonts w:cs="Arial"/>
                  <w:sz w:val="14"/>
                  <w:szCs w:val="14"/>
                  <w:rPrChange w:id="3115" w:author="Chiarelo, Hugo" w:date="2025-11-03T10:58:00Z" w16du:dateUtc="2025-11-03T13:58:00Z">
                    <w:rPr/>
                  </w:rPrChange>
                </w:rPr>
                <w:t>5.2</w:t>
              </w:r>
            </w:ins>
          </w:p>
        </w:tc>
        <w:tc>
          <w:tcPr>
            <w:tcW w:w="1533" w:type="dxa"/>
            <w:noWrap/>
            <w:hideMark/>
            <w:tcPrChange w:id="3116" w:author="Chiarelo, Hugo" w:date="2025-09-03T18:44:00Z" w16du:dateUtc="2025-09-03T21:44:00Z">
              <w:tcPr>
                <w:tcW w:w="1533" w:type="dxa"/>
                <w:gridSpan w:val="2"/>
                <w:noWrap/>
                <w:hideMark/>
              </w:tcPr>
            </w:tcPrChange>
          </w:tcPr>
          <w:p w14:paraId="2C164334" w14:textId="77777777" w:rsidR="00300400" w:rsidRPr="001F0A69" w:rsidRDefault="00300400">
            <w:pPr>
              <w:tabs>
                <w:tab w:val="left" w:pos="3870"/>
              </w:tabs>
              <w:spacing w:line="276" w:lineRule="auto"/>
              <w:rPr>
                <w:ins w:id="3117" w:author="Alvarenga, Agatha" w:date="2025-05-13T16:03:00Z"/>
                <w:rFonts w:cs="Arial"/>
                <w:sz w:val="14"/>
                <w:szCs w:val="14"/>
                <w:rPrChange w:id="3118" w:author="Chiarelo, Hugo" w:date="2025-11-03T10:58:00Z" w16du:dateUtc="2025-11-03T13:58:00Z">
                  <w:rPr>
                    <w:ins w:id="3119" w:author="Alvarenga, Agatha" w:date="2025-05-13T16:03:00Z"/>
                  </w:rPr>
                </w:rPrChange>
              </w:rPr>
              <w:pPrChange w:id="3120" w:author="Chiarelo, Hugo" w:date="2025-09-03T18:16:00Z" w16du:dateUtc="2025-09-03T21:16:00Z">
                <w:pPr>
                  <w:tabs>
                    <w:tab w:val="left" w:pos="3870"/>
                  </w:tabs>
                  <w:spacing w:line="276" w:lineRule="auto"/>
                  <w:jc w:val="center"/>
                </w:pPr>
              </w:pPrChange>
            </w:pPr>
            <w:ins w:id="3121" w:author="Alvarenga, Agatha" w:date="2025-05-13T16:03:00Z">
              <w:r w:rsidRPr="001F0A69">
                <w:rPr>
                  <w:rFonts w:cs="Arial"/>
                  <w:sz w:val="14"/>
                  <w:szCs w:val="14"/>
                  <w:rPrChange w:id="3122" w:author="Chiarelo, Hugo" w:date="2025-11-03T10:58:00Z" w16du:dateUtc="2025-11-03T13:58:00Z">
                    <w:rPr/>
                  </w:rPrChange>
                </w:rPr>
                <w:t>Contamination</w:t>
              </w:r>
            </w:ins>
          </w:p>
        </w:tc>
        <w:tc>
          <w:tcPr>
            <w:tcW w:w="3796" w:type="dxa"/>
            <w:noWrap/>
            <w:hideMark/>
            <w:tcPrChange w:id="3123" w:author="Chiarelo, Hugo" w:date="2025-09-03T18:44:00Z" w16du:dateUtc="2025-09-03T21:44:00Z">
              <w:tcPr>
                <w:tcW w:w="1868" w:type="dxa"/>
                <w:gridSpan w:val="2"/>
                <w:noWrap/>
                <w:hideMark/>
              </w:tcPr>
            </w:tcPrChange>
          </w:tcPr>
          <w:p w14:paraId="6D1CFA4E" w14:textId="77777777" w:rsidR="00300400" w:rsidRPr="001F0A69" w:rsidRDefault="00300400">
            <w:pPr>
              <w:tabs>
                <w:tab w:val="left" w:pos="3870"/>
              </w:tabs>
              <w:spacing w:line="276" w:lineRule="auto"/>
              <w:rPr>
                <w:ins w:id="3124" w:author="Alvarenga, Agatha" w:date="2025-05-13T16:03:00Z"/>
                <w:rFonts w:cs="Arial"/>
                <w:sz w:val="14"/>
                <w:szCs w:val="14"/>
                <w:rPrChange w:id="3125" w:author="Chiarelo, Hugo" w:date="2025-11-03T10:58:00Z" w16du:dateUtc="2025-11-03T13:58:00Z">
                  <w:rPr>
                    <w:ins w:id="3126" w:author="Alvarenga, Agatha" w:date="2025-05-13T16:03:00Z"/>
                  </w:rPr>
                </w:rPrChange>
              </w:rPr>
              <w:pPrChange w:id="3127" w:author="Chiarelo, Hugo" w:date="2025-09-03T18:16:00Z" w16du:dateUtc="2025-09-03T21:16:00Z">
                <w:pPr>
                  <w:tabs>
                    <w:tab w:val="left" w:pos="3870"/>
                  </w:tabs>
                  <w:spacing w:line="276" w:lineRule="auto"/>
                  <w:jc w:val="center"/>
                </w:pPr>
              </w:pPrChange>
            </w:pPr>
            <w:ins w:id="3128" w:author="Alvarenga, Agatha" w:date="2025-05-13T16:03:00Z">
              <w:r w:rsidRPr="001F0A69">
                <w:rPr>
                  <w:rFonts w:cs="Arial"/>
                  <w:sz w:val="14"/>
                  <w:szCs w:val="14"/>
                  <w:rPrChange w:id="3129" w:author="Chiarelo, Hugo" w:date="2025-11-03T10:58:00Z" w16du:dateUtc="2025-11-03T13:58:00Z">
                    <w:rPr/>
                  </w:rPrChange>
                </w:rPr>
                <w:t>Contaminated fluid/gas/surface...</w:t>
              </w:r>
            </w:ins>
          </w:p>
        </w:tc>
      </w:tr>
      <w:tr w:rsidR="008A026A" w:rsidRPr="001F0A69" w14:paraId="45BBF61D" w14:textId="77777777" w:rsidTr="00920895">
        <w:tblPrEx>
          <w:tblPrExChange w:id="3130" w:author="Chiarelo, Hugo" w:date="2025-09-03T18:44:00Z" w16du:dateUtc="2025-09-03T21:44:00Z">
            <w:tblPrEx>
              <w:tblW w:w="7157" w:type="dxa"/>
            </w:tblPrEx>
          </w:tblPrExChange>
        </w:tblPrEx>
        <w:trPr>
          <w:trHeight w:val="250"/>
          <w:ins w:id="3131" w:author="Alvarenga, Agatha" w:date="2025-05-13T16:03:00Z"/>
          <w:trPrChange w:id="3132" w:author="Chiarelo, Hugo" w:date="2025-09-03T18:44:00Z" w16du:dateUtc="2025-09-03T21:44:00Z">
            <w:trPr>
              <w:gridAfter w:val="0"/>
              <w:trHeight w:val="250"/>
            </w:trPr>
          </w:trPrChange>
        </w:trPr>
        <w:tc>
          <w:tcPr>
            <w:tcW w:w="712" w:type="dxa"/>
            <w:noWrap/>
            <w:hideMark/>
            <w:tcPrChange w:id="3133" w:author="Chiarelo, Hugo" w:date="2025-09-03T18:44:00Z" w16du:dateUtc="2025-09-03T21:44:00Z">
              <w:tcPr>
                <w:tcW w:w="712" w:type="dxa"/>
                <w:noWrap/>
                <w:hideMark/>
              </w:tcPr>
            </w:tcPrChange>
          </w:tcPr>
          <w:p w14:paraId="2FBA65DA" w14:textId="77777777" w:rsidR="00300400" w:rsidRPr="001F0A69" w:rsidRDefault="00300400">
            <w:pPr>
              <w:tabs>
                <w:tab w:val="left" w:pos="3870"/>
              </w:tabs>
              <w:spacing w:line="276" w:lineRule="auto"/>
              <w:rPr>
                <w:ins w:id="3134" w:author="Alvarenga, Agatha" w:date="2025-05-13T16:03:00Z"/>
                <w:rFonts w:cs="Arial"/>
                <w:sz w:val="14"/>
                <w:szCs w:val="14"/>
                <w:rPrChange w:id="3135" w:author="Chiarelo, Hugo" w:date="2025-11-03T10:58:00Z" w16du:dateUtc="2025-11-03T13:58:00Z">
                  <w:rPr>
                    <w:ins w:id="3136" w:author="Alvarenga, Agatha" w:date="2025-05-13T16:03:00Z"/>
                  </w:rPr>
                </w:rPrChange>
              </w:rPr>
              <w:pPrChange w:id="3137" w:author="Chiarelo, Hugo" w:date="2025-09-03T18:26:00Z" w16du:dateUtc="2025-09-03T21:26:00Z">
                <w:pPr>
                  <w:tabs>
                    <w:tab w:val="left" w:pos="3870"/>
                  </w:tabs>
                  <w:spacing w:line="276" w:lineRule="auto"/>
                  <w:jc w:val="center"/>
                </w:pPr>
              </w:pPrChange>
            </w:pPr>
            <w:ins w:id="3138" w:author="Alvarenga, Agatha" w:date="2025-05-13T16:03:00Z">
              <w:r w:rsidRPr="001F0A69">
                <w:rPr>
                  <w:rFonts w:cs="Arial"/>
                  <w:sz w:val="14"/>
                  <w:szCs w:val="14"/>
                  <w:rPrChange w:id="3139" w:author="Chiarelo, Hugo" w:date="2025-11-03T10:58:00Z" w16du:dateUtc="2025-11-03T13:58:00Z">
                    <w:rPr/>
                  </w:rPrChange>
                </w:rPr>
                <w:t>5</w:t>
              </w:r>
            </w:ins>
          </w:p>
        </w:tc>
        <w:tc>
          <w:tcPr>
            <w:tcW w:w="2332" w:type="dxa"/>
            <w:noWrap/>
            <w:hideMark/>
            <w:tcPrChange w:id="3140" w:author="Chiarelo, Hugo" w:date="2025-09-03T18:44:00Z" w16du:dateUtc="2025-09-03T21:44:00Z">
              <w:tcPr>
                <w:tcW w:w="2332" w:type="dxa"/>
                <w:gridSpan w:val="2"/>
                <w:noWrap/>
                <w:hideMark/>
              </w:tcPr>
            </w:tcPrChange>
          </w:tcPr>
          <w:p w14:paraId="1CE22A46" w14:textId="77777777" w:rsidR="00300400" w:rsidRPr="001F0A69" w:rsidRDefault="00300400">
            <w:pPr>
              <w:tabs>
                <w:tab w:val="left" w:pos="3870"/>
              </w:tabs>
              <w:spacing w:line="276" w:lineRule="auto"/>
              <w:rPr>
                <w:ins w:id="3141" w:author="Alvarenga, Agatha" w:date="2025-05-13T16:03:00Z"/>
                <w:rFonts w:cs="Arial"/>
                <w:sz w:val="14"/>
                <w:szCs w:val="14"/>
                <w:rPrChange w:id="3142" w:author="Chiarelo, Hugo" w:date="2025-11-03T10:58:00Z" w16du:dateUtc="2025-11-03T13:58:00Z">
                  <w:rPr>
                    <w:ins w:id="3143" w:author="Alvarenga, Agatha" w:date="2025-05-13T16:03:00Z"/>
                  </w:rPr>
                </w:rPrChange>
              </w:rPr>
              <w:pPrChange w:id="3144" w:author="Chiarelo, Hugo" w:date="2025-09-03T18:16:00Z" w16du:dateUtc="2025-09-03T21:16:00Z">
                <w:pPr>
                  <w:tabs>
                    <w:tab w:val="left" w:pos="3870"/>
                  </w:tabs>
                  <w:spacing w:line="276" w:lineRule="auto"/>
                  <w:jc w:val="center"/>
                </w:pPr>
              </w:pPrChange>
            </w:pPr>
            <w:ins w:id="3145" w:author="Alvarenga, Agatha" w:date="2025-05-13T16:03:00Z">
              <w:r w:rsidRPr="001F0A69">
                <w:rPr>
                  <w:rFonts w:cs="Arial"/>
                  <w:sz w:val="14"/>
                  <w:szCs w:val="14"/>
                  <w:rPrChange w:id="3146" w:author="Chiarelo, Hugo" w:date="2025-11-03T10:58:00Z" w16du:dateUtc="2025-11-03T13:58:00Z">
                    <w:rPr/>
                  </w:rPrChange>
                </w:rPr>
                <w:t>External influence</w:t>
              </w:r>
            </w:ins>
          </w:p>
        </w:tc>
        <w:tc>
          <w:tcPr>
            <w:tcW w:w="712" w:type="dxa"/>
            <w:noWrap/>
            <w:hideMark/>
            <w:tcPrChange w:id="3147" w:author="Chiarelo, Hugo" w:date="2025-09-03T18:44:00Z" w16du:dateUtc="2025-09-03T21:44:00Z">
              <w:tcPr>
                <w:tcW w:w="712" w:type="dxa"/>
                <w:gridSpan w:val="2"/>
                <w:noWrap/>
                <w:hideMark/>
              </w:tcPr>
            </w:tcPrChange>
          </w:tcPr>
          <w:p w14:paraId="2B7C7D3F" w14:textId="77777777" w:rsidR="00300400" w:rsidRPr="001F0A69" w:rsidRDefault="00300400">
            <w:pPr>
              <w:tabs>
                <w:tab w:val="left" w:pos="3870"/>
              </w:tabs>
              <w:spacing w:line="276" w:lineRule="auto"/>
              <w:rPr>
                <w:ins w:id="3148" w:author="Alvarenga, Agatha" w:date="2025-05-13T16:03:00Z"/>
                <w:rFonts w:cs="Arial"/>
                <w:sz w:val="14"/>
                <w:szCs w:val="14"/>
                <w:rPrChange w:id="3149" w:author="Chiarelo, Hugo" w:date="2025-11-03T10:58:00Z" w16du:dateUtc="2025-11-03T13:58:00Z">
                  <w:rPr>
                    <w:ins w:id="3150" w:author="Alvarenga, Agatha" w:date="2025-05-13T16:03:00Z"/>
                  </w:rPr>
                </w:rPrChange>
              </w:rPr>
              <w:pPrChange w:id="3151" w:author="Chiarelo, Hugo" w:date="2025-09-03T18:25:00Z" w16du:dateUtc="2025-09-03T21:25:00Z">
                <w:pPr>
                  <w:tabs>
                    <w:tab w:val="left" w:pos="3870"/>
                  </w:tabs>
                  <w:spacing w:line="276" w:lineRule="auto"/>
                  <w:jc w:val="center"/>
                </w:pPr>
              </w:pPrChange>
            </w:pPr>
            <w:ins w:id="3152" w:author="Alvarenga, Agatha" w:date="2025-05-13T16:03:00Z">
              <w:r w:rsidRPr="001F0A69">
                <w:rPr>
                  <w:rFonts w:cs="Arial"/>
                  <w:sz w:val="14"/>
                  <w:szCs w:val="14"/>
                  <w:rPrChange w:id="3153" w:author="Chiarelo, Hugo" w:date="2025-11-03T10:58:00Z" w16du:dateUtc="2025-11-03T13:58:00Z">
                    <w:rPr/>
                  </w:rPrChange>
                </w:rPr>
                <w:t>5.3</w:t>
              </w:r>
            </w:ins>
          </w:p>
        </w:tc>
        <w:tc>
          <w:tcPr>
            <w:tcW w:w="1533" w:type="dxa"/>
            <w:noWrap/>
            <w:hideMark/>
            <w:tcPrChange w:id="3154" w:author="Chiarelo, Hugo" w:date="2025-09-03T18:44:00Z" w16du:dateUtc="2025-09-03T21:44:00Z">
              <w:tcPr>
                <w:tcW w:w="1533" w:type="dxa"/>
                <w:gridSpan w:val="2"/>
                <w:noWrap/>
                <w:hideMark/>
              </w:tcPr>
            </w:tcPrChange>
          </w:tcPr>
          <w:p w14:paraId="61DDAE1B" w14:textId="77777777" w:rsidR="00300400" w:rsidRPr="001F0A69" w:rsidRDefault="00300400">
            <w:pPr>
              <w:tabs>
                <w:tab w:val="left" w:pos="3870"/>
              </w:tabs>
              <w:spacing w:line="276" w:lineRule="auto"/>
              <w:rPr>
                <w:ins w:id="3155" w:author="Alvarenga, Agatha" w:date="2025-05-13T16:03:00Z"/>
                <w:rFonts w:cs="Arial"/>
                <w:sz w:val="14"/>
                <w:szCs w:val="14"/>
                <w:rPrChange w:id="3156" w:author="Chiarelo, Hugo" w:date="2025-11-03T10:58:00Z" w16du:dateUtc="2025-11-03T13:58:00Z">
                  <w:rPr>
                    <w:ins w:id="3157" w:author="Alvarenga, Agatha" w:date="2025-05-13T16:03:00Z"/>
                  </w:rPr>
                </w:rPrChange>
              </w:rPr>
              <w:pPrChange w:id="3158" w:author="Chiarelo, Hugo" w:date="2025-09-03T18:16:00Z" w16du:dateUtc="2025-09-03T21:16:00Z">
                <w:pPr>
                  <w:tabs>
                    <w:tab w:val="left" w:pos="3870"/>
                  </w:tabs>
                  <w:spacing w:line="276" w:lineRule="auto"/>
                  <w:jc w:val="center"/>
                </w:pPr>
              </w:pPrChange>
            </w:pPr>
            <w:ins w:id="3159" w:author="Alvarenga, Agatha" w:date="2025-05-13T16:03:00Z">
              <w:r w:rsidRPr="001F0A69">
                <w:rPr>
                  <w:rFonts w:cs="Arial"/>
                  <w:sz w:val="14"/>
                  <w:szCs w:val="14"/>
                  <w:rPrChange w:id="3160" w:author="Chiarelo, Hugo" w:date="2025-11-03T10:58:00Z" w16du:dateUtc="2025-11-03T13:58:00Z">
                    <w:rPr/>
                  </w:rPrChange>
                </w:rPr>
                <w:t>Miscellaneous external influences</w:t>
              </w:r>
            </w:ins>
          </w:p>
        </w:tc>
        <w:tc>
          <w:tcPr>
            <w:tcW w:w="3796" w:type="dxa"/>
            <w:noWrap/>
            <w:hideMark/>
            <w:tcPrChange w:id="3161" w:author="Chiarelo, Hugo" w:date="2025-09-03T18:44:00Z" w16du:dateUtc="2025-09-03T21:44:00Z">
              <w:tcPr>
                <w:tcW w:w="1868" w:type="dxa"/>
                <w:gridSpan w:val="2"/>
                <w:noWrap/>
                <w:hideMark/>
              </w:tcPr>
            </w:tcPrChange>
          </w:tcPr>
          <w:p w14:paraId="106D21F2" w14:textId="77777777" w:rsidR="00300400" w:rsidRPr="001F0A69" w:rsidRDefault="00300400">
            <w:pPr>
              <w:tabs>
                <w:tab w:val="left" w:pos="3870"/>
              </w:tabs>
              <w:spacing w:line="276" w:lineRule="auto"/>
              <w:rPr>
                <w:ins w:id="3162" w:author="Alvarenga, Agatha" w:date="2025-05-13T16:03:00Z"/>
                <w:rFonts w:cs="Arial"/>
                <w:sz w:val="14"/>
                <w:szCs w:val="14"/>
                <w:rPrChange w:id="3163" w:author="Chiarelo, Hugo" w:date="2025-11-03T10:58:00Z" w16du:dateUtc="2025-11-03T13:58:00Z">
                  <w:rPr>
                    <w:ins w:id="3164" w:author="Alvarenga, Agatha" w:date="2025-05-13T16:03:00Z"/>
                  </w:rPr>
                </w:rPrChange>
              </w:rPr>
              <w:pPrChange w:id="3165" w:author="Chiarelo, Hugo" w:date="2025-09-03T18:16:00Z" w16du:dateUtc="2025-09-03T21:16:00Z">
                <w:pPr>
                  <w:tabs>
                    <w:tab w:val="left" w:pos="3870"/>
                  </w:tabs>
                  <w:spacing w:line="276" w:lineRule="auto"/>
                  <w:jc w:val="center"/>
                </w:pPr>
              </w:pPrChange>
            </w:pPr>
            <w:ins w:id="3166" w:author="Alvarenga, Agatha" w:date="2025-05-13T16:03:00Z">
              <w:r w:rsidRPr="001F0A69">
                <w:rPr>
                  <w:rFonts w:cs="Arial"/>
                  <w:sz w:val="14"/>
                  <w:szCs w:val="14"/>
                  <w:rPrChange w:id="3167" w:author="Chiarelo, Hugo" w:date="2025-11-03T10:58:00Z" w16du:dateUtc="2025-11-03T13:58:00Z">
                    <w:rPr/>
                  </w:rPrChange>
                </w:rPr>
                <w:t>Foreign objects, impacts, environmental influence...</w:t>
              </w:r>
            </w:ins>
          </w:p>
        </w:tc>
      </w:tr>
      <w:tr w:rsidR="008A026A" w:rsidRPr="001F0A69" w14:paraId="6896294E" w14:textId="77777777" w:rsidTr="00920895">
        <w:tblPrEx>
          <w:tblPrExChange w:id="3168" w:author="Chiarelo, Hugo" w:date="2025-09-03T18:44:00Z" w16du:dateUtc="2025-09-03T21:44:00Z">
            <w:tblPrEx>
              <w:tblW w:w="7157" w:type="dxa"/>
            </w:tblPrEx>
          </w:tblPrExChange>
        </w:tblPrEx>
        <w:trPr>
          <w:trHeight w:val="250"/>
          <w:ins w:id="3169" w:author="Alvarenga, Agatha" w:date="2025-05-13T16:03:00Z"/>
          <w:trPrChange w:id="3170" w:author="Chiarelo, Hugo" w:date="2025-09-03T18:44:00Z" w16du:dateUtc="2025-09-03T21:44:00Z">
            <w:trPr>
              <w:gridAfter w:val="0"/>
              <w:trHeight w:val="250"/>
            </w:trPr>
          </w:trPrChange>
        </w:trPr>
        <w:tc>
          <w:tcPr>
            <w:tcW w:w="712" w:type="dxa"/>
            <w:noWrap/>
            <w:hideMark/>
            <w:tcPrChange w:id="3171" w:author="Chiarelo, Hugo" w:date="2025-09-03T18:44:00Z" w16du:dateUtc="2025-09-03T21:44:00Z">
              <w:tcPr>
                <w:tcW w:w="712" w:type="dxa"/>
                <w:noWrap/>
                <w:hideMark/>
              </w:tcPr>
            </w:tcPrChange>
          </w:tcPr>
          <w:p w14:paraId="56DD8F06" w14:textId="77777777" w:rsidR="00300400" w:rsidRPr="001F0A69" w:rsidRDefault="00300400">
            <w:pPr>
              <w:tabs>
                <w:tab w:val="left" w:pos="3870"/>
              </w:tabs>
              <w:spacing w:line="276" w:lineRule="auto"/>
              <w:rPr>
                <w:ins w:id="3172" w:author="Alvarenga, Agatha" w:date="2025-05-13T16:03:00Z"/>
                <w:rFonts w:cs="Arial"/>
                <w:sz w:val="14"/>
                <w:szCs w:val="14"/>
                <w:rPrChange w:id="3173" w:author="Chiarelo, Hugo" w:date="2025-11-03T10:58:00Z" w16du:dateUtc="2025-11-03T13:58:00Z">
                  <w:rPr>
                    <w:ins w:id="3174" w:author="Alvarenga, Agatha" w:date="2025-05-13T16:03:00Z"/>
                  </w:rPr>
                </w:rPrChange>
              </w:rPr>
              <w:pPrChange w:id="3175" w:author="Chiarelo, Hugo" w:date="2025-09-03T18:26:00Z" w16du:dateUtc="2025-09-03T21:26:00Z">
                <w:pPr>
                  <w:tabs>
                    <w:tab w:val="left" w:pos="3870"/>
                  </w:tabs>
                  <w:spacing w:line="276" w:lineRule="auto"/>
                  <w:jc w:val="center"/>
                </w:pPr>
              </w:pPrChange>
            </w:pPr>
            <w:ins w:id="3176" w:author="Alvarenga, Agatha" w:date="2025-05-13T16:03:00Z">
              <w:r w:rsidRPr="001F0A69">
                <w:rPr>
                  <w:rFonts w:cs="Arial"/>
                  <w:sz w:val="14"/>
                  <w:szCs w:val="14"/>
                  <w:rPrChange w:id="3177" w:author="Chiarelo, Hugo" w:date="2025-11-03T10:58:00Z" w16du:dateUtc="2025-11-03T13:58:00Z">
                    <w:rPr/>
                  </w:rPrChange>
                </w:rPr>
                <w:t>6</w:t>
              </w:r>
            </w:ins>
          </w:p>
        </w:tc>
        <w:tc>
          <w:tcPr>
            <w:tcW w:w="2332" w:type="dxa"/>
            <w:noWrap/>
            <w:hideMark/>
            <w:tcPrChange w:id="3178" w:author="Chiarelo, Hugo" w:date="2025-09-03T18:44:00Z" w16du:dateUtc="2025-09-03T21:44:00Z">
              <w:tcPr>
                <w:tcW w:w="2332" w:type="dxa"/>
                <w:gridSpan w:val="2"/>
                <w:noWrap/>
                <w:hideMark/>
              </w:tcPr>
            </w:tcPrChange>
          </w:tcPr>
          <w:p w14:paraId="0CC4C6E1" w14:textId="77777777" w:rsidR="00300400" w:rsidRPr="001F0A69" w:rsidRDefault="00300400">
            <w:pPr>
              <w:tabs>
                <w:tab w:val="left" w:pos="3870"/>
              </w:tabs>
              <w:spacing w:line="276" w:lineRule="auto"/>
              <w:rPr>
                <w:ins w:id="3179" w:author="Alvarenga, Agatha" w:date="2025-05-13T16:03:00Z"/>
                <w:rFonts w:cs="Arial"/>
                <w:sz w:val="14"/>
                <w:szCs w:val="14"/>
                <w:rPrChange w:id="3180" w:author="Chiarelo, Hugo" w:date="2025-11-03T10:58:00Z" w16du:dateUtc="2025-11-03T13:58:00Z">
                  <w:rPr>
                    <w:ins w:id="3181" w:author="Alvarenga, Agatha" w:date="2025-05-13T16:03:00Z"/>
                  </w:rPr>
                </w:rPrChange>
              </w:rPr>
              <w:pPrChange w:id="3182" w:author="Chiarelo, Hugo" w:date="2025-09-03T18:16:00Z" w16du:dateUtc="2025-09-03T21:16:00Z">
                <w:pPr>
                  <w:tabs>
                    <w:tab w:val="left" w:pos="3870"/>
                  </w:tabs>
                  <w:spacing w:line="276" w:lineRule="auto"/>
                  <w:jc w:val="center"/>
                </w:pPr>
              </w:pPrChange>
            </w:pPr>
            <w:ins w:id="3183" w:author="Alvarenga, Agatha" w:date="2025-05-13T16:03:00Z">
              <w:r w:rsidRPr="001F0A69">
                <w:rPr>
                  <w:rFonts w:cs="Arial"/>
                  <w:sz w:val="14"/>
                  <w:szCs w:val="14"/>
                  <w:rPrChange w:id="3184" w:author="Chiarelo, Hugo" w:date="2025-11-03T10:58:00Z" w16du:dateUtc="2025-11-03T13:58:00Z">
                    <w:rPr/>
                  </w:rPrChange>
                </w:rPr>
                <w:t>Miscellaneous</w:t>
              </w:r>
            </w:ins>
          </w:p>
        </w:tc>
        <w:tc>
          <w:tcPr>
            <w:tcW w:w="712" w:type="dxa"/>
            <w:noWrap/>
            <w:hideMark/>
            <w:tcPrChange w:id="3185" w:author="Chiarelo, Hugo" w:date="2025-09-03T18:44:00Z" w16du:dateUtc="2025-09-03T21:44:00Z">
              <w:tcPr>
                <w:tcW w:w="712" w:type="dxa"/>
                <w:gridSpan w:val="2"/>
                <w:noWrap/>
                <w:hideMark/>
              </w:tcPr>
            </w:tcPrChange>
          </w:tcPr>
          <w:p w14:paraId="740E5637" w14:textId="77777777" w:rsidR="00300400" w:rsidRPr="001F0A69" w:rsidRDefault="00300400">
            <w:pPr>
              <w:tabs>
                <w:tab w:val="left" w:pos="3870"/>
              </w:tabs>
              <w:spacing w:line="276" w:lineRule="auto"/>
              <w:rPr>
                <w:ins w:id="3186" w:author="Alvarenga, Agatha" w:date="2025-05-13T16:03:00Z"/>
                <w:rFonts w:cs="Arial"/>
                <w:sz w:val="14"/>
                <w:szCs w:val="14"/>
                <w:rPrChange w:id="3187" w:author="Chiarelo, Hugo" w:date="2025-11-03T10:58:00Z" w16du:dateUtc="2025-11-03T13:58:00Z">
                  <w:rPr>
                    <w:ins w:id="3188" w:author="Alvarenga, Agatha" w:date="2025-05-13T16:03:00Z"/>
                  </w:rPr>
                </w:rPrChange>
              </w:rPr>
              <w:pPrChange w:id="3189" w:author="Chiarelo, Hugo" w:date="2025-09-03T18:25:00Z" w16du:dateUtc="2025-09-03T21:25:00Z">
                <w:pPr>
                  <w:tabs>
                    <w:tab w:val="left" w:pos="3870"/>
                  </w:tabs>
                  <w:spacing w:line="276" w:lineRule="auto"/>
                  <w:jc w:val="center"/>
                </w:pPr>
              </w:pPrChange>
            </w:pPr>
            <w:ins w:id="3190" w:author="Alvarenga, Agatha" w:date="2025-05-13T16:03:00Z">
              <w:r w:rsidRPr="001F0A69">
                <w:rPr>
                  <w:rFonts w:cs="Arial"/>
                  <w:sz w:val="14"/>
                  <w:szCs w:val="14"/>
                  <w:rPrChange w:id="3191" w:author="Chiarelo, Hugo" w:date="2025-11-03T10:58:00Z" w16du:dateUtc="2025-11-03T13:58:00Z">
                    <w:rPr/>
                  </w:rPrChange>
                </w:rPr>
                <w:t>6</w:t>
              </w:r>
            </w:ins>
          </w:p>
        </w:tc>
        <w:tc>
          <w:tcPr>
            <w:tcW w:w="1533" w:type="dxa"/>
            <w:noWrap/>
            <w:hideMark/>
            <w:tcPrChange w:id="3192" w:author="Chiarelo, Hugo" w:date="2025-09-03T18:44:00Z" w16du:dateUtc="2025-09-03T21:44:00Z">
              <w:tcPr>
                <w:tcW w:w="1533" w:type="dxa"/>
                <w:gridSpan w:val="2"/>
                <w:noWrap/>
                <w:hideMark/>
              </w:tcPr>
            </w:tcPrChange>
          </w:tcPr>
          <w:p w14:paraId="650E69D3" w14:textId="77777777" w:rsidR="00300400" w:rsidRPr="001F0A69" w:rsidRDefault="00300400">
            <w:pPr>
              <w:tabs>
                <w:tab w:val="left" w:pos="3870"/>
              </w:tabs>
              <w:spacing w:line="276" w:lineRule="auto"/>
              <w:rPr>
                <w:ins w:id="3193" w:author="Alvarenga, Agatha" w:date="2025-05-13T16:03:00Z"/>
                <w:rFonts w:cs="Arial"/>
                <w:sz w:val="14"/>
                <w:szCs w:val="14"/>
                <w:rPrChange w:id="3194" w:author="Chiarelo, Hugo" w:date="2025-11-03T10:58:00Z" w16du:dateUtc="2025-11-03T13:58:00Z">
                  <w:rPr>
                    <w:ins w:id="3195" w:author="Alvarenga, Agatha" w:date="2025-05-13T16:03:00Z"/>
                  </w:rPr>
                </w:rPrChange>
              </w:rPr>
              <w:pPrChange w:id="3196" w:author="Chiarelo, Hugo" w:date="2025-09-03T18:16:00Z" w16du:dateUtc="2025-09-03T21:16:00Z">
                <w:pPr>
                  <w:tabs>
                    <w:tab w:val="left" w:pos="3870"/>
                  </w:tabs>
                  <w:spacing w:line="276" w:lineRule="auto"/>
                  <w:jc w:val="center"/>
                </w:pPr>
              </w:pPrChange>
            </w:pPr>
            <w:ins w:id="3197" w:author="Alvarenga, Agatha" w:date="2025-05-13T16:03:00Z">
              <w:r w:rsidRPr="001F0A69">
                <w:rPr>
                  <w:rFonts w:cs="Arial"/>
                  <w:sz w:val="14"/>
                  <w:szCs w:val="14"/>
                  <w:rPrChange w:id="3198" w:author="Chiarelo, Hugo" w:date="2025-11-03T10:58:00Z" w16du:dateUtc="2025-11-03T13:58:00Z">
                    <w:rPr/>
                  </w:rPrChange>
                </w:rPr>
                <w:t>General</w:t>
              </w:r>
            </w:ins>
          </w:p>
        </w:tc>
        <w:tc>
          <w:tcPr>
            <w:tcW w:w="3796" w:type="dxa"/>
            <w:noWrap/>
            <w:hideMark/>
            <w:tcPrChange w:id="3199" w:author="Chiarelo, Hugo" w:date="2025-09-03T18:44:00Z" w16du:dateUtc="2025-09-03T21:44:00Z">
              <w:tcPr>
                <w:tcW w:w="1868" w:type="dxa"/>
                <w:gridSpan w:val="2"/>
                <w:noWrap/>
                <w:hideMark/>
              </w:tcPr>
            </w:tcPrChange>
          </w:tcPr>
          <w:p w14:paraId="74FEA894" w14:textId="77777777" w:rsidR="00300400" w:rsidRPr="001F0A69" w:rsidRDefault="00300400">
            <w:pPr>
              <w:tabs>
                <w:tab w:val="left" w:pos="3870"/>
              </w:tabs>
              <w:spacing w:line="276" w:lineRule="auto"/>
              <w:rPr>
                <w:ins w:id="3200" w:author="Alvarenga, Agatha" w:date="2025-05-13T16:03:00Z"/>
                <w:rFonts w:cs="Arial"/>
                <w:sz w:val="14"/>
                <w:szCs w:val="14"/>
                <w:rPrChange w:id="3201" w:author="Chiarelo, Hugo" w:date="2025-11-03T10:58:00Z" w16du:dateUtc="2025-11-03T13:58:00Z">
                  <w:rPr>
                    <w:ins w:id="3202" w:author="Alvarenga, Agatha" w:date="2025-05-13T16:03:00Z"/>
                  </w:rPr>
                </w:rPrChange>
              </w:rPr>
              <w:pPrChange w:id="3203" w:author="Chiarelo, Hugo" w:date="2025-09-03T18:16:00Z" w16du:dateUtc="2025-09-03T21:16:00Z">
                <w:pPr>
                  <w:tabs>
                    <w:tab w:val="left" w:pos="3870"/>
                  </w:tabs>
                  <w:spacing w:line="276" w:lineRule="auto"/>
                  <w:jc w:val="center"/>
                </w:pPr>
              </w:pPrChange>
            </w:pPr>
            <w:ins w:id="3204" w:author="Alvarenga, Agatha" w:date="2025-05-13T16:03:00Z">
              <w:r w:rsidRPr="001F0A69">
                <w:rPr>
                  <w:rFonts w:cs="Arial"/>
                  <w:sz w:val="14"/>
                  <w:szCs w:val="14"/>
                  <w:rPrChange w:id="3205" w:author="Chiarelo, Hugo" w:date="2025-11-03T10:58:00Z" w16du:dateUtc="2025-11-03T13:58:00Z">
                    <w:rPr/>
                  </w:rPrChange>
                </w:rPr>
                <w:t>Failure mechanism that does not fall into one of the categories listed above</w:t>
              </w:r>
            </w:ins>
          </w:p>
        </w:tc>
      </w:tr>
      <w:tr w:rsidR="008A026A" w:rsidRPr="001F0A69" w14:paraId="6849792C" w14:textId="77777777" w:rsidTr="00920895">
        <w:tblPrEx>
          <w:tblPrExChange w:id="3206" w:author="Chiarelo, Hugo" w:date="2025-09-03T18:44:00Z" w16du:dateUtc="2025-09-03T21:44:00Z">
            <w:tblPrEx>
              <w:tblW w:w="7157" w:type="dxa"/>
            </w:tblPrEx>
          </w:tblPrExChange>
        </w:tblPrEx>
        <w:trPr>
          <w:trHeight w:val="250"/>
          <w:ins w:id="3207" w:author="Alvarenga, Agatha" w:date="2025-05-13T16:03:00Z"/>
          <w:trPrChange w:id="3208" w:author="Chiarelo, Hugo" w:date="2025-09-03T18:44:00Z" w16du:dateUtc="2025-09-03T21:44:00Z">
            <w:trPr>
              <w:gridAfter w:val="0"/>
              <w:trHeight w:val="250"/>
            </w:trPr>
          </w:trPrChange>
        </w:trPr>
        <w:tc>
          <w:tcPr>
            <w:tcW w:w="712" w:type="dxa"/>
            <w:noWrap/>
            <w:hideMark/>
            <w:tcPrChange w:id="3209" w:author="Chiarelo, Hugo" w:date="2025-09-03T18:44:00Z" w16du:dateUtc="2025-09-03T21:44:00Z">
              <w:tcPr>
                <w:tcW w:w="712" w:type="dxa"/>
                <w:noWrap/>
                <w:hideMark/>
              </w:tcPr>
            </w:tcPrChange>
          </w:tcPr>
          <w:p w14:paraId="63BB72C5" w14:textId="77777777" w:rsidR="00300400" w:rsidRPr="001F0A69" w:rsidRDefault="00300400">
            <w:pPr>
              <w:tabs>
                <w:tab w:val="left" w:pos="3870"/>
              </w:tabs>
              <w:spacing w:line="276" w:lineRule="auto"/>
              <w:rPr>
                <w:ins w:id="3210" w:author="Alvarenga, Agatha" w:date="2025-05-13T16:03:00Z"/>
                <w:rFonts w:cs="Arial"/>
                <w:sz w:val="14"/>
                <w:szCs w:val="14"/>
                <w:rPrChange w:id="3211" w:author="Chiarelo, Hugo" w:date="2025-11-03T10:58:00Z" w16du:dateUtc="2025-11-03T13:58:00Z">
                  <w:rPr>
                    <w:ins w:id="3212" w:author="Alvarenga, Agatha" w:date="2025-05-13T16:03:00Z"/>
                  </w:rPr>
                </w:rPrChange>
              </w:rPr>
              <w:pPrChange w:id="3213" w:author="Chiarelo, Hugo" w:date="2025-09-03T18:26:00Z" w16du:dateUtc="2025-09-03T21:26:00Z">
                <w:pPr>
                  <w:tabs>
                    <w:tab w:val="left" w:pos="3870"/>
                  </w:tabs>
                  <w:spacing w:line="276" w:lineRule="auto"/>
                  <w:jc w:val="center"/>
                </w:pPr>
              </w:pPrChange>
            </w:pPr>
            <w:ins w:id="3214" w:author="Alvarenga, Agatha" w:date="2025-05-13T16:03:00Z">
              <w:r w:rsidRPr="001F0A69">
                <w:rPr>
                  <w:rFonts w:cs="Arial"/>
                  <w:sz w:val="14"/>
                  <w:szCs w:val="14"/>
                  <w:rPrChange w:id="3215" w:author="Chiarelo, Hugo" w:date="2025-11-03T10:58:00Z" w16du:dateUtc="2025-11-03T13:58:00Z">
                    <w:rPr/>
                  </w:rPrChange>
                </w:rPr>
                <w:t>6</w:t>
              </w:r>
            </w:ins>
          </w:p>
        </w:tc>
        <w:tc>
          <w:tcPr>
            <w:tcW w:w="2332" w:type="dxa"/>
            <w:noWrap/>
            <w:hideMark/>
            <w:tcPrChange w:id="3216" w:author="Chiarelo, Hugo" w:date="2025-09-03T18:44:00Z" w16du:dateUtc="2025-09-03T21:44:00Z">
              <w:tcPr>
                <w:tcW w:w="2332" w:type="dxa"/>
                <w:gridSpan w:val="2"/>
                <w:noWrap/>
                <w:hideMark/>
              </w:tcPr>
            </w:tcPrChange>
          </w:tcPr>
          <w:p w14:paraId="292EDCD0" w14:textId="77777777" w:rsidR="00300400" w:rsidRPr="001F0A69" w:rsidRDefault="00300400">
            <w:pPr>
              <w:tabs>
                <w:tab w:val="left" w:pos="3870"/>
              </w:tabs>
              <w:spacing w:line="276" w:lineRule="auto"/>
              <w:rPr>
                <w:ins w:id="3217" w:author="Alvarenga, Agatha" w:date="2025-05-13T16:03:00Z"/>
                <w:rFonts w:cs="Arial"/>
                <w:sz w:val="14"/>
                <w:szCs w:val="14"/>
                <w:rPrChange w:id="3218" w:author="Chiarelo, Hugo" w:date="2025-11-03T10:58:00Z" w16du:dateUtc="2025-11-03T13:58:00Z">
                  <w:rPr>
                    <w:ins w:id="3219" w:author="Alvarenga, Agatha" w:date="2025-05-13T16:03:00Z"/>
                  </w:rPr>
                </w:rPrChange>
              </w:rPr>
              <w:pPrChange w:id="3220" w:author="Chiarelo, Hugo" w:date="2025-09-03T18:16:00Z" w16du:dateUtc="2025-09-03T21:16:00Z">
                <w:pPr>
                  <w:tabs>
                    <w:tab w:val="left" w:pos="3870"/>
                  </w:tabs>
                  <w:spacing w:line="276" w:lineRule="auto"/>
                  <w:jc w:val="center"/>
                </w:pPr>
              </w:pPrChange>
            </w:pPr>
            <w:ins w:id="3221" w:author="Alvarenga, Agatha" w:date="2025-05-13T16:03:00Z">
              <w:r w:rsidRPr="001F0A69">
                <w:rPr>
                  <w:rFonts w:cs="Arial"/>
                  <w:sz w:val="14"/>
                  <w:szCs w:val="14"/>
                  <w:rPrChange w:id="3222" w:author="Chiarelo, Hugo" w:date="2025-11-03T10:58:00Z" w16du:dateUtc="2025-11-03T13:58:00Z">
                    <w:rPr/>
                  </w:rPrChange>
                </w:rPr>
                <w:t>Miscellaneous</w:t>
              </w:r>
            </w:ins>
          </w:p>
        </w:tc>
        <w:tc>
          <w:tcPr>
            <w:tcW w:w="712" w:type="dxa"/>
            <w:noWrap/>
            <w:hideMark/>
            <w:tcPrChange w:id="3223" w:author="Chiarelo, Hugo" w:date="2025-09-03T18:44:00Z" w16du:dateUtc="2025-09-03T21:44:00Z">
              <w:tcPr>
                <w:tcW w:w="712" w:type="dxa"/>
                <w:gridSpan w:val="2"/>
                <w:noWrap/>
                <w:hideMark/>
              </w:tcPr>
            </w:tcPrChange>
          </w:tcPr>
          <w:p w14:paraId="05D9EAF6" w14:textId="77777777" w:rsidR="00300400" w:rsidRPr="001F0A69" w:rsidRDefault="00300400">
            <w:pPr>
              <w:tabs>
                <w:tab w:val="left" w:pos="3870"/>
              </w:tabs>
              <w:spacing w:line="276" w:lineRule="auto"/>
              <w:rPr>
                <w:ins w:id="3224" w:author="Alvarenga, Agatha" w:date="2025-05-13T16:03:00Z"/>
                <w:rFonts w:cs="Arial"/>
                <w:sz w:val="14"/>
                <w:szCs w:val="14"/>
                <w:rPrChange w:id="3225" w:author="Chiarelo, Hugo" w:date="2025-11-03T10:58:00Z" w16du:dateUtc="2025-11-03T13:58:00Z">
                  <w:rPr>
                    <w:ins w:id="3226" w:author="Alvarenga, Agatha" w:date="2025-05-13T16:03:00Z"/>
                  </w:rPr>
                </w:rPrChange>
              </w:rPr>
              <w:pPrChange w:id="3227" w:author="Chiarelo, Hugo" w:date="2025-09-03T18:25:00Z" w16du:dateUtc="2025-09-03T21:25:00Z">
                <w:pPr>
                  <w:tabs>
                    <w:tab w:val="left" w:pos="3870"/>
                  </w:tabs>
                  <w:spacing w:line="276" w:lineRule="auto"/>
                  <w:jc w:val="center"/>
                </w:pPr>
              </w:pPrChange>
            </w:pPr>
            <w:ins w:id="3228" w:author="Alvarenga, Agatha" w:date="2025-05-13T16:03:00Z">
              <w:r w:rsidRPr="001F0A69">
                <w:rPr>
                  <w:rFonts w:cs="Arial"/>
                  <w:sz w:val="14"/>
                  <w:szCs w:val="14"/>
                  <w:rPrChange w:id="3229" w:author="Chiarelo, Hugo" w:date="2025-11-03T10:58:00Z" w16du:dateUtc="2025-11-03T13:58:00Z">
                    <w:rPr/>
                  </w:rPrChange>
                </w:rPr>
                <w:t>6.1</w:t>
              </w:r>
            </w:ins>
          </w:p>
        </w:tc>
        <w:tc>
          <w:tcPr>
            <w:tcW w:w="1533" w:type="dxa"/>
            <w:noWrap/>
            <w:hideMark/>
            <w:tcPrChange w:id="3230" w:author="Chiarelo, Hugo" w:date="2025-09-03T18:44:00Z" w16du:dateUtc="2025-09-03T21:44:00Z">
              <w:tcPr>
                <w:tcW w:w="1533" w:type="dxa"/>
                <w:gridSpan w:val="2"/>
                <w:noWrap/>
                <w:hideMark/>
              </w:tcPr>
            </w:tcPrChange>
          </w:tcPr>
          <w:p w14:paraId="14179937" w14:textId="77777777" w:rsidR="00300400" w:rsidRPr="001F0A69" w:rsidRDefault="00300400">
            <w:pPr>
              <w:tabs>
                <w:tab w:val="left" w:pos="3870"/>
              </w:tabs>
              <w:spacing w:line="276" w:lineRule="auto"/>
              <w:rPr>
                <w:ins w:id="3231" w:author="Alvarenga, Agatha" w:date="2025-05-13T16:03:00Z"/>
                <w:rFonts w:cs="Arial"/>
                <w:sz w:val="14"/>
                <w:szCs w:val="14"/>
                <w:rPrChange w:id="3232" w:author="Chiarelo, Hugo" w:date="2025-11-03T10:58:00Z" w16du:dateUtc="2025-11-03T13:58:00Z">
                  <w:rPr>
                    <w:ins w:id="3233" w:author="Alvarenga, Agatha" w:date="2025-05-13T16:03:00Z"/>
                  </w:rPr>
                </w:rPrChange>
              </w:rPr>
              <w:pPrChange w:id="3234" w:author="Chiarelo, Hugo" w:date="2025-09-03T18:16:00Z" w16du:dateUtc="2025-09-03T21:16:00Z">
                <w:pPr>
                  <w:tabs>
                    <w:tab w:val="left" w:pos="3870"/>
                  </w:tabs>
                  <w:spacing w:line="276" w:lineRule="auto"/>
                  <w:jc w:val="center"/>
                </w:pPr>
              </w:pPrChange>
            </w:pPr>
            <w:ins w:id="3235" w:author="Alvarenga, Agatha" w:date="2025-05-13T16:03:00Z">
              <w:r w:rsidRPr="001F0A69">
                <w:rPr>
                  <w:rFonts w:cs="Arial"/>
                  <w:sz w:val="14"/>
                  <w:szCs w:val="14"/>
                  <w:rPrChange w:id="3236" w:author="Chiarelo, Hugo" w:date="2025-11-03T10:58:00Z" w16du:dateUtc="2025-11-03T13:58:00Z">
                    <w:rPr/>
                  </w:rPrChange>
                </w:rPr>
                <w:t>No cause found</w:t>
              </w:r>
            </w:ins>
          </w:p>
        </w:tc>
        <w:tc>
          <w:tcPr>
            <w:tcW w:w="3796" w:type="dxa"/>
            <w:noWrap/>
            <w:hideMark/>
            <w:tcPrChange w:id="3237" w:author="Chiarelo, Hugo" w:date="2025-09-03T18:44:00Z" w16du:dateUtc="2025-09-03T21:44:00Z">
              <w:tcPr>
                <w:tcW w:w="1868" w:type="dxa"/>
                <w:gridSpan w:val="2"/>
                <w:noWrap/>
                <w:hideMark/>
              </w:tcPr>
            </w:tcPrChange>
          </w:tcPr>
          <w:p w14:paraId="685D8F25" w14:textId="77777777" w:rsidR="00300400" w:rsidRPr="001F0A69" w:rsidRDefault="00300400">
            <w:pPr>
              <w:tabs>
                <w:tab w:val="left" w:pos="3870"/>
              </w:tabs>
              <w:spacing w:line="276" w:lineRule="auto"/>
              <w:rPr>
                <w:ins w:id="3238" w:author="Alvarenga, Agatha" w:date="2025-05-13T16:03:00Z"/>
                <w:rFonts w:cs="Arial"/>
                <w:sz w:val="14"/>
                <w:szCs w:val="14"/>
                <w:rPrChange w:id="3239" w:author="Chiarelo, Hugo" w:date="2025-11-03T10:58:00Z" w16du:dateUtc="2025-11-03T13:58:00Z">
                  <w:rPr>
                    <w:ins w:id="3240" w:author="Alvarenga, Agatha" w:date="2025-05-13T16:03:00Z"/>
                  </w:rPr>
                </w:rPrChange>
              </w:rPr>
              <w:pPrChange w:id="3241" w:author="Chiarelo, Hugo" w:date="2025-09-03T18:16:00Z" w16du:dateUtc="2025-09-03T21:16:00Z">
                <w:pPr>
                  <w:tabs>
                    <w:tab w:val="left" w:pos="3870"/>
                  </w:tabs>
                  <w:spacing w:line="276" w:lineRule="auto"/>
                  <w:jc w:val="center"/>
                </w:pPr>
              </w:pPrChange>
            </w:pPr>
            <w:ins w:id="3242" w:author="Alvarenga, Agatha" w:date="2025-05-13T16:03:00Z">
              <w:r w:rsidRPr="001F0A69">
                <w:rPr>
                  <w:rFonts w:cs="Arial"/>
                  <w:sz w:val="14"/>
                  <w:szCs w:val="14"/>
                  <w:rPrChange w:id="3243" w:author="Chiarelo, Hugo" w:date="2025-11-03T10:58:00Z" w16du:dateUtc="2025-11-03T13:58:00Z">
                    <w:rPr/>
                  </w:rPrChange>
                </w:rPr>
                <w:t>Failure investigated but cause not revealed or too uncertain</w:t>
              </w:r>
            </w:ins>
          </w:p>
        </w:tc>
      </w:tr>
      <w:tr w:rsidR="008A026A" w:rsidRPr="001F0A69" w14:paraId="40BA6AD3" w14:textId="77777777" w:rsidTr="00920895">
        <w:tblPrEx>
          <w:tblPrExChange w:id="3244" w:author="Chiarelo, Hugo" w:date="2025-09-03T18:44:00Z" w16du:dateUtc="2025-09-03T21:44:00Z">
            <w:tblPrEx>
              <w:tblW w:w="7157" w:type="dxa"/>
            </w:tblPrEx>
          </w:tblPrExChange>
        </w:tblPrEx>
        <w:trPr>
          <w:trHeight w:val="250"/>
          <w:ins w:id="3245" w:author="Alvarenga, Agatha" w:date="2025-05-13T16:03:00Z"/>
          <w:trPrChange w:id="3246" w:author="Chiarelo, Hugo" w:date="2025-09-03T18:44:00Z" w16du:dateUtc="2025-09-03T21:44:00Z">
            <w:trPr>
              <w:gridAfter w:val="0"/>
              <w:trHeight w:val="250"/>
            </w:trPr>
          </w:trPrChange>
        </w:trPr>
        <w:tc>
          <w:tcPr>
            <w:tcW w:w="712" w:type="dxa"/>
            <w:noWrap/>
            <w:hideMark/>
            <w:tcPrChange w:id="3247" w:author="Chiarelo, Hugo" w:date="2025-09-03T18:44:00Z" w16du:dateUtc="2025-09-03T21:44:00Z">
              <w:tcPr>
                <w:tcW w:w="712" w:type="dxa"/>
                <w:noWrap/>
                <w:hideMark/>
              </w:tcPr>
            </w:tcPrChange>
          </w:tcPr>
          <w:p w14:paraId="65BA7B0D" w14:textId="77777777" w:rsidR="00300400" w:rsidRPr="001F0A69" w:rsidRDefault="00300400">
            <w:pPr>
              <w:tabs>
                <w:tab w:val="left" w:pos="3870"/>
              </w:tabs>
              <w:spacing w:line="276" w:lineRule="auto"/>
              <w:rPr>
                <w:ins w:id="3248" w:author="Alvarenga, Agatha" w:date="2025-05-13T16:03:00Z"/>
                <w:rFonts w:cs="Arial"/>
                <w:sz w:val="14"/>
                <w:szCs w:val="14"/>
                <w:rPrChange w:id="3249" w:author="Chiarelo, Hugo" w:date="2025-11-03T10:58:00Z" w16du:dateUtc="2025-11-03T13:58:00Z">
                  <w:rPr>
                    <w:ins w:id="3250" w:author="Alvarenga, Agatha" w:date="2025-05-13T16:03:00Z"/>
                  </w:rPr>
                </w:rPrChange>
              </w:rPr>
              <w:pPrChange w:id="3251" w:author="Chiarelo, Hugo" w:date="2025-09-03T18:26:00Z" w16du:dateUtc="2025-09-03T21:26:00Z">
                <w:pPr>
                  <w:tabs>
                    <w:tab w:val="left" w:pos="3870"/>
                  </w:tabs>
                  <w:spacing w:line="276" w:lineRule="auto"/>
                  <w:jc w:val="center"/>
                </w:pPr>
              </w:pPrChange>
            </w:pPr>
            <w:ins w:id="3252" w:author="Alvarenga, Agatha" w:date="2025-05-13T16:03:00Z">
              <w:r w:rsidRPr="001F0A69">
                <w:rPr>
                  <w:rFonts w:cs="Arial"/>
                  <w:sz w:val="14"/>
                  <w:szCs w:val="14"/>
                  <w:rPrChange w:id="3253" w:author="Chiarelo, Hugo" w:date="2025-11-03T10:58:00Z" w16du:dateUtc="2025-11-03T13:58:00Z">
                    <w:rPr/>
                  </w:rPrChange>
                </w:rPr>
                <w:t>6</w:t>
              </w:r>
            </w:ins>
          </w:p>
        </w:tc>
        <w:tc>
          <w:tcPr>
            <w:tcW w:w="2332" w:type="dxa"/>
            <w:noWrap/>
            <w:hideMark/>
            <w:tcPrChange w:id="3254" w:author="Chiarelo, Hugo" w:date="2025-09-03T18:44:00Z" w16du:dateUtc="2025-09-03T21:44:00Z">
              <w:tcPr>
                <w:tcW w:w="2332" w:type="dxa"/>
                <w:gridSpan w:val="2"/>
                <w:noWrap/>
                <w:hideMark/>
              </w:tcPr>
            </w:tcPrChange>
          </w:tcPr>
          <w:p w14:paraId="3E0F9B68" w14:textId="77777777" w:rsidR="00300400" w:rsidRPr="001F0A69" w:rsidRDefault="00300400">
            <w:pPr>
              <w:tabs>
                <w:tab w:val="left" w:pos="3870"/>
              </w:tabs>
              <w:spacing w:line="276" w:lineRule="auto"/>
              <w:rPr>
                <w:ins w:id="3255" w:author="Alvarenga, Agatha" w:date="2025-05-13T16:03:00Z"/>
                <w:rFonts w:cs="Arial"/>
                <w:sz w:val="14"/>
                <w:szCs w:val="14"/>
                <w:rPrChange w:id="3256" w:author="Chiarelo, Hugo" w:date="2025-11-03T10:58:00Z" w16du:dateUtc="2025-11-03T13:58:00Z">
                  <w:rPr>
                    <w:ins w:id="3257" w:author="Alvarenga, Agatha" w:date="2025-05-13T16:03:00Z"/>
                  </w:rPr>
                </w:rPrChange>
              </w:rPr>
              <w:pPrChange w:id="3258" w:author="Chiarelo, Hugo" w:date="2025-09-03T18:16:00Z" w16du:dateUtc="2025-09-03T21:16:00Z">
                <w:pPr>
                  <w:tabs>
                    <w:tab w:val="left" w:pos="3870"/>
                  </w:tabs>
                  <w:spacing w:line="276" w:lineRule="auto"/>
                  <w:jc w:val="center"/>
                </w:pPr>
              </w:pPrChange>
            </w:pPr>
            <w:ins w:id="3259" w:author="Alvarenga, Agatha" w:date="2025-05-13T16:03:00Z">
              <w:r w:rsidRPr="001F0A69">
                <w:rPr>
                  <w:rFonts w:cs="Arial"/>
                  <w:sz w:val="14"/>
                  <w:szCs w:val="14"/>
                  <w:rPrChange w:id="3260" w:author="Chiarelo, Hugo" w:date="2025-11-03T10:58:00Z" w16du:dateUtc="2025-11-03T13:58:00Z">
                    <w:rPr/>
                  </w:rPrChange>
                </w:rPr>
                <w:t>Miscellaneous</w:t>
              </w:r>
            </w:ins>
          </w:p>
        </w:tc>
        <w:tc>
          <w:tcPr>
            <w:tcW w:w="712" w:type="dxa"/>
            <w:noWrap/>
            <w:hideMark/>
            <w:tcPrChange w:id="3261" w:author="Chiarelo, Hugo" w:date="2025-09-03T18:44:00Z" w16du:dateUtc="2025-09-03T21:44:00Z">
              <w:tcPr>
                <w:tcW w:w="712" w:type="dxa"/>
                <w:gridSpan w:val="2"/>
                <w:noWrap/>
                <w:hideMark/>
              </w:tcPr>
            </w:tcPrChange>
          </w:tcPr>
          <w:p w14:paraId="77C9BE05" w14:textId="77777777" w:rsidR="00300400" w:rsidRPr="001F0A69" w:rsidRDefault="00300400">
            <w:pPr>
              <w:tabs>
                <w:tab w:val="left" w:pos="3870"/>
              </w:tabs>
              <w:spacing w:line="276" w:lineRule="auto"/>
              <w:rPr>
                <w:ins w:id="3262" w:author="Alvarenga, Agatha" w:date="2025-05-13T16:03:00Z"/>
                <w:rFonts w:cs="Arial"/>
                <w:sz w:val="14"/>
                <w:szCs w:val="14"/>
                <w:rPrChange w:id="3263" w:author="Chiarelo, Hugo" w:date="2025-11-03T10:58:00Z" w16du:dateUtc="2025-11-03T13:58:00Z">
                  <w:rPr>
                    <w:ins w:id="3264" w:author="Alvarenga, Agatha" w:date="2025-05-13T16:03:00Z"/>
                  </w:rPr>
                </w:rPrChange>
              </w:rPr>
              <w:pPrChange w:id="3265" w:author="Chiarelo, Hugo" w:date="2025-09-03T18:26:00Z" w16du:dateUtc="2025-09-03T21:26:00Z">
                <w:pPr>
                  <w:tabs>
                    <w:tab w:val="left" w:pos="3870"/>
                  </w:tabs>
                  <w:spacing w:line="276" w:lineRule="auto"/>
                  <w:jc w:val="center"/>
                </w:pPr>
              </w:pPrChange>
            </w:pPr>
            <w:ins w:id="3266" w:author="Alvarenga, Agatha" w:date="2025-05-13T16:03:00Z">
              <w:r w:rsidRPr="001F0A69">
                <w:rPr>
                  <w:rFonts w:cs="Arial"/>
                  <w:sz w:val="14"/>
                  <w:szCs w:val="14"/>
                  <w:rPrChange w:id="3267" w:author="Chiarelo, Hugo" w:date="2025-11-03T10:58:00Z" w16du:dateUtc="2025-11-03T13:58:00Z">
                    <w:rPr/>
                  </w:rPrChange>
                </w:rPr>
                <w:t>6.2</w:t>
              </w:r>
            </w:ins>
          </w:p>
        </w:tc>
        <w:tc>
          <w:tcPr>
            <w:tcW w:w="1533" w:type="dxa"/>
            <w:noWrap/>
            <w:hideMark/>
            <w:tcPrChange w:id="3268" w:author="Chiarelo, Hugo" w:date="2025-09-03T18:44:00Z" w16du:dateUtc="2025-09-03T21:44:00Z">
              <w:tcPr>
                <w:tcW w:w="1533" w:type="dxa"/>
                <w:gridSpan w:val="2"/>
                <w:noWrap/>
                <w:hideMark/>
              </w:tcPr>
            </w:tcPrChange>
          </w:tcPr>
          <w:p w14:paraId="118BAC79" w14:textId="77777777" w:rsidR="00300400" w:rsidRPr="001F0A69" w:rsidRDefault="00300400">
            <w:pPr>
              <w:tabs>
                <w:tab w:val="left" w:pos="3870"/>
              </w:tabs>
              <w:spacing w:line="276" w:lineRule="auto"/>
              <w:rPr>
                <w:ins w:id="3269" w:author="Alvarenga, Agatha" w:date="2025-05-13T16:03:00Z"/>
                <w:rFonts w:cs="Arial"/>
                <w:sz w:val="14"/>
                <w:szCs w:val="14"/>
                <w:rPrChange w:id="3270" w:author="Chiarelo, Hugo" w:date="2025-11-03T10:58:00Z" w16du:dateUtc="2025-11-03T13:58:00Z">
                  <w:rPr>
                    <w:ins w:id="3271" w:author="Alvarenga, Agatha" w:date="2025-05-13T16:03:00Z"/>
                  </w:rPr>
                </w:rPrChange>
              </w:rPr>
              <w:pPrChange w:id="3272" w:author="Chiarelo, Hugo" w:date="2025-09-03T18:16:00Z" w16du:dateUtc="2025-09-03T21:16:00Z">
                <w:pPr>
                  <w:tabs>
                    <w:tab w:val="left" w:pos="3870"/>
                  </w:tabs>
                  <w:spacing w:line="276" w:lineRule="auto"/>
                  <w:jc w:val="center"/>
                </w:pPr>
              </w:pPrChange>
            </w:pPr>
            <w:ins w:id="3273" w:author="Alvarenga, Agatha" w:date="2025-05-13T16:03:00Z">
              <w:r w:rsidRPr="001F0A69">
                <w:rPr>
                  <w:rFonts w:cs="Arial"/>
                  <w:sz w:val="14"/>
                  <w:szCs w:val="14"/>
                  <w:rPrChange w:id="3274" w:author="Chiarelo, Hugo" w:date="2025-11-03T10:58:00Z" w16du:dateUtc="2025-11-03T13:58:00Z">
                    <w:rPr/>
                  </w:rPrChange>
                </w:rPr>
                <w:t>Combined causes</w:t>
              </w:r>
            </w:ins>
          </w:p>
        </w:tc>
        <w:tc>
          <w:tcPr>
            <w:tcW w:w="3796" w:type="dxa"/>
            <w:noWrap/>
            <w:hideMark/>
            <w:tcPrChange w:id="3275" w:author="Chiarelo, Hugo" w:date="2025-09-03T18:44:00Z" w16du:dateUtc="2025-09-03T21:44:00Z">
              <w:tcPr>
                <w:tcW w:w="1868" w:type="dxa"/>
                <w:gridSpan w:val="2"/>
                <w:noWrap/>
                <w:hideMark/>
              </w:tcPr>
            </w:tcPrChange>
          </w:tcPr>
          <w:p w14:paraId="36644BBD" w14:textId="77777777" w:rsidR="00300400" w:rsidRPr="001F0A69" w:rsidRDefault="00300400">
            <w:pPr>
              <w:tabs>
                <w:tab w:val="left" w:pos="3870"/>
              </w:tabs>
              <w:spacing w:line="276" w:lineRule="auto"/>
              <w:rPr>
                <w:ins w:id="3276" w:author="Alvarenga, Agatha" w:date="2025-05-13T16:03:00Z"/>
                <w:rFonts w:cs="Arial"/>
                <w:sz w:val="14"/>
                <w:szCs w:val="14"/>
                <w:rPrChange w:id="3277" w:author="Chiarelo, Hugo" w:date="2025-11-03T10:58:00Z" w16du:dateUtc="2025-11-03T13:58:00Z">
                  <w:rPr>
                    <w:ins w:id="3278" w:author="Alvarenga, Agatha" w:date="2025-05-13T16:03:00Z"/>
                  </w:rPr>
                </w:rPrChange>
              </w:rPr>
              <w:pPrChange w:id="3279" w:author="Chiarelo, Hugo" w:date="2025-09-03T18:16:00Z" w16du:dateUtc="2025-09-03T21:16:00Z">
                <w:pPr>
                  <w:tabs>
                    <w:tab w:val="left" w:pos="3870"/>
                  </w:tabs>
                  <w:spacing w:line="276" w:lineRule="auto"/>
                  <w:jc w:val="center"/>
                </w:pPr>
              </w:pPrChange>
            </w:pPr>
            <w:ins w:id="3280" w:author="Alvarenga, Agatha" w:date="2025-05-13T16:03:00Z">
              <w:r w:rsidRPr="001F0A69">
                <w:rPr>
                  <w:rFonts w:cs="Arial"/>
                  <w:sz w:val="14"/>
                  <w:szCs w:val="14"/>
                  <w:rPrChange w:id="3281" w:author="Chiarelo, Hugo" w:date="2025-11-03T10:58:00Z" w16du:dateUtc="2025-11-03T13:58:00Z">
                    <w:rPr/>
                  </w:rPrChange>
                </w:rPr>
                <w:t>Several causes: If there is one predominant cause this should be coded</w:t>
              </w:r>
            </w:ins>
          </w:p>
        </w:tc>
      </w:tr>
      <w:tr w:rsidR="008A026A" w:rsidRPr="001F0A69" w14:paraId="7B24C66D" w14:textId="77777777" w:rsidTr="00920895">
        <w:tblPrEx>
          <w:tblPrExChange w:id="3282" w:author="Chiarelo, Hugo" w:date="2025-09-03T18:44:00Z" w16du:dateUtc="2025-09-03T21:44:00Z">
            <w:tblPrEx>
              <w:tblW w:w="7157" w:type="dxa"/>
            </w:tblPrEx>
          </w:tblPrExChange>
        </w:tblPrEx>
        <w:trPr>
          <w:trHeight w:val="250"/>
          <w:ins w:id="3283" w:author="Alvarenga, Agatha" w:date="2025-05-13T16:03:00Z"/>
          <w:trPrChange w:id="3284" w:author="Chiarelo, Hugo" w:date="2025-09-03T18:44:00Z" w16du:dateUtc="2025-09-03T21:44:00Z">
            <w:trPr>
              <w:gridAfter w:val="0"/>
              <w:trHeight w:val="250"/>
            </w:trPr>
          </w:trPrChange>
        </w:trPr>
        <w:tc>
          <w:tcPr>
            <w:tcW w:w="712" w:type="dxa"/>
            <w:noWrap/>
            <w:hideMark/>
            <w:tcPrChange w:id="3285" w:author="Chiarelo, Hugo" w:date="2025-09-03T18:44:00Z" w16du:dateUtc="2025-09-03T21:44:00Z">
              <w:tcPr>
                <w:tcW w:w="712" w:type="dxa"/>
                <w:noWrap/>
                <w:hideMark/>
              </w:tcPr>
            </w:tcPrChange>
          </w:tcPr>
          <w:p w14:paraId="4AA10056" w14:textId="77777777" w:rsidR="00300400" w:rsidRPr="001F0A69" w:rsidRDefault="00300400">
            <w:pPr>
              <w:tabs>
                <w:tab w:val="left" w:pos="3870"/>
              </w:tabs>
              <w:spacing w:line="276" w:lineRule="auto"/>
              <w:rPr>
                <w:ins w:id="3286" w:author="Alvarenga, Agatha" w:date="2025-05-13T16:03:00Z"/>
                <w:rFonts w:cs="Arial"/>
                <w:sz w:val="14"/>
                <w:szCs w:val="14"/>
                <w:rPrChange w:id="3287" w:author="Chiarelo, Hugo" w:date="2025-11-03T10:58:00Z" w16du:dateUtc="2025-11-03T13:58:00Z">
                  <w:rPr>
                    <w:ins w:id="3288" w:author="Alvarenga, Agatha" w:date="2025-05-13T16:03:00Z"/>
                  </w:rPr>
                </w:rPrChange>
              </w:rPr>
              <w:pPrChange w:id="3289" w:author="Chiarelo, Hugo" w:date="2025-09-03T18:26:00Z" w16du:dateUtc="2025-09-03T21:26:00Z">
                <w:pPr>
                  <w:tabs>
                    <w:tab w:val="left" w:pos="3870"/>
                  </w:tabs>
                  <w:spacing w:line="276" w:lineRule="auto"/>
                  <w:jc w:val="center"/>
                </w:pPr>
              </w:pPrChange>
            </w:pPr>
            <w:ins w:id="3290" w:author="Alvarenga, Agatha" w:date="2025-05-13T16:03:00Z">
              <w:r w:rsidRPr="001F0A69">
                <w:rPr>
                  <w:rFonts w:cs="Arial"/>
                  <w:sz w:val="14"/>
                  <w:szCs w:val="14"/>
                  <w:rPrChange w:id="3291" w:author="Chiarelo, Hugo" w:date="2025-11-03T10:58:00Z" w16du:dateUtc="2025-11-03T13:58:00Z">
                    <w:rPr/>
                  </w:rPrChange>
                </w:rPr>
                <w:t>6</w:t>
              </w:r>
            </w:ins>
          </w:p>
        </w:tc>
        <w:tc>
          <w:tcPr>
            <w:tcW w:w="2332" w:type="dxa"/>
            <w:noWrap/>
            <w:hideMark/>
            <w:tcPrChange w:id="3292" w:author="Chiarelo, Hugo" w:date="2025-09-03T18:44:00Z" w16du:dateUtc="2025-09-03T21:44:00Z">
              <w:tcPr>
                <w:tcW w:w="2332" w:type="dxa"/>
                <w:gridSpan w:val="2"/>
                <w:noWrap/>
                <w:hideMark/>
              </w:tcPr>
            </w:tcPrChange>
          </w:tcPr>
          <w:p w14:paraId="1D96BB5C" w14:textId="77777777" w:rsidR="00300400" w:rsidRPr="001F0A69" w:rsidRDefault="00300400">
            <w:pPr>
              <w:tabs>
                <w:tab w:val="left" w:pos="3870"/>
              </w:tabs>
              <w:spacing w:line="276" w:lineRule="auto"/>
              <w:rPr>
                <w:ins w:id="3293" w:author="Alvarenga, Agatha" w:date="2025-05-13T16:03:00Z"/>
                <w:rFonts w:cs="Arial"/>
                <w:sz w:val="14"/>
                <w:szCs w:val="14"/>
                <w:rPrChange w:id="3294" w:author="Chiarelo, Hugo" w:date="2025-11-03T10:58:00Z" w16du:dateUtc="2025-11-03T13:58:00Z">
                  <w:rPr>
                    <w:ins w:id="3295" w:author="Alvarenga, Agatha" w:date="2025-05-13T16:03:00Z"/>
                  </w:rPr>
                </w:rPrChange>
              </w:rPr>
              <w:pPrChange w:id="3296" w:author="Chiarelo, Hugo" w:date="2025-09-03T18:16:00Z" w16du:dateUtc="2025-09-03T21:16:00Z">
                <w:pPr>
                  <w:tabs>
                    <w:tab w:val="left" w:pos="3870"/>
                  </w:tabs>
                  <w:spacing w:line="276" w:lineRule="auto"/>
                  <w:jc w:val="center"/>
                </w:pPr>
              </w:pPrChange>
            </w:pPr>
            <w:ins w:id="3297" w:author="Alvarenga, Agatha" w:date="2025-05-13T16:03:00Z">
              <w:r w:rsidRPr="001F0A69">
                <w:rPr>
                  <w:rFonts w:cs="Arial"/>
                  <w:sz w:val="14"/>
                  <w:szCs w:val="14"/>
                  <w:rPrChange w:id="3298" w:author="Chiarelo, Hugo" w:date="2025-11-03T10:58:00Z" w16du:dateUtc="2025-11-03T13:58:00Z">
                    <w:rPr/>
                  </w:rPrChange>
                </w:rPr>
                <w:t>Miscellaneous</w:t>
              </w:r>
            </w:ins>
          </w:p>
        </w:tc>
        <w:tc>
          <w:tcPr>
            <w:tcW w:w="712" w:type="dxa"/>
            <w:noWrap/>
            <w:hideMark/>
            <w:tcPrChange w:id="3299" w:author="Chiarelo, Hugo" w:date="2025-09-03T18:44:00Z" w16du:dateUtc="2025-09-03T21:44:00Z">
              <w:tcPr>
                <w:tcW w:w="712" w:type="dxa"/>
                <w:gridSpan w:val="2"/>
                <w:noWrap/>
                <w:hideMark/>
              </w:tcPr>
            </w:tcPrChange>
          </w:tcPr>
          <w:p w14:paraId="3A9E8347" w14:textId="77777777" w:rsidR="00300400" w:rsidRPr="001F0A69" w:rsidRDefault="00300400">
            <w:pPr>
              <w:tabs>
                <w:tab w:val="left" w:pos="3870"/>
              </w:tabs>
              <w:spacing w:line="276" w:lineRule="auto"/>
              <w:rPr>
                <w:ins w:id="3300" w:author="Alvarenga, Agatha" w:date="2025-05-13T16:03:00Z"/>
                <w:rFonts w:cs="Arial"/>
                <w:sz w:val="14"/>
                <w:szCs w:val="14"/>
                <w:rPrChange w:id="3301" w:author="Chiarelo, Hugo" w:date="2025-11-03T10:58:00Z" w16du:dateUtc="2025-11-03T13:58:00Z">
                  <w:rPr>
                    <w:ins w:id="3302" w:author="Alvarenga, Agatha" w:date="2025-05-13T16:03:00Z"/>
                  </w:rPr>
                </w:rPrChange>
              </w:rPr>
              <w:pPrChange w:id="3303" w:author="Chiarelo, Hugo" w:date="2025-09-03T18:26:00Z" w16du:dateUtc="2025-09-03T21:26:00Z">
                <w:pPr>
                  <w:tabs>
                    <w:tab w:val="left" w:pos="3870"/>
                  </w:tabs>
                  <w:spacing w:line="276" w:lineRule="auto"/>
                  <w:jc w:val="center"/>
                </w:pPr>
              </w:pPrChange>
            </w:pPr>
            <w:ins w:id="3304" w:author="Alvarenga, Agatha" w:date="2025-05-13T16:03:00Z">
              <w:r w:rsidRPr="001F0A69">
                <w:rPr>
                  <w:rFonts w:cs="Arial"/>
                  <w:sz w:val="14"/>
                  <w:szCs w:val="14"/>
                  <w:rPrChange w:id="3305" w:author="Chiarelo, Hugo" w:date="2025-11-03T10:58:00Z" w16du:dateUtc="2025-11-03T13:58:00Z">
                    <w:rPr/>
                  </w:rPrChange>
                </w:rPr>
                <w:t>6.3</w:t>
              </w:r>
            </w:ins>
          </w:p>
        </w:tc>
        <w:tc>
          <w:tcPr>
            <w:tcW w:w="1533" w:type="dxa"/>
            <w:noWrap/>
            <w:hideMark/>
            <w:tcPrChange w:id="3306" w:author="Chiarelo, Hugo" w:date="2025-09-03T18:44:00Z" w16du:dateUtc="2025-09-03T21:44:00Z">
              <w:tcPr>
                <w:tcW w:w="1533" w:type="dxa"/>
                <w:gridSpan w:val="2"/>
                <w:noWrap/>
                <w:hideMark/>
              </w:tcPr>
            </w:tcPrChange>
          </w:tcPr>
          <w:p w14:paraId="6E1EFFE0" w14:textId="77777777" w:rsidR="00300400" w:rsidRPr="001F0A69" w:rsidRDefault="00300400">
            <w:pPr>
              <w:tabs>
                <w:tab w:val="left" w:pos="3870"/>
              </w:tabs>
              <w:spacing w:line="276" w:lineRule="auto"/>
              <w:rPr>
                <w:ins w:id="3307" w:author="Alvarenga, Agatha" w:date="2025-05-13T16:03:00Z"/>
                <w:rFonts w:cs="Arial"/>
                <w:sz w:val="14"/>
                <w:szCs w:val="14"/>
                <w:rPrChange w:id="3308" w:author="Chiarelo, Hugo" w:date="2025-11-03T10:58:00Z" w16du:dateUtc="2025-11-03T13:58:00Z">
                  <w:rPr>
                    <w:ins w:id="3309" w:author="Alvarenga, Agatha" w:date="2025-05-13T16:03:00Z"/>
                  </w:rPr>
                </w:rPrChange>
              </w:rPr>
              <w:pPrChange w:id="3310" w:author="Chiarelo, Hugo" w:date="2025-09-03T18:16:00Z" w16du:dateUtc="2025-09-03T21:16:00Z">
                <w:pPr>
                  <w:tabs>
                    <w:tab w:val="left" w:pos="3870"/>
                  </w:tabs>
                  <w:spacing w:line="276" w:lineRule="auto"/>
                  <w:jc w:val="center"/>
                </w:pPr>
              </w:pPrChange>
            </w:pPr>
            <w:ins w:id="3311" w:author="Alvarenga, Agatha" w:date="2025-05-13T16:03:00Z">
              <w:r w:rsidRPr="001F0A69">
                <w:rPr>
                  <w:rFonts w:cs="Arial"/>
                  <w:sz w:val="14"/>
                  <w:szCs w:val="14"/>
                  <w:rPrChange w:id="3312" w:author="Chiarelo, Hugo" w:date="2025-11-03T10:58:00Z" w16du:dateUtc="2025-11-03T13:58:00Z">
                    <w:rPr/>
                  </w:rPrChange>
                </w:rPr>
                <w:t>Other</w:t>
              </w:r>
            </w:ins>
          </w:p>
        </w:tc>
        <w:tc>
          <w:tcPr>
            <w:tcW w:w="3796" w:type="dxa"/>
            <w:noWrap/>
            <w:hideMark/>
            <w:tcPrChange w:id="3313" w:author="Chiarelo, Hugo" w:date="2025-09-03T18:44:00Z" w16du:dateUtc="2025-09-03T21:44:00Z">
              <w:tcPr>
                <w:tcW w:w="1868" w:type="dxa"/>
                <w:gridSpan w:val="2"/>
                <w:noWrap/>
                <w:hideMark/>
              </w:tcPr>
            </w:tcPrChange>
          </w:tcPr>
          <w:p w14:paraId="364B2059" w14:textId="77777777" w:rsidR="00300400" w:rsidRPr="001F0A69" w:rsidRDefault="00300400">
            <w:pPr>
              <w:tabs>
                <w:tab w:val="left" w:pos="3870"/>
              </w:tabs>
              <w:spacing w:line="276" w:lineRule="auto"/>
              <w:rPr>
                <w:ins w:id="3314" w:author="Alvarenga, Agatha" w:date="2025-05-13T16:03:00Z"/>
                <w:rFonts w:cs="Arial"/>
                <w:sz w:val="14"/>
                <w:szCs w:val="14"/>
                <w:rPrChange w:id="3315" w:author="Chiarelo, Hugo" w:date="2025-11-03T10:58:00Z" w16du:dateUtc="2025-11-03T13:58:00Z">
                  <w:rPr>
                    <w:ins w:id="3316" w:author="Alvarenga, Agatha" w:date="2025-05-13T16:03:00Z"/>
                  </w:rPr>
                </w:rPrChange>
              </w:rPr>
              <w:pPrChange w:id="3317" w:author="Chiarelo, Hugo" w:date="2025-09-03T18:16:00Z" w16du:dateUtc="2025-09-03T21:16:00Z">
                <w:pPr>
                  <w:tabs>
                    <w:tab w:val="left" w:pos="3870"/>
                  </w:tabs>
                  <w:spacing w:line="276" w:lineRule="auto"/>
                  <w:jc w:val="center"/>
                </w:pPr>
              </w:pPrChange>
            </w:pPr>
            <w:ins w:id="3318" w:author="Alvarenga, Agatha" w:date="2025-05-13T16:03:00Z">
              <w:r w:rsidRPr="001F0A69">
                <w:rPr>
                  <w:rFonts w:cs="Arial"/>
                  <w:sz w:val="14"/>
                  <w:szCs w:val="14"/>
                  <w:rPrChange w:id="3319" w:author="Chiarelo, Hugo" w:date="2025-11-03T10:58:00Z" w16du:dateUtc="2025-11-03T13:58:00Z">
                    <w:rPr/>
                  </w:rPrChange>
                </w:rPr>
                <w:t>No code applicable: Use free text</w:t>
              </w:r>
            </w:ins>
          </w:p>
        </w:tc>
      </w:tr>
      <w:tr w:rsidR="008A026A" w:rsidRPr="001F0A69" w14:paraId="51E46855" w14:textId="77777777" w:rsidTr="00920895">
        <w:tblPrEx>
          <w:tblPrExChange w:id="3320" w:author="Chiarelo, Hugo" w:date="2025-09-03T18:44:00Z" w16du:dateUtc="2025-09-03T21:44:00Z">
            <w:tblPrEx>
              <w:tblW w:w="7157" w:type="dxa"/>
            </w:tblPrEx>
          </w:tblPrExChange>
        </w:tblPrEx>
        <w:trPr>
          <w:trHeight w:val="250"/>
          <w:ins w:id="3321" w:author="Alvarenga, Agatha" w:date="2025-05-13T16:03:00Z"/>
          <w:trPrChange w:id="3322" w:author="Chiarelo, Hugo" w:date="2025-09-03T18:44:00Z" w16du:dateUtc="2025-09-03T21:44:00Z">
            <w:trPr>
              <w:gridAfter w:val="0"/>
              <w:trHeight w:val="250"/>
            </w:trPr>
          </w:trPrChange>
        </w:trPr>
        <w:tc>
          <w:tcPr>
            <w:tcW w:w="712" w:type="dxa"/>
            <w:noWrap/>
            <w:hideMark/>
            <w:tcPrChange w:id="3323" w:author="Chiarelo, Hugo" w:date="2025-09-03T18:44:00Z" w16du:dateUtc="2025-09-03T21:44:00Z">
              <w:tcPr>
                <w:tcW w:w="712" w:type="dxa"/>
                <w:noWrap/>
                <w:hideMark/>
              </w:tcPr>
            </w:tcPrChange>
          </w:tcPr>
          <w:p w14:paraId="4CDD4A78" w14:textId="77777777" w:rsidR="00300400" w:rsidRPr="001F0A69" w:rsidRDefault="00300400">
            <w:pPr>
              <w:tabs>
                <w:tab w:val="left" w:pos="3870"/>
              </w:tabs>
              <w:spacing w:line="276" w:lineRule="auto"/>
              <w:rPr>
                <w:ins w:id="3324" w:author="Alvarenga, Agatha" w:date="2025-05-13T16:03:00Z"/>
                <w:rFonts w:cs="Arial"/>
                <w:sz w:val="14"/>
                <w:szCs w:val="14"/>
                <w:rPrChange w:id="3325" w:author="Chiarelo, Hugo" w:date="2025-11-03T10:58:00Z" w16du:dateUtc="2025-11-03T13:58:00Z">
                  <w:rPr>
                    <w:ins w:id="3326" w:author="Alvarenga, Agatha" w:date="2025-05-13T16:03:00Z"/>
                  </w:rPr>
                </w:rPrChange>
              </w:rPr>
              <w:pPrChange w:id="3327" w:author="Chiarelo, Hugo" w:date="2025-09-03T18:15:00Z" w16du:dateUtc="2025-09-03T21:15:00Z">
                <w:pPr>
                  <w:tabs>
                    <w:tab w:val="left" w:pos="3870"/>
                  </w:tabs>
                  <w:spacing w:line="276" w:lineRule="auto"/>
                  <w:jc w:val="center"/>
                </w:pPr>
              </w:pPrChange>
            </w:pPr>
            <w:ins w:id="3328" w:author="Alvarenga, Agatha" w:date="2025-05-13T16:03:00Z">
              <w:r w:rsidRPr="001F0A69">
                <w:rPr>
                  <w:rFonts w:cs="Arial"/>
                  <w:sz w:val="14"/>
                  <w:szCs w:val="14"/>
                  <w:rPrChange w:id="3329" w:author="Chiarelo, Hugo" w:date="2025-11-03T10:58:00Z" w16du:dateUtc="2025-11-03T13:58:00Z">
                    <w:rPr/>
                  </w:rPrChange>
                </w:rPr>
                <w:t>6</w:t>
              </w:r>
            </w:ins>
          </w:p>
        </w:tc>
        <w:tc>
          <w:tcPr>
            <w:tcW w:w="2332" w:type="dxa"/>
            <w:noWrap/>
            <w:hideMark/>
            <w:tcPrChange w:id="3330" w:author="Chiarelo, Hugo" w:date="2025-09-03T18:44:00Z" w16du:dateUtc="2025-09-03T21:44:00Z">
              <w:tcPr>
                <w:tcW w:w="2332" w:type="dxa"/>
                <w:gridSpan w:val="2"/>
                <w:noWrap/>
                <w:hideMark/>
              </w:tcPr>
            </w:tcPrChange>
          </w:tcPr>
          <w:p w14:paraId="607EB5A2" w14:textId="77777777" w:rsidR="00300400" w:rsidRPr="001F0A69" w:rsidRDefault="00300400">
            <w:pPr>
              <w:tabs>
                <w:tab w:val="left" w:pos="3870"/>
              </w:tabs>
              <w:spacing w:line="276" w:lineRule="auto"/>
              <w:rPr>
                <w:ins w:id="3331" w:author="Alvarenga, Agatha" w:date="2025-05-13T16:03:00Z"/>
                <w:rFonts w:cs="Arial"/>
                <w:sz w:val="14"/>
                <w:szCs w:val="14"/>
                <w:rPrChange w:id="3332" w:author="Chiarelo, Hugo" w:date="2025-11-03T10:58:00Z" w16du:dateUtc="2025-11-03T13:58:00Z">
                  <w:rPr>
                    <w:ins w:id="3333" w:author="Alvarenga, Agatha" w:date="2025-05-13T16:03:00Z"/>
                  </w:rPr>
                </w:rPrChange>
              </w:rPr>
              <w:pPrChange w:id="3334" w:author="Chiarelo, Hugo" w:date="2025-09-03T18:16:00Z" w16du:dateUtc="2025-09-03T21:16:00Z">
                <w:pPr>
                  <w:tabs>
                    <w:tab w:val="left" w:pos="3870"/>
                  </w:tabs>
                  <w:spacing w:line="276" w:lineRule="auto"/>
                  <w:jc w:val="center"/>
                </w:pPr>
              </w:pPrChange>
            </w:pPr>
            <w:ins w:id="3335" w:author="Alvarenga, Agatha" w:date="2025-05-13T16:03:00Z">
              <w:r w:rsidRPr="001F0A69">
                <w:rPr>
                  <w:rFonts w:cs="Arial"/>
                  <w:sz w:val="14"/>
                  <w:szCs w:val="14"/>
                  <w:rPrChange w:id="3336" w:author="Chiarelo, Hugo" w:date="2025-11-03T10:58:00Z" w16du:dateUtc="2025-11-03T13:58:00Z">
                    <w:rPr/>
                  </w:rPrChange>
                </w:rPr>
                <w:t>Miscellaneous</w:t>
              </w:r>
            </w:ins>
          </w:p>
        </w:tc>
        <w:tc>
          <w:tcPr>
            <w:tcW w:w="712" w:type="dxa"/>
            <w:noWrap/>
            <w:hideMark/>
            <w:tcPrChange w:id="3337" w:author="Chiarelo, Hugo" w:date="2025-09-03T18:44:00Z" w16du:dateUtc="2025-09-03T21:44:00Z">
              <w:tcPr>
                <w:tcW w:w="712" w:type="dxa"/>
                <w:gridSpan w:val="2"/>
                <w:noWrap/>
                <w:hideMark/>
              </w:tcPr>
            </w:tcPrChange>
          </w:tcPr>
          <w:p w14:paraId="780AF219" w14:textId="77777777" w:rsidR="00300400" w:rsidRPr="001F0A69" w:rsidRDefault="00300400">
            <w:pPr>
              <w:tabs>
                <w:tab w:val="left" w:pos="3870"/>
              </w:tabs>
              <w:spacing w:line="276" w:lineRule="auto"/>
              <w:rPr>
                <w:ins w:id="3338" w:author="Alvarenga, Agatha" w:date="2025-05-13T16:03:00Z"/>
                <w:rFonts w:cs="Arial"/>
                <w:sz w:val="14"/>
                <w:szCs w:val="14"/>
                <w:rPrChange w:id="3339" w:author="Chiarelo, Hugo" w:date="2025-11-03T10:58:00Z" w16du:dateUtc="2025-11-03T13:58:00Z">
                  <w:rPr>
                    <w:ins w:id="3340" w:author="Alvarenga, Agatha" w:date="2025-05-13T16:03:00Z"/>
                  </w:rPr>
                </w:rPrChange>
              </w:rPr>
              <w:pPrChange w:id="3341" w:author="Chiarelo, Hugo" w:date="2025-09-03T18:26:00Z" w16du:dateUtc="2025-09-03T21:26:00Z">
                <w:pPr>
                  <w:tabs>
                    <w:tab w:val="left" w:pos="3870"/>
                  </w:tabs>
                  <w:spacing w:line="276" w:lineRule="auto"/>
                  <w:jc w:val="center"/>
                </w:pPr>
              </w:pPrChange>
            </w:pPr>
            <w:ins w:id="3342" w:author="Alvarenga, Agatha" w:date="2025-05-13T16:03:00Z">
              <w:r w:rsidRPr="001F0A69">
                <w:rPr>
                  <w:rFonts w:cs="Arial"/>
                  <w:sz w:val="14"/>
                  <w:szCs w:val="14"/>
                  <w:rPrChange w:id="3343" w:author="Chiarelo, Hugo" w:date="2025-11-03T10:58:00Z" w16du:dateUtc="2025-11-03T13:58:00Z">
                    <w:rPr/>
                  </w:rPrChange>
                </w:rPr>
                <w:t>6.4</w:t>
              </w:r>
            </w:ins>
          </w:p>
        </w:tc>
        <w:tc>
          <w:tcPr>
            <w:tcW w:w="1533" w:type="dxa"/>
            <w:noWrap/>
            <w:hideMark/>
            <w:tcPrChange w:id="3344" w:author="Chiarelo, Hugo" w:date="2025-09-03T18:44:00Z" w16du:dateUtc="2025-09-03T21:44:00Z">
              <w:tcPr>
                <w:tcW w:w="1533" w:type="dxa"/>
                <w:gridSpan w:val="2"/>
                <w:noWrap/>
                <w:hideMark/>
              </w:tcPr>
            </w:tcPrChange>
          </w:tcPr>
          <w:p w14:paraId="56F698A6" w14:textId="77777777" w:rsidR="00300400" w:rsidRPr="001F0A69" w:rsidRDefault="00300400">
            <w:pPr>
              <w:tabs>
                <w:tab w:val="left" w:pos="3870"/>
              </w:tabs>
              <w:spacing w:line="276" w:lineRule="auto"/>
              <w:rPr>
                <w:ins w:id="3345" w:author="Alvarenga, Agatha" w:date="2025-05-13T16:03:00Z"/>
                <w:rFonts w:cs="Arial"/>
                <w:sz w:val="14"/>
                <w:szCs w:val="14"/>
                <w:rPrChange w:id="3346" w:author="Chiarelo, Hugo" w:date="2025-11-03T10:58:00Z" w16du:dateUtc="2025-11-03T13:58:00Z">
                  <w:rPr>
                    <w:ins w:id="3347" w:author="Alvarenga, Agatha" w:date="2025-05-13T16:03:00Z"/>
                  </w:rPr>
                </w:rPrChange>
              </w:rPr>
              <w:pPrChange w:id="3348" w:author="Chiarelo, Hugo" w:date="2025-09-03T18:16:00Z" w16du:dateUtc="2025-09-03T21:16:00Z">
                <w:pPr>
                  <w:tabs>
                    <w:tab w:val="left" w:pos="3870"/>
                  </w:tabs>
                  <w:spacing w:line="276" w:lineRule="auto"/>
                  <w:jc w:val="center"/>
                </w:pPr>
              </w:pPrChange>
            </w:pPr>
            <w:ins w:id="3349" w:author="Alvarenga, Agatha" w:date="2025-05-13T16:03:00Z">
              <w:r w:rsidRPr="001F0A69">
                <w:rPr>
                  <w:rFonts w:cs="Arial"/>
                  <w:sz w:val="14"/>
                  <w:szCs w:val="14"/>
                  <w:rPrChange w:id="3350" w:author="Chiarelo, Hugo" w:date="2025-11-03T10:58:00Z" w16du:dateUtc="2025-11-03T13:58:00Z">
                    <w:rPr/>
                  </w:rPrChange>
                </w:rPr>
                <w:t>Unknown</w:t>
              </w:r>
            </w:ins>
          </w:p>
        </w:tc>
        <w:tc>
          <w:tcPr>
            <w:tcW w:w="3796" w:type="dxa"/>
            <w:noWrap/>
            <w:hideMark/>
            <w:tcPrChange w:id="3351" w:author="Chiarelo, Hugo" w:date="2025-09-03T18:44:00Z" w16du:dateUtc="2025-09-03T21:44:00Z">
              <w:tcPr>
                <w:tcW w:w="1868" w:type="dxa"/>
                <w:gridSpan w:val="2"/>
                <w:noWrap/>
                <w:hideMark/>
              </w:tcPr>
            </w:tcPrChange>
          </w:tcPr>
          <w:p w14:paraId="4D4B03FA" w14:textId="77777777" w:rsidR="00300400" w:rsidRPr="001F0A69" w:rsidRDefault="00300400">
            <w:pPr>
              <w:tabs>
                <w:tab w:val="left" w:pos="3870"/>
              </w:tabs>
              <w:spacing w:line="276" w:lineRule="auto"/>
              <w:rPr>
                <w:ins w:id="3352" w:author="Alvarenga, Agatha" w:date="2025-05-13T16:03:00Z"/>
                <w:rFonts w:cs="Arial"/>
                <w:sz w:val="14"/>
                <w:szCs w:val="14"/>
                <w:rPrChange w:id="3353" w:author="Chiarelo, Hugo" w:date="2025-11-03T10:58:00Z" w16du:dateUtc="2025-11-03T13:58:00Z">
                  <w:rPr>
                    <w:ins w:id="3354" w:author="Alvarenga, Agatha" w:date="2025-05-13T16:03:00Z"/>
                  </w:rPr>
                </w:rPrChange>
              </w:rPr>
              <w:pPrChange w:id="3355" w:author="Chiarelo, Hugo" w:date="2025-09-03T18:16:00Z" w16du:dateUtc="2025-09-03T21:16:00Z">
                <w:pPr>
                  <w:tabs>
                    <w:tab w:val="left" w:pos="3870"/>
                  </w:tabs>
                  <w:spacing w:line="276" w:lineRule="auto"/>
                  <w:jc w:val="center"/>
                </w:pPr>
              </w:pPrChange>
            </w:pPr>
            <w:ins w:id="3356" w:author="Alvarenga, Agatha" w:date="2025-05-13T16:03:00Z">
              <w:r w:rsidRPr="001F0A69">
                <w:rPr>
                  <w:rFonts w:cs="Arial"/>
                  <w:sz w:val="14"/>
                  <w:szCs w:val="14"/>
                  <w:rPrChange w:id="3357" w:author="Chiarelo, Hugo" w:date="2025-11-03T10:58:00Z" w16du:dateUtc="2025-11-03T13:58:00Z">
                    <w:rPr/>
                  </w:rPrChange>
                </w:rPr>
                <w:t>No information available</w:t>
              </w:r>
            </w:ins>
          </w:p>
        </w:tc>
      </w:tr>
    </w:tbl>
    <w:p w14:paraId="05DC0A52" w14:textId="77777777" w:rsidR="00300400" w:rsidRPr="001F0A69" w:rsidRDefault="00300400" w:rsidP="00924ABB">
      <w:pPr>
        <w:tabs>
          <w:tab w:val="left" w:pos="3870"/>
        </w:tabs>
        <w:spacing w:line="276" w:lineRule="auto"/>
        <w:jc w:val="center"/>
        <w:rPr>
          <w:ins w:id="3358" w:author="Alvarenga, Agatha" w:date="2025-05-13T16:03:00Z" w16du:dateUtc="2025-05-13T19:03:00Z"/>
          <w:rFonts w:cs="Arial"/>
        </w:rPr>
      </w:pPr>
    </w:p>
    <w:p w14:paraId="0FB65DD4" w14:textId="77777777" w:rsidR="00300400" w:rsidRPr="001F0A69" w:rsidDel="00300400" w:rsidRDefault="00300400" w:rsidP="00924ABB">
      <w:pPr>
        <w:tabs>
          <w:tab w:val="left" w:pos="3870"/>
        </w:tabs>
        <w:spacing w:line="276" w:lineRule="auto"/>
        <w:jc w:val="center"/>
        <w:rPr>
          <w:ins w:id="3359" w:author="Chiarelo, Hugo" w:date="2025-04-23T14:26:00Z" w16du:dateUtc="2025-04-23T17:26:00Z"/>
          <w:del w:id="3360" w:author="Alvarenga, Agatha" w:date="2025-05-13T16:04:00Z" w16du:dateUtc="2025-05-13T19:04:00Z"/>
          <w:rFonts w:cs="Arial"/>
        </w:rPr>
      </w:pPr>
    </w:p>
    <w:p w14:paraId="0D88C32B" w14:textId="77777777" w:rsidR="00A21059" w:rsidRPr="001F0A69" w:rsidRDefault="00A21059">
      <w:pPr>
        <w:tabs>
          <w:tab w:val="left" w:pos="3870"/>
        </w:tabs>
        <w:spacing w:line="276" w:lineRule="auto"/>
        <w:rPr>
          <w:rFonts w:cs="Arial"/>
        </w:rPr>
        <w:pPrChange w:id="3361" w:author="Alvarenga, Agatha" w:date="2025-05-13T16:04:00Z" w16du:dateUtc="2025-05-13T19:04:00Z">
          <w:pPr>
            <w:tabs>
              <w:tab w:val="left" w:pos="3870"/>
            </w:tabs>
            <w:jc w:val="center"/>
          </w:pPr>
        </w:pPrChange>
      </w:pPr>
    </w:p>
    <w:p w14:paraId="450E3CE3" w14:textId="77777777" w:rsidR="00EB5EC3" w:rsidRPr="001F0A69" w:rsidRDefault="00EB5EC3">
      <w:pPr>
        <w:spacing w:line="276" w:lineRule="auto"/>
        <w:rPr>
          <w:ins w:id="3362" w:author="Chiarelo, Hugo" w:date="2025-04-28T09:19:00Z" w16du:dateUtc="2025-04-28T12:19:00Z"/>
          <w:rFonts w:cs="Arial"/>
        </w:rPr>
      </w:pPr>
      <w:r w:rsidRPr="001F0A69">
        <w:rPr>
          <w:rFonts w:cs="Arial"/>
          <w:i/>
          <w:iCs/>
        </w:rPr>
        <w:t xml:space="preserve">Note: The Causes defined in </w:t>
      </w:r>
      <w:proofErr w:type="gramStart"/>
      <w:r w:rsidRPr="001F0A69">
        <w:rPr>
          <w:rFonts w:cs="Arial"/>
          <w:i/>
          <w:iCs/>
        </w:rPr>
        <w:t>the ISO</w:t>
      </w:r>
      <w:proofErr w:type="gramEnd"/>
      <w:r w:rsidRPr="001F0A69">
        <w:rPr>
          <w:rFonts w:cs="Arial"/>
          <w:i/>
          <w:iCs/>
        </w:rPr>
        <w:t xml:space="preserve"> 14224 </w:t>
      </w:r>
      <w:proofErr w:type="gramStart"/>
      <w:r w:rsidRPr="001F0A69">
        <w:rPr>
          <w:rFonts w:cs="Arial"/>
          <w:i/>
          <w:iCs/>
        </w:rPr>
        <w:t>is</w:t>
      </w:r>
      <w:proofErr w:type="gramEnd"/>
      <w:r w:rsidRPr="001F0A69">
        <w:rPr>
          <w:rFonts w:cs="Arial"/>
          <w:i/>
          <w:iCs/>
        </w:rPr>
        <w:t xml:space="preserve"> to identify the initiating event (Root Cause) in the sequence leading up to Failure of an Equipment Item. That’s why the cause is not considered in the Failure Tree, the Cause here is reported by offshore and to achieve such specification is needed RCA process to support</w:t>
      </w:r>
      <w:r w:rsidRPr="001F0A69">
        <w:rPr>
          <w:rFonts w:cs="Arial"/>
        </w:rPr>
        <w:t xml:space="preserve">. </w:t>
      </w:r>
    </w:p>
    <w:p w14:paraId="23E5944E" w14:textId="77777777" w:rsidR="00A0203D" w:rsidRPr="001F0A69" w:rsidRDefault="00A0203D">
      <w:pPr>
        <w:spacing w:line="276" w:lineRule="auto"/>
        <w:rPr>
          <w:ins w:id="3363" w:author="Chiarelo, Hugo" w:date="2025-04-28T09:19:00Z" w16du:dateUtc="2025-04-28T12:19:00Z"/>
          <w:rFonts w:cs="Arial"/>
        </w:rPr>
      </w:pPr>
    </w:p>
    <w:p w14:paraId="594848A7" w14:textId="0DA45D28" w:rsidR="00FF0DFC" w:rsidRPr="001F0A69" w:rsidRDefault="00FF0DFC" w:rsidP="00FF0DFC">
      <w:pPr>
        <w:pStyle w:val="Heading2"/>
        <w:numPr>
          <w:ilvl w:val="0"/>
          <w:numId w:val="51"/>
        </w:numPr>
        <w:tabs>
          <w:tab w:val="num" w:pos="1134"/>
        </w:tabs>
        <w:spacing w:line="276" w:lineRule="auto"/>
        <w:ind w:left="1134" w:hanging="1134"/>
        <w:rPr>
          <w:ins w:id="3364" w:author="Chiarelo, Hugo" w:date="2025-04-28T09:20:00Z" w16du:dateUtc="2025-04-28T12:20:00Z"/>
          <w:rFonts w:cs="Arial"/>
        </w:rPr>
      </w:pPr>
      <w:bookmarkStart w:id="3365" w:name="_Toc212622451"/>
      <w:ins w:id="3366" w:author="Chiarelo, Hugo" w:date="2025-04-28T09:20:00Z" w16du:dateUtc="2025-04-28T12:20:00Z">
        <w:r w:rsidRPr="001F0A69">
          <w:rPr>
            <w:rFonts w:cs="Arial"/>
          </w:rPr>
          <w:t>SPARE PARTS IN THE FAILLING COMPONENT</w:t>
        </w:r>
        <w:bookmarkEnd w:id="3365"/>
      </w:ins>
    </w:p>
    <w:p w14:paraId="722AEA17" w14:textId="79D71B8F" w:rsidR="00A0203D" w:rsidRPr="001F0A69" w:rsidRDefault="00471C80">
      <w:pPr>
        <w:spacing w:line="276" w:lineRule="auto"/>
        <w:rPr>
          <w:ins w:id="3367" w:author="Chiarelo, Hugo" w:date="2025-04-23T11:22:00Z" w16du:dateUtc="2025-04-23T14:22:00Z"/>
          <w:rFonts w:cs="Arial"/>
        </w:rPr>
        <w:pPrChange w:id="3368" w:author="Chiarelo, Hugo" w:date="2025-04-23T14:25:00Z" w16du:dateUtc="2025-04-23T17:25:00Z">
          <w:pPr/>
        </w:pPrChange>
      </w:pPr>
      <w:ins w:id="3369" w:author="Chiarelo, Hugo" w:date="2025-04-28T09:34:00Z" w16du:dateUtc="2025-04-28T12:34:00Z">
        <w:r w:rsidRPr="001F0A69">
          <w:rPr>
            <w:rFonts w:cs="Arial"/>
          </w:rPr>
          <w:t>The identification of spare parts and replaceable equipment components, eligible for internal storage (excluding third-party supplied items), is essential to ensure timely failure prevention and restoration of operational functionality. Spare parts were selected based on a detailed analysis of failure causes and the specific components affected, rather than solely on the failure modes. This approach ensures a more accurate and efficient spare parts strategy. All selected spare parts are catalogued in the SBM Spare Parts List</w:t>
        </w:r>
        <w:r w:rsidR="00D20D69" w:rsidRPr="001F0A69">
          <w:rPr>
            <w:rFonts w:cs="Arial"/>
          </w:rPr>
          <w:t>.</w:t>
        </w:r>
      </w:ins>
    </w:p>
    <w:p w14:paraId="6BBCB364" w14:textId="784AF16E" w:rsidR="00F835DD" w:rsidRPr="001F0A69" w:rsidRDefault="006B4617">
      <w:pPr>
        <w:spacing w:line="276" w:lineRule="auto"/>
        <w:rPr>
          <w:ins w:id="3370" w:author="Chiarelo, Hugo" w:date="2025-04-28T09:38:00Z" w16du:dateUtc="2025-04-28T12:38:00Z"/>
          <w:rFonts w:cs="Arial"/>
        </w:rPr>
      </w:pPr>
      <w:ins w:id="3371" w:author="Chiarelo, Hugo" w:date="2025-04-28T09:35:00Z" w16du:dateUtc="2025-04-28T12:35:00Z">
        <w:r w:rsidRPr="001F0A69">
          <w:rPr>
            <w:rFonts w:cs="Arial"/>
          </w:rPr>
          <w:t>The Spare Part</w:t>
        </w:r>
      </w:ins>
      <w:ins w:id="3372" w:author="Chiarelo, Hugo" w:date="2025-04-28T09:36:00Z" w16du:dateUtc="2025-04-28T12:36:00Z">
        <w:r w:rsidR="00942E9D" w:rsidRPr="001F0A69">
          <w:rPr>
            <w:rFonts w:cs="Arial"/>
          </w:rPr>
          <w:t xml:space="preserve"> will be catalogued inside the </w:t>
        </w:r>
        <w:r w:rsidR="00A64DC2" w:rsidRPr="001F0A69">
          <w:rPr>
            <w:rFonts w:cs="Arial"/>
          </w:rPr>
          <w:t>“</w:t>
        </w:r>
        <w:r w:rsidR="00942E9D" w:rsidRPr="001F0A69">
          <w:rPr>
            <w:rFonts w:cs="Arial"/>
          </w:rPr>
          <w:t xml:space="preserve">Failure Cause </w:t>
        </w:r>
        <w:r w:rsidR="00A64DC2" w:rsidRPr="001F0A69">
          <w:rPr>
            <w:rFonts w:cs="Arial"/>
          </w:rPr>
          <w:t>Failing</w:t>
        </w:r>
        <w:r w:rsidR="00942E9D" w:rsidRPr="001F0A69">
          <w:rPr>
            <w:rFonts w:cs="Arial"/>
          </w:rPr>
          <w:t xml:space="preserve"> Component</w:t>
        </w:r>
        <w:r w:rsidR="00A64DC2" w:rsidRPr="001F0A69">
          <w:rPr>
            <w:rFonts w:cs="Arial"/>
          </w:rPr>
          <w:t>”</w:t>
        </w:r>
      </w:ins>
      <w:ins w:id="3373" w:author="Chiarelo, Hugo" w:date="2025-04-28T09:37:00Z" w16du:dateUtc="2025-04-28T12:37:00Z">
        <w:r w:rsidR="00315A1B" w:rsidRPr="001F0A69">
          <w:rPr>
            <w:rFonts w:cs="Arial"/>
          </w:rPr>
          <w:t xml:space="preserve"> field (Open Textbox), following the Standard</w:t>
        </w:r>
      </w:ins>
      <w:ins w:id="3374" w:author="Chiarelo, Hugo" w:date="2025-04-28T09:38:00Z" w16du:dateUtc="2025-04-28T12:38:00Z">
        <w:r w:rsidR="00091552" w:rsidRPr="001F0A69">
          <w:rPr>
            <w:rFonts w:cs="Arial"/>
          </w:rPr>
          <w:t>:</w:t>
        </w:r>
      </w:ins>
    </w:p>
    <w:p w14:paraId="1DF56214" w14:textId="77777777" w:rsidR="00091552" w:rsidRPr="001F0A69" w:rsidRDefault="00091552">
      <w:pPr>
        <w:spacing w:line="276" w:lineRule="auto"/>
        <w:rPr>
          <w:ins w:id="3375" w:author="Chiarelo, Hugo" w:date="2025-04-28T09:38:00Z" w16du:dateUtc="2025-04-28T12:38:00Z"/>
          <w:rFonts w:cs="Arial"/>
        </w:rPr>
      </w:pPr>
    </w:p>
    <w:p w14:paraId="6C6C4296" w14:textId="4EFF5DEE" w:rsidR="00091552" w:rsidRPr="001F0A69" w:rsidRDefault="00F2074F" w:rsidP="00091552">
      <w:pPr>
        <w:spacing w:line="276" w:lineRule="auto"/>
        <w:jc w:val="center"/>
        <w:rPr>
          <w:ins w:id="3376" w:author="Chiarelo, Hugo" w:date="2025-04-28T09:38:00Z" w16du:dateUtc="2025-04-28T12:38:00Z"/>
          <w:rFonts w:cs="Arial"/>
          <w:b/>
          <w:bCs/>
          <w:u w:val="single"/>
          <w:rPrChange w:id="3377" w:author="Chiarelo, Hugo" w:date="2025-11-03T10:58:00Z" w16du:dateUtc="2025-11-03T13:58:00Z">
            <w:rPr>
              <w:ins w:id="3378" w:author="Chiarelo, Hugo" w:date="2025-04-28T09:38:00Z" w16du:dateUtc="2025-04-28T12:38:00Z"/>
            </w:rPr>
          </w:rPrChange>
        </w:rPr>
      </w:pPr>
      <w:ins w:id="3379" w:author="Chiarelo, Hugo" w:date="2025-04-28T09:38:00Z" w16du:dateUtc="2025-04-28T12:38:00Z">
        <w:r w:rsidRPr="001F0A69">
          <w:rPr>
            <w:rFonts w:cs="Arial"/>
            <w:b/>
            <w:bCs/>
            <w:u w:val="single"/>
            <w:rPrChange w:id="3380" w:author="Chiarelo, Hugo" w:date="2025-11-03T10:58:00Z" w16du:dateUtc="2025-11-03T13:58:00Z">
              <w:rPr/>
            </w:rPrChange>
          </w:rPr>
          <w:t>[1] 1</w:t>
        </w:r>
        <w:r w:rsidRPr="001F0A69">
          <w:rPr>
            <w:rFonts w:cs="Arial"/>
            <w:b/>
            <w:bCs/>
            <w:u w:val="single"/>
            <w:vertAlign w:val="superscript"/>
            <w:rPrChange w:id="3381" w:author="Chiarelo, Hugo" w:date="2025-11-03T10:58:00Z" w16du:dateUtc="2025-11-03T13:58:00Z">
              <w:rPr/>
            </w:rPrChange>
          </w:rPr>
          <w:t>ST</w:t>
        </w:r>
        <w:r w:rsidRPr="001F0A69">
          <w:rPr>
            <w:rFonts w:cs="Arial"/>
            <w:b/>
            <w:bCs/>
            <w:u w:val="single"/>
            <w:rPrChange w:id="3382" w:author="Chiarelo, Hugo" w:date="2025-11-03T10:58:00Z" w16du:dateUtc="2025-11-03T13:58:00Z">
              <w:rPr/>
            </w:rPrChange>
          </w:rPr>
          <w:t xml:space="preserve"> Spare Part</w:t>
        </w:r>
      </w:ins>
    </w:p>
    <w:p w14:paraId="720E49F8" w14:textId="47031890" w:rsidR="00F2074F" w:rsidRPr="001F0A69" w:rsidRDefault="00F2074F" w:rsidP="00091552">
      <w:pPr>
        <w:spacing w:line="276" w:lineRule="auto"/>
        <w:jc w:val="center"/>
        <w:rPr>
          <w:ins w:id="3383" w:author="Chiarelo, Hugo" w:date="2025-04-28T09:38:00Z" w16du:dateUtc="2025-04-28T12:38:00Z"/>
          <w:rFonts w:cs="Arial"/>
          <w:b/>
          <w:bCs/>
          <w:u w:val="single"/>
          <w:rPrChange w:id="3384" w:author="Chiarelo, Hugo" w:date="2025-11-03T10:58:00Z" w16du:dateUtc="2025-11-03T13:58:00Z">
            <w:rPr>
              <w:ins w:id="3385" w:author="Chiarelo, Hugo" w:date="2025-04-28T09:38:00Z" w16du:dateUtc="2025-04-28T12:38:00Z"/>
            </w:rPr>
          </w:rPrChange>
        </w:rPr>
      </w:pPr>
      <w:ins w:id="3386" w:author="Chiarelo, Hugo" w:date="2025-04-28T09:38:00Z" w16du:dateUtc="2025-04-28T12:38:00Z">
        <w:r w:rsidRPr="001F0A69">
          <w:rPr>
            <w:rFonts w:cs="Arial"/>
            <w:b/>
            <w:bCs/>
            <w:u w:val="single"/>
            <w:rPrChange w:id="3387" w:author="Chiarelo, Hugo" w:date="2025-11-03T10:58:00Z" w16du:dateUtc="2025-11-03T13:58:00Z">
              <w:rPr/>
            </w:rPrChange>
          </w:rPr>
          <w:t>[2] 2</w:t>
        </w:r>
        <w:r w:rsidRPr="001F0A69">
          <w:rPr>
            <w:rFonts w:cs="Arial"/>
            <w:b/>
            <w:bCs/>
            <w:u w:val="single"/>
            <w:vertAlign w:val="superscript"/>
            <w:rPrChange w:id="3388" w:author="Chiarelo, Hugo" w:date="2025-11-03T10:58:00Z" w16du:dateUtc="2025-11-03T13:58:00Z">
              <w:rPr/>
            </w:rPrChange>
          </w:rPr>
          <w:t>nd</w:t>
        </w:r>
        <w:r w:rsidRPr="001F0A69">
          <w:rPr>
            <w:rFonts w:cs="Arial"/>
            <w:b/>
            <w:bCs/>
            <w:u w:val="single"/>
            <w:rPrChange w:id="3389" w:author="Chiarelo, Hugo" w:date="2025-11-03T10:58:00Z" w16du:dateUtc="2025-11-03T13:58:00Z">
              <w:rPr/>
            </w:rPrChange>
          </w:rPr>
          <w:t xml:space="preserve"> Spare Part</w:t>
        </w:r>
      </w:ins>
    </w:p>
    <w:p w14:paraId="62D14228" w14:textId="39537574" w:rsidR="00F2074F" w:rsidRPr="001F0A69" w:rsidRDefault="00AB31C5">
      <w:pPr>
        <w:spacing w:line="72" w:lineRule="auto"/>
        <w:jc w:val="center"/>
        <w:rPr>
          <w:ins w:id="3390" w:author="Chiarelo, Hugo" w:date="2025-04-28T09:39:00Z" w16du:dateUtc="2025-04-28T12:39:00Z"/>
          <w:rFonts w:cs="Arial"/>
          <w:b/>
          <w:bCs/>
          <w:u w:val="single"/>
          <w:rPrChange w:id="3391" w:author="Chiarelo, Hugo" w:date="2025-11-03T10:58:00Z" w16du:dateUtc="2025-11-03T13:58:00Z">
            <w:rPr>
              <w:ins w:id="3392" w:author="Chiarelo, Hugo" w:date="2025-04-28T09:39:00Z" w16du:dateUtc="2025-04-28T12:39:00Z"/>
            </w:rPr>
          </w:rPrChange>
        </w:rPr>
        <w:pPrChange w:id="3393" w:author="Chiarelo, Hugo" w:date="2025-04-28T09:40:00Z" w16du:dateUtc="2025-04-28T12:40:00Z">
          <w:pPr>
            <w:spacing w:line="276" w:lineRule="auto"/>
            <w:jc w:val="center"/>
          </w:pPr>
        </w:pPrChange>
      </w:pPr>
      <w:ins w:id="3394" w:author="Chiarelo, Hugo" w:date="2025-04-28T09:39:00Z" w16du:dateUtc="2025-04-28T12:39:00Z">
        <w:r w:rsidRPr="001F0A69">
          <w:rPr>
            <w:rFonts w:cs="Arial"/>
            <w:b/>
            <w:bCs/>
            <w:u w:val="single"/>
            <w:rPrChange w:id="3395" w:author="Chiarelo, Hugo" w:date="2025-11-03T10:58:00Z" w16du:dateUtc="2025-11-03T13:58:00Z">
              <w:rPr/>
            </w:rPrChange>
          </w:rPr>
          <w:t>.</w:t>
        </w:r>
      </w:ins>
    </w:p>
    <w:p w14:paraId="3A3C4EF5" w14:textId="72DFE5F1" w:rsidR="00AB31C5" w:rsidRPr="001F0A69" w:rsidRDefault="00AB31C5">
      <w:pPr>
        <w:spacing w:line="72" w:lineRule="auto"/>
        <w:jc w:val="center"/>
        <w:rPr>
          <w:ins w:id="3396" w:author="Chiarelo, Hugo" w:date="2025-04-28T09:39:00Z" w16du:dateUtc="2025-04-28T12:39:00Z"/>
          <w:rFonts w:cs="Arial"/>
          <w:b/>
          <w:bCs/>
          <w:u w:val="single"/>
          <w:rPrChange w:id="3397" w:author="Chiarelo, Hugo" w:date="2025-11-03T10:58:00Z" w16du:dateUtc="2025-11-03T13:58:00Z">
            <w:rPr>
              <w:ins w:id="3398" w:author="Chiarelo, Hugo" w:date="2025-04-28T09:39:00Z" w16du:dateUtc="2025-04-28T12:39:00Z"/>
            </w:rPr>
          </w:rPrChange>
        </w:rPr>
        <w:pPrChange w:id="3399" w:author="Chiarelo, Hugo" w:date="2025-04-28T09:40:00Z" w16du:dateUtc="2025-04-28T12:40:00Z">
          <w:pPr>
            <w:spacing w:line="276" w:lineRule="auto"/>
            <w:jc w:val="center"/>
          </w:pPr>
        </w:pPrChange>
      </w:pPr>
      <w:ins w:id="3400" w:author="Chiarelo, Hugo" w:date="2025-04-28T09:39:00Z" w16du:dateUtc="2025-04-28T12:39:00Z">
        <w:r w:rsidRPr="001F0A69">
          <w:rPr>
            <w:rFonts w:cs="Arial"/>
            <w:b/>
            <w:bCs/>
            <w:u w:val="single"/>
            <w:rPrChange w:id="3401" w:author="Chiarelo, Hugo" w:date="2025-11-03T10:58:00Z" w16du:dateUtc="2025-11-03T13:58:00Z">
              <w:rPr/>
            </w:rPrChange>
          </w:rPr>
          <w:t>.</w:t>
        </w:r>
      </w:ins>
    </w:p>
    <w:p w14:paraId="719E25BE" w14:textId="5E606AFB" w:rsidR="00AB31C5" w:rsidRPr="001F0A69" w:rsidRDefault="00AB31C5" w:rsidP="00AB31C5">
      <w:pPr>
        <w:spacing w:line="72" w:lineRule="auto"/>
        <w:jc w:val="center"/>
        <w:rPr>
          <w:ins w:id="3402" w:author="Chiarelo, Hugo" w:date="2025-04-28T09:40:00Z" w16du:dateUtc="2025-04-28T12:40:00Z"/>
          <w:rFonts w:cs="Arial"/>
          <w:b/>
          <w:bCs/>
          <w:u w:val="single"/>
          <w:rPrChange w:id="3403" w:author="Chiarelo, Hugo" w:date="2025-11-03T10:58:00Z" w16du:dateUtc="2025-11-03T13:58:00Z">
            <w:rPr>
              <w:ins w:id="3404" w:author="Chiarelo, Hugo" w:date="2025-04-28T09:40:00Z" w16du:dateUtc="2025-04-28T12:40:00Z"/>
            </w:rPr>
          </w:rPrChange>
        </w:rPr>
      </w:pPr>
      <w:ins w:id="3405" w:author="Chiarelo, Hugo" w:date="2025-04-28T09:39:00Z" w16du:dateUtc="2025-04-28T12:39:00Z">
        <w:r w:rsidRPr="001F0A69">
          <w:rPr>
            <w:rFonts w:cs="Arial"/>
            <w:b/>
            <w:bCs/>
            <w:u w:val="single"/>
            <w:rPrChange w:id="3406" w:author="Chiarelo, Hugo" w:date="2025-11-03T10:58:00Z" w16du:dateUtc="2025-11-03T13:58:00Z">
              <w:rPr/>
            </w:rPrChange>
          </w:rPr>
          <w:t>.</w:t>
        </w:r>
      </w:ins>
    </w:p>
    <w:p w14:paraId="0070CD20" w14:textId="78CC20F0" w:rsidR="00AB31C5" w:rsidRPr="001F0A69" w:rsidRDefault="001C6D2C">
      <w:pPr>
        <w:spacing w:line="276" w:lineRule="auto"/>
        <w:jc w:val="center"/>
        <w:rPr>
          <w:ins w:id="3407" w:author="Chiarelo, Hugo" w:date="2025-04-28T09:40:00Z" w16du:dateUtc="2025-04-28T12:40:00Z"/>
          <w:rFonts w:cs="Arial"/>
          <w:b/>
          <w:bCs/>
          <w:u w:val="single"/>
          <w:rPrChange w:id="3408" w:author="Chiarelo, Hugo" w:date="2025-11-03T10:58:00Z" w16du:dateUtc="2025-11-03T13:58:00Z">
            <w:rPr>
              <w:ins w:id="3409" w:author="Chiarelo, Hugo" w:date="2025-04-28T09:40:00Z" w16du:dateUtc="2025-04-28T12:40:00Z"/>
            </w:rPr>
          </w:rPrChange>
        </w:rPr>
        <w:pPrChange w:id="3410" w:author="Chiarelo, Hugo" w:date="2025-04-28T09:48:00Z" w16du:dateUtc="2025-04-28T12:48:00Z">
          <w:pPr>
            <w:jc w:val="center"/>
          </w:pPr>
        </w:pPrChange>
      </w:pPr>
      <w:ins w:id="3411" w:author="Chiarelo, Hugo" w:date="2025-04-28T09:40:00Z" w16du:dateUtc="2025-04-28T12:40:00Z">
        <w:r w:rsidRPr="001F0A69">
          <w:rPr>
            <w:rFonts w:cs="Arial"/>
            <w:b/>
            <w:bCs/>
            <w:u w:val="single"/>
            <w:rPrChange w:id="3412" w:author="Chiarelo, Hugo" w:date="2025-11-03T10:58:00Z" w16du:dateUtc="2025-11-03T13:58:00Z">
              <w:rPr/>
            </w:rPrChange>
          </w:rPr>
          <w:t>[n] N Spare Part</w:t>
        </w:r>
      </w:ins>
    </w:p>
    <w:p w14:paraId="7D82ABEF" w14:textId="5AC02961" w:rsidR="00F23F38" w:rsidRPr="001F0A69" w:rsidRDefault="00DB767C">
      <w:pPr>
        <w:spacing w:line="276" w:lineRule="auto"/>
        <w:jc w:val="center"/>
        <w:rPr>
          <w:ins w:id="3413" w:author="Chiarelo, Hugo" w:date="2025-04-28T09:48:00Z" w16du:dateUtc="2025-04-28T12:48:00Z"/>
          <w:rFonts w:cs="Arial"/>
          <w:i/>
          <w:iCs/>
          <w:rPrChange w:id="3414" w:author="Chiarelo, Hugo" w:date="2025-11-03T10:58:00Z" w16du:dateUtc="2025-11-03T13:58:00Z">
            <w:rPr>
              <w:ins w:id="3415" w:author="Chiarelo, Hugo" w:date="2025-04-28T09:48:00Z" w16du:dateUtc="2025-04-28T12:48:00Z"/>
            </w:rPr>
          </w:rPrChange>
        </w:rPr>
        <w:pPrChange w:id="3416" w:author="Chiarelo, Hugo" w:date="2025-04-28T09:48:00Z" w16du:dateUtc="2025-04-28T12:48:00Z">
          <w:pPr>
            <w:jc w:val="center"/>
          </w:pPr>
        </w:pPrChange>
      </w:pPr>
      <w:ins w:id="3417" w:author="Chiarelo, Hugo" w:date="2025-04-28T09:48:00Z" w16du:dateUtc="2025-04-28T12:48:00Z">
        <w:r w:rsidRPr="001F0A69">
          <w:rPr>
            <w:rFonts w:cs="Arial"/>
          </w:rPr>
          <w:t xml:space="preserve">Ex: </w:t>
        </w:r>
        <w:r w:rsidR="00F23F38" w:rsidRPr="001F0A69">
          <w:rPr>
            <w:rFonts w:cs="Arial"/>
          </w:rPr>
          <w:t>“</w:t>
        </w:r>
        <w:r w:rsidR="00F23F38" w:rsidRPr="001F0A69">
          <w:rPr>
            <w:rFonts w:cs="Arial"/>
            <w:i/>
            <w:iCs/>
            <w:rPrChange w:id="3418" w:author="Chiarelo, Hugo" w:date="2025-11-03T10:58:00Z" w16du:dateUtc="2025-11-03T13:58:00Z">
              <w:rPr/>
            </w:rPrChange>
          </w:rPr>
          <w:t>[1] RADIAL BEARING</w:t>
        </w:r>
      </w:ins>
    </w:p>
    <w:p w14:paraId="190AF1FA" w14:textId="77777777" w:rsidR="00F23F38" w:rsidRPr="001F0A69" w:rsidRDefault="00F23F38">
      <w:pPr>
        <w:spacing w:line="276" w:lineRule="auto"/>
        <w:jc w:val="center"/>
        <w:rPr>
          <w:ins w:id="3419" w:author="Chiarelo, Hugo" w:date="2025-04-28T09:48:00Z" w16du:dateUtc="2025-04-28T12:48:00Z"/>
          <w:rFonts w:cs="Arial"/>
          <w:i/>
          <w:iCs/>
          <w:rPrChange w:id="3420" w:author="Chiarelo, Hugo" w:date="2025-11-03T10:58:00Z" w16du:dateUtc="2025-11-03T13:58:00Z">
            <w:rPr>
              <w:ins w:id="3421" w:author="Chiarelo, Hugo" w:date="2025-04-28T09:48:00Z" w16du:dateUtc="2025-04-28T12:48:00Z"/>
            </w:rPr>
          </w:rPrChange>
        </w:rPr>
        <w:pPrChange w:id="3422" w:author="Chiarelo, Hugo" w:date="2025-04-28T09:48:00Z" w16du:dateUtc="2025-04-28T12:48:00Z">
          <w:pPr>
            <w:jc w:val="center"/>
          </w:pPr>
        </w:pPrChange>
      </w:pPr>
      <w:ins w:id="3423" w:author="Chiarelo, Hugo" w:date="2025-04-28T09:48:00Z" w16du:dateUtc="2025-04-28T12:48:00Z">
        <w:r w:rsidRPr="001F0A69">
          <w:rPr>
            <w:rFonts w:cs="Arial"/>
            <w:i/>
            <w:iCs/>
            <w:rPrChange w:id="3424" w:author="Chiarelo, Hugo" w:date="2025-11-03T10:58:00Z" w16du:dateUtc="2025-11-03T13:58:00Z">
              <w:rPr/>
            </w:rPrChange>
          </w:rPr>
          <w:t>[2] THERMOCOUPLE OR RTD (RADIAL/THRUST BEARING)</w:t>
        </w:r>
      </w:ins>
    </w:p>
    <w:p w14:paraId="53F1CAED" w14:textId="77777777" w:rsidR="00F23F38" w:rsidRPr="001F0A69" w:rsidRDefault="00F23F38">
      <w:pPr>
        <w:spacing w:line="276" w:lineRule="auto"/>
        <w:jc w:val="center"/>
        <w:rPr>
          <w:ins w:id="3425" w:author="Chiarelo, Hugo" w:date="2025-04-28T09:48:00Z" w16du:dateUtc="2025-04-28T12:48:00Z"/>
          <w:rFonts w:cs="Arial"/>
          <w:i/>
          <w:iCs/>
          <w:rPrChange w:id="3426" w:author="Chiarelo, Hugo" w:date="2025-11-03T10:58:00Z" w16du:dateUtc="2025-11-03T13:58:00Z">
            <w:rPr>
              <w:ins w:id="3427" w:author="Chiarelo, Hugo" w:date="2025-04-28T09:48:00Z" w16du:dateUtc="2025-04-28T12:48:00Z"/>
            </w:rPr>
          </w:rPrChange>
        </w:rPr>
        <w:pPrChange w:id="3428" w:author="Chiarelo, Hugo" w:date="2025-04-28T09:48:00Z" w16du:dateUtc="2025-04-28T12:48:00Z">
          <w:pPr>
            <w:jc w:val="center"/>
          </w:pPr>
        </w:pPrChange>
      </w:pPr>
      <w:ins w:id="3429" w:author="Chiarelo, Hugo" w:date="2025-04-28T09:48:00Z" w16du:dateUtc="2025-04-28T12:48:00Z">
        <w:r w:rsidRPr="001F0A69">
          <w:rPr>
            <w:rFonts w:cs="Arial"/>
            <w:i/>
            <w:iCs/>
            <w:rPrChange w:id="3430" w:author="Chiarelo, Hugo" w:date="2025-11-03T10:58:00Z" w16du:dateUtc="2025-11-03T13:58:00Z">
              <w:rPr/>
            </w:rPrChange>
          </w:rPr>
          <w:t>[3] BEARING, SLEEVE</w:t>
        </w:r>
      </w:ins>
    </w:p>
    <w:p w14:paraId="2A68788B" w14:textId="605C3E9D" w:rsidR="00DB767C" w:rsidRPr="001F0A69" w:rsidRDefault="00F23F38">
      <w:pPr>
        <w:spacing w:line="276" w:lineRule="auto"/>
        <w:jc w:val="center"/>
        <w:rPr>
          <w:rFonts w:cs="Arial"/>
          <w:i/>
          <w:iCs/>
          <w:rPrChange w:id="3431" w:author="Chiarelo, Hugo" w:date="2025-11-03T10:58:00Z" w16du:dateUtc="2025-11-03T13:58:00Z">
            <w:rPr/>
          </w:rPrChange>
        </w:rPr>
        <w:pPrChange w:id="3432" w:author="Chiarelo, Hugo" w:date="2025-04-28T09:48:00Z" w16du:dateUtc="2025-04-28T12:48:00Z">
          <w:pPr/>
        </w:pPrChange>
      </w:pPr>
      <w:ins w:id="3433" w:author="Chiarelo, Hugo" w:date="2025-04-28T09:48:00Z" w16du:dateUtc="2025-04-28T12:48:00Z">
        <w:r w:rsidRPr="001F0A69">
          <w:rPr>
            <w:rFonts w:cs="Arial"/>
            <w:i/>
            <w:iCs/>
            <w:rPrChange w:id="3434" w:author="Chiarelo, Hugo" w:date="2025-11-03T10:58:00Z" w16du:dateUtc="2025-11-03T13:58:00Z">
              <w:rPr/>
            </w:rPrChange>
          </w:rPr>
          <w:t>[4] BEARING, CONNECTING ROD</w:t>
        </w:r>
        <w:r w:rsidRPr="001F0A69">
          <w:rPr>
            <w:rFonts w:cs="Arial"/>
            <w:i/>
            <w:iCs/>
          </w:rPr>
          <w:t>”</w:t>
        </w:r>
      </w:ins>
    </w:p>
    <w:p w14:paraId="4E42B684" w14:textId="6387F977" w:rsidR="00EB5EC3" w:rsidRPr="001F0A69" w:rsidDel="000E50F1" w:rsidRDefault="00EB5EC3">
      <w:pPr>
        <w:pStyle w:val="Heading1"/>
        <w:numPr>
          <w:ilvl w:val="0"/>
          <w:numId w:val="50"/>
        </w:numPr>
        <w:tabs>
          <w:tab w:val="num" w:pos="1134"/>
        </w:tabs>
        <w:spacing w:line="276" w:lineRule="auto"/>
        <w:ind w:left="1134" w:hanging="1134"/>
        <w:rPr>
          <w:del w:id="3435" w:author="Chiarelo, Hugo" w:date="2025-10-13T15:40:00Z" w16du:dateUtc="2025-10-13T18:40:00Z"/>
          <w:rFonts w:cs="Arial"/>
        </w:rPr>
        <w:pPrChange w:id="3436" w:author="Chiarelo, Hugo" w:date="2025-04-23T14:25:00Z" w16du:dateUtc="2025-04-23T17:25:00Z">
          <w:pPr>
            <w:pStyle w:val="Heading1"/>
            <w:numPr>
              <w:numId w:val="50"/>
            </w:numPr>
            <w:tabs>
              <w:tab w:val="clear" w:pos="1134"/>
            </w:tabs>
            <w:ind w:left="720" w:hanging="360"/>
          </w:pPr>
        </w:pPrChange>
      </w:pPr>
      <w:del w:id="3437" w:author="Chiarelo, Hugo" w:date="2025-10-13T15:40:00Z" w16du:dateUtc="2025-10-13T18:40:00Z">
        <w:r w:rsidRPr="001F0A69" w:rsidDel="000E50F1">
          <w:rPr>
            <w:rFonts w:cs="Arial"/>
          </w:rPr>
          <w:delText>Failure Mode</w:delText>
        </w:r>
      </w:del>
    </w:p>
    <w:p w14:paraId="7060CEED" w14:textId="402E97D4" w:rsidR="00EB5EC3" w:rsidRPr="001F0A69" w:rsidDel="000E50F1" w:rsidRDefault="00EB5EC3">
      <w:pPr>
        <w:spacing w:line="276" w:lineRule="auto"/>
        <w:rPr>
          <w:del w:id="3438" w:author="Chiarelo, Hugo" w:date="2025-10-13T15:40:00Z" w16du:dateUtc="2025-10-13T18:40:00Z"/>
          <w:rFonts w:cs="Arial"/>
        </w:rPr>
        <w:pPrChange w:id="3439" w:author="Chiarelo, Hugo" w:date="2025-04-23T14:25:00Z" w16du:dateUtc="2025-04-23T17:25:00Z">
          <w:pPr/>
        </w:pPrChange>
      </w:pPr>
      <w:del w:id="3440" w:author="Chiarelo, Hugo" w:date="2025-10-13T15:40:00Z" w16du:dateUtc="2025-10-13T18:40:00Z">
        <w:r w:rsidRPr="001F0A69" w:rsidDel="000E50F1">
          <w:rPr>
            <w:rFonts w:cs="Arial"/>
          </w:rPr>
          <w:delText>Manner in which failure occurs.</w:delText>
        </w:r>
      </w:del>
    </w:p>
    <w:p w14:paraId="4CEF464B" w14:textId="0B03ADF6" w:rsidR="00EB5EC3" w:rsidRPr="001F0A69" w:rsidDel="000E50F1" w:rsidRDefault="00EB5EC3">
      <w:pPr>
        <w:spacing w:line="276" w:lineRule="auto"/>
        <w:rPr>
          <w:del w:id="3441" w:author="Chiarelo, Hugo" w:date="2025-10-13T15:40:00Z" w16du:dateUtc="2025-10-13T18:40:00Z"/>
          <w:rFonts w:cs="Arial"/>
        </w:rPr>
        <w:pPrChange w:id="3442" w:author="Chiarelo, Hugo" w:date="2025-04-23T14:25:00Z" w16du:dateUtc="2025-04-23T17:25:00Z">
          <w:pPr/>
        </w:pPrChange>
      </w:pPr>
      <w:del w:id="3443" w:author="Chiarelo, Hugo" w:date="2025-10-13T15:40:00Z" w16du:dateUtc="2025-10-13T18:40:00Z">
        <w:r w:rsidRPr="001F0A69" w:rsidDel="000E50F1">
          <w:rPr>
            <w:rFonts w:cs="Arial"/>
          </w:rPr>
          <w:delText>If many failures with “other” are recorded, this can later create a basis for a new failure mode to come in these tables.</w:delText>
        </w:r>
      </w:del>
    </w:p>
    <w:p w14:paraId="41EE77E4" w14:textId="4B63605E" w:rsidR="00325D09" w:rsidRPr="001F0A69" w:rsidDel="000E50F1" w:rsidRDefault="00EB5EC3">
      <w:pPr>
        <w:spacing w:line="276" w:lineRule="auto"/>
        <w:jc w:val="center"/>
        <w:rPr>
          <w:del w:id="3444" w:author="Chiarelo, Hugo" w:date="2025-10-13T15:40:00Z" w16du:dateUtc="2025-10-13T18:40:00Z"/>
          <w:rFonts w:cs="Arial"/>
          <w:i/>
          <w:iCs/>
          <w:rPrChange w:id="3445" w:author="Chiarelo, Hugo" w:date="2025-11-03T10:58:00Z" w16du:dateUtc="2025-11-03T13:58:00Z">
            <w:rPr>
              <w:del w:id="3446" w:author="Chiarelo, Hugo" w:date="2025-10-13T15:40:00Z" w16du:dateUtc="2025-10-13T18:40:00Z"/>
            </w:rPr>
          </w:rPrChange>
        </w:rPr>
        <w:pPrChange w:id="3447" w:author="Chiarelo, Hugo" w:date="2025-04-28T09:16:00Z" w16du:dateUtc="2025-04-28T12:16:00Z">
          <w:pPr/>
        </w:pPrChange>
      </w:pPr>
      <w:del w:id="3448" w:author="Chiarelo, Hugo" w:date="2025-10-13T15:40:00Z" w16du:dateUtc="2025-10-13T18:40:00Z">
        <w:r w:rsidRPr="001F0A69" w:rsidDel="000E50F1">
          <w:rPr>
            <w:rFonts w:cs="Arial"/>
          </w:rPr>
          <w:delText>The Failure Mode will be applied against the Maintainable Item. The list of values is available from table B.6 to B.15 in ISO 14224.</w:delText>
        </w:r>
      </w:del>
      <w:ins w:id="3449" w:author="Alvarenga, Agatha" w:date="2025-06-08T18:54:00Z" w16du:dateUtc="2025-06-08T21:54:00Z">
        <w:del w:id="3450" w:author="Chiarelo, Hugo" w:date="2025-10-13T15:40:00Z" w16du:dateUtc="2025-10-13T18:40:00Z">
          <w:r w:rsidR="00B4294E" w:rsidRPr="001F0A69" w:rsidDel="000E50F1">
            <w:rPr>
              <w:rFonts w:cs="Arial"/>
            </w:rPr>
            <w:delText xml:space="preserve"> The surveillance task should can not be something that uses manpower to apply.</w:delText>
          </w:r>
        </w:del>
      </w:ins>
    </w:p>
    <w:p w14:paraId="506FDB86" w14:textId="1E003F96" w:rsidR="00EB5EC3" w:rsidRPr="001F0A69" w:rsidDel="000E50F1" w:rsidRDefault="00EB5EC3">
      <w:pPr>
        <w:spacing w:line="276" w:lineRule="auto"/>
        <w:rPr>
          <w:del w:id="3451" w:author="Chiarelo, Hugo" w:date="2025-10-13T15:40:00Z" w16du:dateUtc="2025-10-13T18:40:00Z"/>
          <w:rFonts w:cs="Arial"/>
        </w:rPr>
        <w:pPrChange w:id="3452" w:author="Chiarelo, Hugo" w:date="2025-04-23T14:25:00Z" w16du:dateUtc="2025-04-23T17:25:00Z">
          <w:pPr/>
        </w:pPrChange>
      </w:pPr>
    </w:p>
    <w:p w14:paraId="6E4580F7" w14:textId="6E951DAB" w:rsidR="00EB5EC3" w:rsidRPr="001F0A69" w:rsidDel="000E50F1" w:rsidRDefault="00EB5EC3">
      <w:pPr>
        <w:spacing w:line="276" w:lineRule="auto"/>
        <w:jc w:val="center"/>
        <w:rPr>
          <w:del w:id="3453" w:author="Chiarelo, Hugo" w:date="2025-10-13T15:40:00Z" w16du:dateUtc="2025-10-13T18:40:00Z"/>
          <w:rFonts w:cs="Arial"/>
        </w:rPr>
        <w:pPrChange w:id="3454" w:author="Alvarenga, Agatha" w:date="2025-05-13T21:20:00Z" w16du:dateUtc="2025-05-14T00:20:00Z">
          <w:pPr>
            <w:pStyle w:val="Heading1"/>
            <w:numPr>
              <w:numId w:val="50"/>
            </w:numPr>
            <w:tabs>
              <w:tab w:val="clear" w:pos="1134"/>
            </w:tabs>
            <w:ind w:left="720" w:hanging="360"/>
          </w:pPr>
        </w:pPrChange>
      </w:pPr>
      <w:del w:id="3455" w:author="Chiarelo, Hugo" w:date="2025-10-13T15:40:00Z" w16du:dateUtc="2025-10-13T18:40:00Z">
        <w:r w:rsidRPr="001F0A69" w:rsidDel="000E50F1">
          <w:rPr>
            <w:rFonts w:cs="Arial"/>
          </w:rPr>
          <w:delText>Fault Type</w:delText>
        </w:r>
      </w:del>
    </w:p>
    <w:p w14:paraId="7B716309" w14:textId="21882546" w:rsidR="00EB5EC3" w:rsidRPr="001F0A69" w:rsidDel="00A2594D" w:rsidRDefault="00EB5EC3">
      <w:pPr>
        <w:spacing w:line="276" w:lineRule="auto"/>
        <w:rPr>
          <w:del w:id="3456" w:author="Alvarenga, Agatha" w:date="2025-05-13T21:20:00Z" w16du:dateUtc="2025-05-14T00:20:00Z"/>
          <w:rFonts w:cs="Arial"/>
        </w:rPr>
        <w:pPrChange w:id="3457" w:author="Chiarelo, Hugo" w:date="2025-04-23T14:25:00Z" w16du:dateUtc="2025-04-23T17:25:00Z">
          <w:pPr/>
        </w:pPrChange>
      </w:pPr>
      <w:del w:id="3458" w:author="Alvarenga, Agatha" w:date="2025-05-13T21:20:00Z" w16du:dateUtc="2025-05-14T00:20:00Z">
        <w:r w:rsidRPr="001F0A69" w:rsidDel="00A2594D">
          <w:rPr>
            <w:rFonts w:cs="Arial"/>
          </w:rPr>
          <w:delText>Item that constitutes a part or an assembly of parts that is normally the lowest level in the equipment hierarchy during maintenance. The group of parts of the equipment unit that are commonly maintained (repaired/ restored) as a whole.</w:delText>
        </w:r>
      </w:del>
    </w:p>
    <w:p w14:paraId="47F15245" w14:textId="17FD6209" w:rsidR="00EB5EC3" w:rsidRPr="001F0A69" w:rsidDel="00A2594D" w:rsidRDefault="00EB5EC3">
      <w:pPr>
        <w:spacing w:line="276" w:lineRule="auto"/>
        <w:rPr>
          <w:del w:id="3459" w:author="Alvarenga, Agatha" w:date="2025-05-13T21:20:00Z" w16du:dateUtc="2025-05-14T00:20:00Z"/>
          <w:rFonts w:cs="Arial"/>
        </w:rPr>
        <w:pPrChange w:id="3460" w:author="Chiarelo, Hugo" w:date="2025-04-23T14:25:00Z" w16du:dateUtc="2025-04-23T17:25:00Z">
          <w:pPr/>
        </w:pPrChange>
      </w:pPr>
      <w:del w:id="3461" w:author="Alvarenga, Agatha" w:date="2025-05-13T21:20:00Z" w16du:dateUtc="2025-05-14T00:20:00Z">
        <w:r w:rsidRPr="001F0A69" w:rsidDel="00A2594D">
          <w:rPr>
            <w:rFonts w:cs="Arial"/>
          </w:rPr>
          <w:delText>Example: Cooler, coupling, gearbox, lubrication oil pump, instrument loop, motor, valve, filter, pressure sensor, temperature sensor, electric circuit.</w:delText>
        </w:r>
      </w:del>
    </w:p>
    <w:p w14:paraId="0FEE009A" w14:textId="095E275D" w:rsidR="00EB5EC3" w:rsidRPr="001F0A69" w:rsidDel="00A2594D" w:rsidRDefault="00EB5EC3">
      <w:pPr>
        <w:spacing w:line="276" w:lineRule="auto"/>
        <w:rPr>
          <w:del w:id="3462" w:author="Alvarenga, Agatha" w:date="2025-05-13T21:20:00Z" w16du:dateUtc="2025-05-14T00:20:00Z"/>
          <w:rFonts w:cs="Arial"/>
        </w:rPr>
        <w:pPrChange w:id="3463" w:author="Chiarelo, Hugo" w:date="2025-04-23T14:25:00Z" w16du:dateUtc="2025-04-23T17:25:00Z">
          <w:pPr/>
        </w:pPrChange>
      </w:pPr>
      <w:del w:id="3464" w:author="Alvarenga, Agatha" w:date="2025-05-13T21:20:00Z" w16du:dateUtc="2025-05-14T00:20:00Z">
        <w:r w:rsidRPr="001F0A69" w:rsidDel="00A2594D">
          <w:rPr>
            <w:rFonts w:cs="Arial"/>
          </w:rPr>
          <w:delText>The Fault Type should be defined</w:delText>
        </w:r>
      </w:del>
      <w:ins w:id="3465" w:author="Chiarelo, Hugo" w:date="2025-04-28T09:06:00Z" w16du:dateUtc="2025-04-28T12:06:00Z">
        <w:del w:id="3466" w:author="Alvarenga, Agatha" w:date="2025-05-13T21:20:00Z" w16du:dateUtc="2025-05-14T00:20:00Z">
          <w:r w:rsidR="00E217D4" w:rsidRPr="001F0A69" w:rsidDel="00A2594D">
            <w:rPr>
              <w:rFonts w:cs="Arial"/>
            </w:rPr>
            <w:delText>defined by</w:delText>
          </w:r>
        </w:del>
      </w:ins>
      <w:del w:id="3467" w:author="Alvarenga, Agatha" w:date="2025-05-13T21:20:00Z" w16du:dateUtc="2025-05-14T00:20:00Z">
        <w:r w:rsidRPr="001F0A69" w:rsidDel="00A2594D">
          <w:rPr>
            <w:rFonts w:cs="Arial"/>
          </w:rPr>
          <w:delText xml:space="preserve"> respecting the Item class boundary defined by SBM, from this to specify the Fault Type identify the components which are affected by the failure and will receive a maintenance approach.</w:delText>
        </w:r>
      </w:del>
    </w:p>
    <w:p w14:paraId="3899DE20" w14:textId="5DED1AAD" w:rsidR="00EB5EC3" w:rsidRPr="001F0A69" w:rsidDel="00A2594D" w:rsidRDefault="00EB5EC3">
      <w:pPr>
        <w:spacing w:line="276" w:lineRule="auto"/>
        <w:rPr>
          <w:ins w:id="3468" w:author="Chiarelo, Hugo" w:date="2025-04-23T11:23:00Z" w16du:dateUtc="2025-04-23T14:23:00Z"/>
          <w:del w:id="3469" w:author="Alvarenga, Agatha" w:date="2025-05-13T21:20:00Z" w16du:dateUtc="2025-05-14T00:20:00Z"/>
          <w:rFonts w:cs="Arial"/>
        </w:rPr>
        <w:pPrChange w:id="3470" w:author="Chiarelo, Hugo" w:date="2025-04-23T14:25:00Z" w16du:dateUtc="2025-04-23T17:25:00Z">
          <w:pPr/>
        </w:pPrChange>
      </w:pPr>
      <w:del w:id="3471" w:author="Alvarenga, Agatha" w:date="2025-05-13T21:20:00Z" w16du:dateUtc="2025-05-14T00:20:00Z">
        <w:r w:rsidRPr="001F0A69" w:rsidDel="00A2594D">
          <w:rPr>
            <w:rFonts w:cs="Arial"/>
          </w:rPr>
          <w:delText>The Standard for Fault Type in the IFS will follow the structure below:</w:delText>
        </w:r>
      </w:del>
    </w:p>
    <w:p w14:paraId="37CA2A99" w14:textId="6C253FE1" w:rsidR="00F835DD" w:rsidRPr="001F0A69" w:rsidDel="00A2594D" w:rsidRDefault="00F835DD">
      <w:pPr>
        <w:spacing w:line="276" w:lineRule="auto"/>
        <w:rPr>
          <w:del w:id="3472" w:author="Alvarenga, Agatha" w:date="2025-05-13T21:20:00Z" w16du:dateUtc="2025-05-14T00:20:00Z"/>
          <w:rFonts w:cs="Arial"/>
        </w:rPr>
        <w:pPrChange w:id="3473" w:author="Chiarelo, Hugo" w:date="2025-04-23T14:25:00Z" w16du:dateUtc="2025-04-23T17:25:00Z">
          <w:pPr/>
        </w:pPrChange>
      </w:pPr>
    </w:p>
    <w:p w14:paraId="01EB44B9" w14:textId="4F9FB4B7" w:rsidR="00EB5EC3" w:rsidRPr="001F0A69" w:rsidDel="00A2594D" w:rsidRDefault="00EB5EC3">
      <w:pPr>
        <w:spacing w:line="276" w:lineRule="auto"/>
        <w:jc w:val="center"/>
        <w:rPr>
          <w:del w:id="3474" w:author="Alvarenga, Agatha" w:date="2025-05-13T21:20:00Z" w16du:dateUtc="2025-05-14T00:20:00Z"/>
          <w:rFonts w:cs="Arial"/>
          <w:b/>
          <w:bCs/>
          <w:u w:val="single"/>
          <w:rPrChange w:id="3475" w:author="Chiarelo, Hugo" w:date="2025-11-03T10:58:00Z" w16du:dateUtc="2025-11-03T13:58:00Z">
            <w:rPr>
              <w:del w:id="3476" w:author="Alvarenga, Agatha" w:date="2025-05-13T21:20:00Z" w16du:dateUtc="2025-05-14T00:20:00Z"/>
              <w:i/>
              <w:iCs/>
              <w:u w:val="single"/>
            </w:rPr>
          </w:rPrChange>
        </w:rPr>
        <w:pPrChange w:id="3477" w:author="Chiarelo, Hugo" w:date="2025-04-23T14:25:00Z" w16du:dateUtc="2025-04-23T17:25:00Z">
          <w:pPr>
            <w:jc w:val="center"/>
          </w:pPr>
        </w:pPrChange>
      </w:pPr>
      <w:del w:id="3478" w:author="Alvarenga, Agatha" w:date="2025-05-13T21:20:00Z" w16du:dateUtc="2025-05-14T00:20:00Z">
        <w:r w:rsidRPr="001F0A69" w:rsidDel="00A2594D">
          <w:rPr>
            <w:rFonts w:cs="Arial"/>
            <w:b/>
            <w:bCs/>
            <w:u w:val="single"/>
            <w:rPrChange w:id="3479" w:author="Chiarelo, Hugo" w:date="2025-11-03T10:58:00Z" w16du:dateUtc="2025-11-03T13:58:00Z">
              <w:rPr>
                <w:i/>
                <w:iCs/>
                <w:u w:val="single"/>
              </w:rPr>
            </w:rPrChange>
          </w:rPr>
          <w:delText>Maintainable Item + “Failure”</w:delText>
        </w:r>
      </w:del>
    </w:p>
    <w:p w14:paraId="39B8318B" w14:textId="7ACA59A4" w:rsidR="00EB5EC3" w:rsidRPr="001F0A69" w:rsidDel="00A2594D" w:rsidRDefault="00EB5EC3">
      <w:pPr>
        <w:spacing w:line="276" w:lineRule="auto"/>
        <w:jc w:val="center"/>
        <w:rPr>
          <w:del w:id="3480" w:author="Alvarenga, Agatha" w:date="2025-05-13T21:20:00Z" w16du:dateUtc="2025-05-14T00:20:00Z"/>
          <w:rFonts w:cs="Arial"/>
          <w:i/>
          <w:iCs/>
        </w:rPr>
        <w:pPrChange w:id="3481" w:author="Chiarelo, Hugo" w:date="2025-04-23T14:25:00Z" w16du:dateUtc="2025-04-23T17:25:00Z">
          <w:pPr>
            <w:jc w:val="center"/>
          </w:pPr>
        </w:pPrChange>
      </w:pPr>
      <w:del w:id="3482" w:author="Alvarenga, Agatha" w:date="2025-05-13T21:20:00Z" w16du:dateUtc="2025-05-14T00:20:00Z">
        <w:r w:rsidRPr="001F0A69" w:rsidDel="00A2594D">
          <w:rPr>
            <w:rFonts w:cs="Arial"/>
            <w:i/>
            <w:iCs/>
          </w:rPr>
          <w:delText xml:space="preserve">Ex: </w:delText>
        </w:r>
      </w:del>
      <w:ins w:id="3483" w:author="Chiarelo, Hugo" w:date="2025-04-28T09:18:00Z" w16du:dateUtc="2025-04-28T12:18:00Z">
        <w:del w:id="3484" w:author="Alvarenga, Agatha" w:date="2025-05-13T21:20:00Z" w16du:dateUtc="2025-05-14T00:20:00Z">
          <w:r w:rsidR="005C3E1E" w:rsidRPr="001F0A69" w:rsidDel="00A2594D">
            <w:rPr>
              <w:rFonts w:cs="Arial"/>
              <w:i/>
              <w:iCs/>
            </w:rPr>
            <w:delText>“</w:delText>
          </w:r>
        </w:del>
      </w:ins>
      <w:del w:id="3485" w:author="Alvarenga, Agatha" w:date="2025-05-13T21:20:00Z" w16du:dateUtc="2025-05-14T00:20:00Z">
        <w:r w:rsidRPr="001F0A69" w:rsidDel="00A2594D">
          <w:rPr>
            <w:rFonts w:cs="Arial"/>
            <w:i/>
            <w:iCs/>
          </w:rPr>
          <w:delText>NDE Bearing Failure</w:delText>
        </w:r>
      </w:del>
      <w:ins w:id="3486" w:author="Chiarelo, Hugo" w:date="2025-04-28T09:18:00Z" w16du:dateUtc="2025-04-28T12:18:00Z">
        <w:del w:id="3487" w:author="Alvarenga, Agatha" w:date="2025-05-13T21:20:00Z" w16du:dateUtc="2025-05-14T00:20:00Z">
          <w:r w:rsidR="005C3E1E" w:rsidRPr="001F0A69" w:rsidDel="00A2594D">
            <w:rPr>
              <w:rFonts w:cs="Arial"/>
              <w:i/>
              <w:iCs/>
            </w:rPr>
            <w:delText>”</w:delText>
          </w:r>
        </w:del>
      </w:ins>
    </w:p>
    <w:p w14:paraId="6A516E26" w14:textId="77777777" w:rsidR="00EB5EC3" w:rsidRPr="001F0A69" w:rsidRDefault="00EB5EC3">
      <w:pPr>
        <w:spacing w:line="276" w:lineRule="auto"/>
        <w:rPr>
          <w:rFonts w:cs="Arial"/>
        </w:rPr>
        <w:pPrChange w:id="3488" w:author="Chiarelo, Hugo" w:date="2025-04-23T14:25:00Z" w16du:dateUtc="2025-04-23T17:25:00Z">
          <w:pPr/>
        </w:pPrChange>
      </w:pPr>
    </w:p>
    <w:p w14:paraId="50FB91AD" w14:textId="17707876" w:rsidR="00EB5EC3" w:rsidRPr="001F0A69" w:rsidRDefault="00EB5EC3">
      <w:pPr>
        <w:pStyle w:val="Heading1"/>
        <w:numPr>
          <w:ilvl w:val="0"/>
          <w:numId w:val="50"/>
        </w:numPr>
        <w:tabs>
          <w:tab w:val="num" w:pos="1134"/>
        </w:tabs>
        <w:spacing w:line="276" w:lineRule="auto"/>
        <w:ind w:left="1134" w:hanging="1134"/>
        <w:rPr>
          <w:rFonts w:cs="Arial"/>
        </w:rPr>
        <w:pPrChange w:id="3489" w:author="Chiarelo, Hugo" w:date="2025-04-23T14:25:00Z" w16du:dateUtc="2025-04-23T17:25:00Z">
          <w:pPr>
            <w:pStyle w:val="Heading1"/>
            <w:numPr>
              <w:numId w:val="50"/>
            </w:numPr>
            <w:tabs>
              <w:tab w:val="clear" w:pos="1134"/>
            </w:tabs>
            <w:ind w:left="720" w:hanging="360"/>
          </w:pPr>
        </w:pPrChange>
      </w:pPr>
      <w:del w:id="3490" w:author="Alvarenga, Agatha" w:date="2025-06-08T18:39:00Z" w16du:dateUtc="2025-06-08T21:39:00Z">
        <w:r w:rsidRPr="001F0A69" w:rsidDel="00D51BD4">
          <w:rPr>
            <w:rFonts w:cs="Arial"/>
          </w:rPr>
          <w:delText>Corrective Action</w:delText>
        </w:r>
      </w:del>
      <w:del w:id="3491" w:author="Alvarenga, Agatha" w:date="2025-05-13T21:46:00Z" w16du:dateUtc="2025-05-14T00:46:00Z">
        <w:r w:rsidRPr="001F0A69" w:rsidDel="003B46AC">
          <w:rPr>
            <w:rFonts w:cs="Arial"/>
          </w:rPr>
          <w:delText xml:space="preserve"> (Treatment Options)</w:delText>
        </w:r>
      </w:del>
      <w:bookmarkStart w:id="3492" w:name="_Toc212622452"/>
      <w:ins w:id="3493" w:author="Alvarenga, Agatha" w:date="2025-06-08T18:39:00Z" w16du:dateUtc="2025-06-08T21:39:00Z">
        <w:r w:rsidR="00D51BD4" w:rsidRPr="001F0A69">
          <w:rPr>
            <w:rFonts w:cs="Arial"/>
          </w:rPr>
          <w:t>Treatment Action</w:t>
        </w:r>
      </w:ins>
      <w:bookmarkEnd w:id="3492"/>
    </w:p>
    <w:p w14:paraId="5E108CF0" w14:textId="082F6319" w:rsidR="00EB5EC3" w:rsidRPr="001F0A69" w:rsidRDefault="00EB5EC3">
      <w:pPr>
        <w:spacing w:line="276" w:lineRule="auto"/>
        <w:rPr>
          <w:rFonts w:cs="Arial"/>
        </w:rPr>
        <w:pPrChange w:id="3494" w:author="Chiarelo, Hugo" w:date="2025-04-23T14:25:00Z" w16du:dateUtc="2025-04-23T17:25:00Z">
          <w:pPr/>
        </w:pPrChange>
      </w:pPr>
      <w:del w:id="3495" w:author="Alvarenga, Agatha" w:date="2025-05-13T21:46:00Z" w16du:dateUtc="2025-05-14T00:46:00Z">
        <w:r w:rsidRPr="001F0A69" w:rsidDel="00E963FD">
          <w:rPr>
            <w:rFonts w:cs="Arial"/>
          </w:rPr>
          <w:delText>Treatment</w:delText>
        </w:r>
      </w:del>
      <w:ins w:id="3496" w:author="Alvarenga, Agatha" w:date="2025-06-08T18:39:00Z" w16du:dateUtc="2025-06-08T21:39:00Z">
        <w:r w:rsidR="00D51BD4" w:rsidRPr="001F0A69">
          <w:rPr>
            <w:rFonts w:cs="Arial"/>
          </w:rPr>
          <w:t>Treatment</w:t>
        </w:r>
      </w:ins>
      <w:ins w:id="3497" w:author="Alvarenga, Agatha" w:date="2025-05-13T21:46:00Z" w16du:dateUtc="2025-05-14T00:46:00Z">
        <w:r w:rsidR="00E963FD" w:rsidRPr="001F0A69">
          <w:rPr>
            <w:rFonts w:cs="Arial"/>
          </w:rPr>
          <w:t xml:space="preserve"> </w:t>
        </w:r>
      </w:ins>
      <w:ins w:id="3498" w:author="Alvarenga, Agatha" w:date="2025-05-13T21:47:00Z" w16du:dateUtc="2025-05-14T00:47:00Z">
        <w:r w:rsidR="00E963FD" w:rsidRPr="001F0A69">
          <w:rPr>
            <w:rFonts w:cs="Arial"/>
          </w:rPr>
          <w:t>Action</w:t>
        </w:r>
      </w:ins>
      <w:del w:id="3499" w:author="Alvarenga, Agatha" w:date="2025-05-13T21:46:00Z" w16du:dateUtc="2025-05-14T00:46:00Z">
        <w:r w:rsidRPr="001F0A69" w:rsidDel="00E963FD">
          <w:rPr>
            <w:rFonts w:cs="Arial"/>
          </w:rPr>
          <w:delText>s</w:delText>
        </w:r>
      </w:del>
      <w:r w:rsidRPr="001F0A69">
        <w:rPr>
          <w:rFonts w:cs="Arial"/>
        </w:rPr>
        <w:t xml:space="preserve"> </w:t>
      </w:r>
      <w:ins w:id="3500" w:author="Chiarelo, Hugo" w:date="2025-10-13T15:45:00Z" w16du:dateUtc="2025-10-13T18:45:00Z">
        <w:r w:rsidR="00E434EC" w:rsidRPr="001F0A69">
          <w:rPr>
            <w:rFonts w:cs="Arial"/>
          </w:rPr>
          <w:t>is a set of recommended actions which are designed to ensure that each asset continues to fulfill its functions</w:t>
        </w:r>
      </w:ins>
      <w:del w:id="3501" w:author="Chiarelo, Hugo" w:date="2025-10-13T15:45:00Z" w16du:dateUtc="2025-10-13T18:45:00Z">
        <w:r w:rsidRPr="001F0A69" w:rsidDel="00E434EC">
          <w:rPr>
            <w:rFonts w:cs="Arial"/>
          </w:rPr>
          <w:delText>can involve changes in the item or process design, actions to take place during operation or during the maintenance of hardware</w:delText>
        </w:r>
      </w:del>
      <w:r w:rsidRPr="001F0A69">
        <w:rPr>
          <w:rFonts w:cs="Arial"/>
        </w:rPr>
        <w:t>.</w:t>
      </w:r>
    </w:p>
    <w:p w14:paraId="3BFBAD07" w14:textId="64D3001B" w:rsidR="00EB5EC3" w:rsidRPr="001F0A69" w:rsidRDefault="00EB5EC3">
      <w:pPr>
        <w:spacing w:line="276" w:lineRule="auto"/>
        <w:rPr>
          <w:rFonts w:cs="Arial"/>
        </w:rPr>
        <w:pPrChange w:id="3502" w:author="Chiarelo, Hugo" w:date="2025-04-23T14:25:00Z" w16du:dateUtc="2025-04-23T17:25:00Z">
          <w:pPr/>
        </w:pPrChange>
      </w:pPr>
      <w:r w:rsidRPr="001F0A69">
        <w:rPr>
          <w:rFonts w:cs="Arial"/>
        </w:rPr>
        <w:t xml:space="preserve">During the operation, action can be taken to detect the </w:t>
      </w:r>
      <w:del w:id="3503" w:author="Chiarelo, Hugo" w:date="2025-10-13T15:44:00Z" w16du:dateUtc="2025-10-13T18:44:00Z">
        <w:r w:rsidRPr="001F0A69" w:rsidDel="00857BCB">
          <w:rPr>
            <w:rFonts w:cs="Arial"/>
          </w:rPr>
          <w:delText>Failure mode</w:delText>
        </w:r>
      </w:del>
      <w:ins w:id="3504" w:author="Chiarelo, Hugo" w:date="2025-10-13T15:44:00Z" w16du:dateUtc="2025-10-13T18:44:00Z">
        <w:r w:rsidR="00857BCB" w:rsidRPr="001F0A69">
          <w:rPr>
            <w:rFonts w:cs="Arial"/>
          </w:rPr>
          <w:t>Sym</w:t>
        </w:r>
      </w:ins>
      <w:ins w:id="3505" w:author="Chiarelo, Hugo" w:date="2025-10-13T15:45:00Z" w16du:dateUtc="2025-10-13T18:45:00Z">
        <w:r w:rsidR="00857BCB" w:rsidRPr="001F0A69">
          <w:rPr>
            <w:rFonts w:cs="Arial"/>
          </w:rPr>
          <w:t>ptom</w:t>
        </w:r>
      </w:ins>
      <w:r w:rsidRPr="001F0A69">
        <w:rPr>
          <w:rFonts w:cs="Arial"/>
        </w:rPr>
        <w:t>, or imminent failure, to prevent</w:t>
      </w:r>
      <w:del w:id="3506" w:author="Chiarelo, Hugo" w:date="2025-10-13T15:45:00Z" w16du:dateUtc="2025-10-13T18:45:00Z">
        <w:r w:rsidRPr="001F0A69" w:rsidDel="00857BCB">
          <w:rPr>
            <w:rFonts w:cs="Arial"/>
          </w:rPr>
          <w:delText xml:space="preserve"> it</w:delText>
        </w:r>
      </w:del>
      <w:r w:rsidRPr="001F0A69">
        <w:rPr>
          <w:rFonts w:cs="Arial"/>
        </w:rPr>
        <w:t xml:space="preserve"> or reduce its effects.</w:t>
      </w:r>
    </w:p>
    <w:p w14:paraId="4129B737" w14:textId="77777777" w:rsidR="00EB5EC3" w:rsidRPr="001F0A69" w:rsidRDefault="00EB5EC3">
      <w:pPr>
        <w:spacing w:line="276" w:lineRule="auto"/>
        <w:rPr>
          <w:rFonts w:cs="Arial"/>
        </w:rPr>
        <w:pPrChange w:id="3507" w:author="Chiarelo, Hugo" w:date="2025-04-23T14:25:00Z" w16du:dateUtc="2025-04-23T17:25:00Z">
          <w:pPr/>
        </w:pPrChange>
      </w:pPr>
      <w:r w:rsidRPr="001F0A69">
        <w:rPr>
          <w:rFonts w:cs="Arial"/>
        </w:rPr>
        <w:t>The Maintenance Strategy can also be used as a means of control and should be developed in a structured manner from the Failure Tree. The treatments may result in one or more of the following:</w:t>
      </w:r>
    </w:p>
    <w:p w14:paraId="761125E7" w14:textId="77777777" w:rsidR="00FB7349" w:rsidRPr="001F0A69" w:rsidRDefault="00FB7349" w:rsidP="00FB7349">
      <w:pPr>
        <w:pStyle w:val="ListParagraph"/>
        <w:rPr>
          <w:ins w:id="3508" w:author="Chiarelo, Hugo" w:date="2025-10-13T15:47:00Z" w16du:dateUtc="2025-10-13T18:47:00Z"/>
          <w:rFonts w:cs="Arial"/>
        </w:rPr>
      </w:pPr>
    </w:p>
    <w:p w14:paraId="19A6181B" w14:textId="77777777" w:rsidR="00FB7349" w:rsidRPr="001F0A69" w:rsidRDefault="00FB7349">
      <w:pPr>
        <w:pStyle w:val="ListParagraph"/>
        <w:numPr>
          <w:ilvl w:val="1"/>
          <w:numId w:val="73"/>
        </w:numPr>
        <w:rPr>
          <w:ins w:id="3509" w:author="Chiarelo, Hugo" w:date="2025-10-13T15:47:00Z" w16du:dateUtc="2025-10-13T18:47:00Z"/>
          <w:rFonts w:cs="Arial"/>
        </w:rPr>
        <w:pPrChange w:id="3510" w:author="Chiarelo, Hugo" w:date="2025-10-13T15:47:00Z" w16du:dateUtc="2025-10-13T18:47:00Z">
          <w:pPr>
            <w:pStyle w:val="ListParagraph"/>
          </w:pPr>
        </w:pPrChange>
      </w:pPr>
      <w:ins w:id="3511" w:author="Chiarelo, Hugo" w:date="2025-10-13T15:46:00Z" w16du:dateUtc="2025-10-13T18:46:00Z">
        <w:r w:rsidRPr="001F0A69">
          <w:rPr>
            <w:rFonts w:cs="Arial"/>
          </w:rPr>
          <w:t>Prevent functional failures before they occur (if possible).</w:t>
        </w:r>
      </w:ins>
    </w:p>
    <w:p w14:paraId="26C55614" w14:textId="77777777" w:rsidR="00FB7349" w:rsidRPr="001F0A69" w:rsidRDefault="00FB7349" w:rsidP="001132D5">
      <w:pPr>
        <w:pStyle w:val="ListParagraph"/>
        <w:numPr>
          <w:ilvl w:val="1"/>
          <w:numId w:val="73"/>
        </w:numPr>
        <w:rPr>
          <w:ins w:id="3512" w:author="Chiarelo, Hugo" w:date="2025-10-13T15:47:00Z" w16du:dateUtc="2025-10-13T18:47:00Z"/>
          <w:rFonts w:cs="Arial"/>
        </w:rPr>
      </w:pPr>
      <w:ins w:id="3513" w:author="Chiarelo, Hugo" w:date="2025-10-13T15:46:00Z" w16du:dateUtc="2025-10-13T18:46:00Z">
        <w:r w:rsidRPr="001F0A69">
          <w:rPr>
            <w:rFonts w:cs="Arial"/>
          </w:rPr>
          <w:t>Predict potential failures early enough to act.</w:t>
        </w:r>
      </w:ins>
    </w:p>
    <w:p w14:paraId="5CC948D6" w14:textId="77777777" w:rsidR="00FB7349" w:rsidRPr="001F0A69" w:rsidRDefault="00FB7349" w:rsidP="00BE5E13">
      <w:pPr>
        <w:pStyle w:val="ListParagraph"/>
        <w:numPr>
          <w:ilvl w:val="1"/>
          <w:numId w:val="73"/>
        </w:numPr>
        <w:rPr>
          <w:ins w:id="3514" w:author="Chiarelo, Hugo" w:date="2025-10-13T15:48:00Z" w16du:dateUtc="2025-10-13T18:48:00Z"/>
          <w:rFonts w:cs="Arial"/>
        </w:rPr>
      </w:pPr>
      <w:ins w:id="3515" w:author="Chiarelo, Hugo" w:date="2025-10-13T15:46:00Z" w16du:dateUtc="2025-10-13T18:46:00Z">
        <w:r w:rsidRPr="001F0A69">
          <w:rPr>
            <w:rFonts w:cs="Arial"/>
          </w:rPr>
          <w:t>Find hidden failures in protective systems.</w:t>
        </w:r>
      </w:ins>
    </w:p>
    <w:p w14:paraId="452FD3CA" w14:textId="6AF1E41E" w:rsidR="00FB7349" w:rsidRPr="001F0A69" w:rsidRDefault="00FB7349">
      <w:pPr>
        <w:pStyle w:val="ListParagraph"/>
        <w:numPr>
          <w:ilvl w:val="1"/>
          <w:numId w:val="73"/>
        </w:numPr>
        <w:rPr>
          <w:ins w:id="3516" w:author="Chiarelo, Hugo" w:date="2025-10-13T15:47:00Z" w16du:dateUtc="2025-10-13T18:47:00Z"/>
          <w:rFonts w:cs="Arial"/>
        </w:rPr>
        <w:pPrChange w:id="3517" w:author="Chiarelo, Hugo" w:date="2025-10-13T15:47:00Z" w16du:dateUtc="2025-10-13T18:47:00Z">
          <w:pPr>
            <w:pStyle w:val="ListParagraph"/>
          </w:pPr>
        </w:pPrChange>
      </w:pPr>
      <w:ins w:id="3518" w:author="Chiarelo, Hugo" w:date="2025-10-13T15:46:00Z" w16du:dateUtc="2025-10-13T18:46:00Z">
        <w:r w:rsidRPr="001F0A69">
          <w:rPr>
            <w:rFonts w:cs="Arial"/>
          </w:rPr>
          <w:t>Redesign the asset or process if proactive tasks are not effective.</w:t>
        </w:r>
      </w:ins>
    </w:p>
    <w:p w14:paraId="7866925E" w14:textId="30700416" w:rsidR="00EB5EC3" w:rsidRPr="001F0A69" w:rsidDel="00FB7349" w:rsidRDefault="00FB7349">
      <w:pPr>
        <w:pStyle w:val="ListParagraph"/>
        <w:numPr>
          <w:ilvl w:val="1"/>
          <w:numId w:val="73"/>
        </w:numPr>
        <w:rPr>
          <w:del w:id="3519" w:author="Chiarelo, Hugo" w:date="2025-10-13T15:46:00Z" w16du:dateUtc="2025-10-13T18:46:00Z"/>
          <w:rFonts w:cs="Arial"/>
        </w:rPr>
        <w:pPrChange w:id="3520" w:author="Chiarelo, Hugo" w:date="2025-10-13T15:48:00Z" w16du:dateUtc="2025-10-13T18:48:00Z">
          <w:pPr>
            <w:pStyle w:val="ListParagraph"/>
            <w:widowControl/>
            <w:numPr>
              <w:numId w:val="49"/>
            </w:numPr>
            <w:spacing w:after="160" w:line="276" w:lineRule="auto"/>
            <w:ind w:hanging="360"/>
            <w:contextualSpacing/>
          </w:pPr>
        </w:pPrChange>
      </w:pPr>
      <w:ins w:id="3521" w:author="Chiarelo, Hugo" w:date="2025-10-13T15:46:00Z" w16du:dateUtc="2025-10-13T18:46:00Z">
        <w:r w:rsidRPr="001F0A69">
          <w:rPr>
            <w:rFonts w:cs="Arial"/>
          </w:rPr>
          <w:t>Allow run-to-failure where appropriate.</w:t>
        </w:r>
      </w:ins>
      <w:del w:id="3522" w:author="Chiarelo, Hugo" w:date="2025-10-13T15:46:00Z" w16du:dateUtc="2025-10-13T18:46:00Z">
        <w:r w:rsidR="00EB5EC3" w:rsidRPr="001F0A69" w:rsidDel="00FB7349">
          <w:rPr>
            <w:rFonts w:cs="Arial"/>
          </w:rPr>
          <w:delText>Elimination of Failure Mode</w:delText>
        </w:r>
      </w:del>
    </w:p>
    <w:p w14:paraId="61521416" w14:textId="77777777" w:rsidR="00FB7349" w:rsidRPr="001F0A69" w:rsidRDefault="00FB7349">
      <w:pPr>
        <w:pStyle w:val="ListParagraph"/>
        <w:rPr>
          <w:ins w:id="3523" w:author="Chiarelo, Hugo" w:date="2025-10-13T15:46:00Z" w16du:dateUtc="2025-10-13T18:46:00Z"/>
          <w:rFonts w:cs="Arial"/>
        </w:rPr>
        <w:pPrChange w:id="3524" w:author="Chiarelo, Hugo" w:date="2025-10-13T15:47:00Z" w16du:dateUtc="2025-10-13T18:47:00Z">
          <w:pPr>
            <w:spacing w:line="276" w:lineRule="auto"/>
          </w:pPr>
        </w:pPrChange>
      </w:pPr>
    </w:p>
    <w:p w14:paraId="0D4672C5" w14:textId="77777777" w:rsidR="00FB7349" w:rsidRPr="001F0A69" w:rsidRDefault="00FB7349" w:rsidP="00FB7349">
      <w:pPr>
        <w:widowControl/>
        <w:spacing w:after="160" w:line="276" w:lineRule="auto"/>
        <w:contextualSpacing/>
        <w:rPr>
          <w:ins w:id="3525" w:author="Chiarelo, Hugo" w:date="2025-10-13T15:47:00Z" w16du:dateUtc="2025-10-13T18:47:00Z"/>
          <w:rFonts w:cs="Arial"/>
        </w:rPr>
      </w:pPr>
    </w:p>
    <w:p w14:paraId="0F3EECE3" w14:textId="77777777" w:rsidR="00FB7349" w:rsidRPr="001F0A69" w:rsidRDefault="00FB7349">
      <w:pPr>
        <w:widowControl/>
        <w:spacing w:after="160" w:line="276" w:lineRule="auto"/>
        <w:contextualSpacing/>
        <w:rPr>
          <w:ins w:id="3526" w:author="Chiarelo, Hugo" w:date="2025-10-13T15:46:00Z" w16du:dateUtc="2025-10-13T18:46:00Z"/>
          <w:rFonts w:cs="Arial"/>
        </w:rPr>
        <w:pPrChange w:id="3527" w:author="Chiarelo, Hugo" w:date="2025-10-13T15:46:00Z" w16du:dateUtc="2025-10-13T18:46:00Z">
          <w:pPr>
            <w:pStyle w:val="ListParagraph"/>
            <w:widowControl/>
            <w:numPr>
              <w:numId w:val="49"/>
            </w:numPr>
            <w:spacing w:after="160" w:line="278" w:lineRule="auto"/>
            <w:ind w:hanging="360"/>
            <w:contextualSpacing/>
          </w:pPr>
        </w:pPrChange>
      </w:pPr>
    </w:p>
    <w:p w14:paraId="120A14BD" w14:textId="015A06E7" w:rsidR="00EB5EC3" w:rsidRPr="001F0A69" w:rsidDel="00FB7349" w:rsidRDefault="00EB5EC3">
      <w:pPr>
        <w:pStyle w:val="ListParagraph"/>
        <w:widowControl/>
        <w:numPr>
          <w:ilvl w:val="0"/>
          <w:numId w:val="49"/>
        </w:numPr>
        <w:spacing w:after="160" w:line="276" w:lineRule="auto"/>
        <w:contextualSpacing/>
        <w:rPr>
          <w:del w:id="3528" w:author="Chiarelo, Hugo" w:date="2025-10-13T15:46:00Z" w16du:dateUtc="2025-10-13T18:46:00Z"/>
          <w:rFonts w:cs="Arial"/>
        </w:rPr>
        <w:pPrChange w:id="3529" w:author="Chiarelo, Hugo" w:date="2025-04-23T14:25:00Z" w16du:dateUtc="2025-04-23T17:25:00Z">
          <w:pPr>
            <w:pStyle w:val="ListParagraph"/>
            <w:widowControl/>
            <w:numPr>
              <w:numId w:val="49"/>
            </w:numPr>
            <w:spacing w:after="160" w:line="278" w:lineRule="auto"/>
            <w:ind w:hanging="360"/>
            <w:contextualSpacing/>
          </w:pPr>
        </w:pPrChange>
      </w:pPr>
      <w:del w:id="3530" w:author="Chiarelo, Hugo" w:date="2025-10-13T15:46:00Z" w16du:dateUtc="2025-10-13T18:46:00Z">
        <w:r w:rsidRPr="001F0A69" w:rsidDel="00FB7349">
          <w:rPr>
            <w:rFonts w:cs="Arial"/>
          </w:rPr>
          <w:delText>Reduction of the likelihood of the Failure Mode</w:delText>
        </w:r>
      </w:del>
    </w:p>
    <w:p w14:paraId="27CA626A" w14:textId="00FC1C8B" w:rsidR="00EB5EC3" w:rsidRPr="001F0A69" w:rsidDel="00FB7349" w:rsidRDefault="00EB5EC3">
      <w:pPr>
        <w:pStyle w:val="ListParagraph"/>
        <w:widowControl/>
        <w:numPr>
          <w:ilvl w:val="0"/>
          <w:numId w:val="49"/>
        </w:numPr>
        <w:spacing w:after="160" w:line="276" w:lineRule="auto"/>
        <w:contextualSpacing/>
        <w:rPr>
          <w:del w:id="3531" w:author="Chiarelo, Hugo" w:date="2025-10-13T15:46:00Z" w16du:dateUtc="2025-10-13T18:46:00Z"/>
          <w:rFonts w:cs="Arial"/>
        </w:rPr>
        <w:pPrChange w:id="3532" w:author="Chiarelo, Hugo" w:date="2025-04-23T14:25:00Z" w16du:dateUtc="2025-04-23T17:25:00Z">
          <w:pPr>
            <w:pStyle w:val="ListParagraph"/>
            <w:widowControl/>
            <w:numPr>
              <w:numId w:val="49"/>
            </w:numPr>
            <w:spacing w:after="160" w:line="278" w:lineRule="auto"/>
            <w:ind w:hanging="360"/>
            <w:contextualSpacing/>
          </w:pPr>
        </w:pPrChange>
      </w:pPr>
      <w:del w:id="3533" w:author="Chiarelo, Hugo" w:date="2025-10-13T15:46:00Z" w16du:dateUtc="2025-10-13T18:46:00Z">
        <w:r w:rsidRPr="001F0A69" w:rsidDel="00FB7349">
          <w:rPr>
            <w:rFonts w:cs="Arial"/>
          </w:rPr>
          <w:delText>Elimination of reduction of the effects of the Failure Mode</w:delText>
        </w:r>
      </w:del>
    </w:p>
    <w:p w14:paraId="1A2E487D" w14:textId="6DC9554C" w:rsidR="00EB5EC3" w:rsidRPr="001F0A69" w:rsidDel="00AC1302" w:rsidRDefault="00EB5EC3">
      <w:pPr>
        <w:spacing w:line="276" w:lineRule="auto"/>
        <w:rPr>
          <w:del w:id="3534" w:author="Chiarelo, Hugo" w:date="2025-10-13T15:53:00Z" w16du:dateUtc="2025-10-13T18:53:00Z"/>
          <w:rFonts w:cs="Arial"/>
        </w:rPr>
        <w:pPrChange w:id="3535" w:author="Chiarelo, Hugo" w:date="2025-04-23T14:25:00Z" w16du:dateUtc="2025-04-23T17:25:00Z">
          <w:pPr/>
        </w:pPrChange>
      </w:pPr>
      <w:del w:id="3536" w:author="Chiarelo, Hugo" w:date="2025-10-13T15:53:00Z" w16du:dateUtc="2025-10-13T18:53:00Z">
        <w:r w:rsidRPr="001F0A69" w:rsidDel="00AC1302">
          <w:rPr>
            <w:rFonts w:cs="Arial"/>
          </w:rPr>
          <w:delText>Identify which causes really need to be treated and also</w:delText>
        </w:r>
      </w:del>
      <w:ins w:id="3537" w:author="Alvarenga, Agatha" w:date="2025-05-13T21:47:00Z" w16du:dateUtc="2025-05-14T00:47:00Z">
        <w:del w:id="3538" w:author="Chiarelo, Hugo" w:date="2025-10-13T15:53:00Z" w16du:dateUtc="2025-10-13T18:53:00Z">
          <w:r w:rsidR="00E963FD" w:rsidRPr="001F0A69" w:rsidDel="00AC1302">
            <w:rPr>
              <w:rFonts w:cs="Arial"/>
            </w:rPr>
            <w:delText>and</w:delText>
          </w:r>
        </w:del>
      </w:ins>
      <w:del w:id="3539" w:author="Chiarelo, Hugo" w:date="2025-10-13T15:53:00Z" w16du:dateUtc="2025-10-13T18:53:00Z">
        <w:r w:rsidRPr="001F0A69" w:rsidDel="00AC1302">
          <w:rPr>
            <w:rFonts w:cs="Arial"/>
          </w:rPr>
          <w:delText xml:space="preserve"> consider removing means of control that are ineffective or unnecessary (Opportunities to Eliminate preventive tasks).</w:delText>
        </w:r>
      </w:del>
    </w:p>
    <w:p w14:paraId="7C9F9DED" w14:textId="77777777" w:rsidR="00EB5EC3" w:rsidRPr="001F0A69" w:rsidRDefault="00EB5EC3">
      <w:pPr>
        <w:spacing w:line="276" w:lineRule="auto"/>
        <w:rPr>
          <w:ins w:id="3540" w:author="Chiarelo, Hugo" w:date="2025-10-13T15:55:00Z" w16du:dateUtc="2025-10-13T18:55:00Z"/>
          <w:rFonts w:cs="Arial"/>
        </w:rPr>
      </w:pPr>
      <w:r w:rsidRPr="001F0A69">
        <w:rPr>
          <w:rFonts w:cs="Arial"/>
        </w:rPr>
        <w:t>It’s important to have a brief of any recommendation taken, this can be identified in the WTT Application and/or FASN Maintenance Strategy Overview.</w:t>
      </w:r>
    </w:p>
    <w:p w14:paraId="2A0C8C1D" w14:textId="1A841E49" w:rsidR="004E7CF6" w:rsidRPr="001F0A69" w:rsidRDefault="004E7CF6">
      <w:pPr>
        <w:spacing w:line="276" w:lineRule="auto"/>
        <w:rPr>
          <w:rFonts w:cs="Arial"/>
        </w:rPr>
        <w:pPrChange w:id="3541" w:author="Chiarelo, Hugo" w:date="2025-04-23T14:25:00Z" w16du:dateUtc="2025-04-23T17:25:00Z">
          <w:pPr/>
        </w:pPrChange>
      </w:pPr>
      <w:ins w:id="3542" w:author="Chiarelo, Hugo" w:date="2025-10-13T15:55:00Z" w16du:dateUtc="2025-10-13T18:55:00Z">
        <w:r w:rsidRPr="001F0A69">
          <w:rPr>
            <w:rFonts w:cs="Arial"/>
          </w:rPr>
          <w:t>Some questions should be considered during</w:t>
        </w:r>
      </w:ins>
      <w:ins w:id="3543" w:author="Chiarelo, Hugo" w:date="2025-10-13T15:56:00Z" w16du:dateUtc="2025-10-13T18:56:00Z">
        <w:r w:rsidRPr="001F0A69">
          <w:rPr>
            <w:rFonts w:cs="Arial"/>
          </w:rPr>
          <w:t xml:space="preserve"> the Treatment Action selection.</w:t>
        </w:r>
      </w:ins>
    </w:p>
    <w:p w14:paraId="4948F447" w14:textId="77777777" w:rsidR="00033E77" w:rsidRPr="001F0A69" w:rsidRDefault="00AE1A49" w:rsidP="009F7E32">
      <w:pPr>
        <w:pStyle w:val="ListParagraph"/>
        <w:numPr>
          <w:ilvl w:val="0"/>
          <w:numId w:val="74"/>
        </w:numPr>
        <w:spacing w:line="276" w:lineRule="auto"/>
        <w:rPr>
          <w:ins w:id="3544" w:author="Chiarelo, Hugo" w:date="2025-11-03T10:23:00Z" w16du:dateUtc="2025-11-03T13:23:00Z"/>
          <w:rFonts w:cs="Arial"/>
        </w:rPr>
      </w:pPr>
      <w:ins w:id="3545" w:author="Chiarelo, Hugo" w:date="2025-10-13T15:56:00Z" w16du:dateUtc="2025-10-13T18:56:00Z">
        <w:r w:rsidRPr="001F0A69">
          <w:rPr>
            <w:rFonts w:cs="Arial"/>
          </w:rPr>
          <w:t xml:space="preserve">Is there a technically valid way to predict or prevent </w:t>
        </w:r>
      </w:ins>
      <w:ins w:id="3546" w:author="Chiarelo, Hugo" w:date="2025-10-13T16:02:00Z" w16du:dateUtc="2025-10-13T19:02:00Z">
        <w:r w:rsidR="002625AA" w:rsidRPr="001F0A69">
          <w:rPr>
            <w:rFonts w:cs="Arial"/>
          </w:rPr>
          <w:t>failure</w:t>
        </w:r>
      </w:ins>
      <w:ins w:id="3547" w:author="Chiarelo, Hugo" w:date="2025-10-13T15:56:00Z" w16du:dateUtc="2025-10-13T18:56:00Z">
        <w:r w:rsidRPr="001F0A69">
          <w:rPr>
            <w:rFonts w:cs="Arial"/>
          </w:rPr>
          <w:t>?</w:t>
        </w:r>
      </w:ins>
      <w:ins w:id="3548" w:author="Chiarelo, Hugo" w:date="2025-10-13T16:02:00Z" w16du:dateUtc="2025-10-13T19:02:00Z">
        <w:r w:rsidR="00695913" w:rsidRPr="001F0A69">
          <w:rPr>
            <w:rFonts w:cs="Arial"/>
          </w:rPr>
          <w:t xml:space="preserve"> </w:t>
        </w:r>
      </w:ins>
    </w:p>
    <w:p w14:paraId="146D90B1" w14:textId="3C9F60DC" w:rsidR="00AE793B" w:rsidRPr="001F0A69" w:rsidRDefault="00695913">
      <w:pPr>
        <w:pStyle w:val="ListParagraph"/>
        <w:spacing w:line="276" w:lineRule="auto"/>
        <w:rPr>
          <w:ins w:id="3549" w:author="Chiarelo, Hugo" w:date="2025-10-13T16:03:00Z" w16du:dateUtc="2025-10-13T19:03:00Z"/>
          <w:rFonts w:cs="Arial"/>
        </w:rPr>
        <w:pPrChange w:id="3550" w:author="Chiarelo, Hugo" w:date="2025-11-03T10:23:00Z" w16du:dateUtc="2025-11-03T13:23:00Z">
          <w:pPr>
            <w:pStyle w:val="ListParagraph"/>
            <w:numPr>
              <w:numId w:val="74"/>
            </w:numPr>
            <w:spacing w:line="276" w:lineRule="auto"/>
            <w:ind w:hanging="360"/>
          </w:pPr>
        </w:pPrChange>
      </w:pPr>
      <w:ins w:id="3551" w:author="Chiarelo, Hugo" w:date="2025-10-13T16:02:00Z" w16du:dateUtc="2025-10-13T19:02:00Z">
        <w:r w:rsidRPr="001F0A69">
          <w:rPr>
            <w:rFonts w:cs="Arial"/>
          </w:rPr>
          <w:t xml:space="preserve">Examples: </w:t>
        </w:r>
      </w:ins>
      <w:ins w:id="3552" w:author="Chiarelo, Hugo" w:date="2025-10-13T16:02:00Z">
        <w:r w:rsidRPr="001F0A69">
          <w:rPr>
            <w:rFonts w:cs="Arial"/>
          </w:rPr>
          <w:t>Restoring the item to its original condition at a specified interval (overhaul)</w:t>
        </w:r>
      </w:ins>
      <w:ins w:id="3553" w:author="Chiarelo, Hugo" w:date="2025-10-13T16:02:00Z" w16du:dateUtc="2025-10-13T19:02:00Z">
        <w:r w:rsidRPr="001F0A69">
          <w:rPr>
            <w:rFonts w:cs="Arial"/>
          </w:rPr>
          <w:t xml:space="preserve"> or </w:t>
        </w:r>
      </w:ins>
      <w:proofErr w:type="gramStart"/>
      <w:ins w:id="3554" w:author="Chiarelo, Hugo" w:date="2025-10-13T16:02:00Z">
        <w:r w:rsidR="00AE793B" w:rsidRPr="001F0A69">
          <w:rPr>
            <w:rFonts w:cs="Arial"/>
          </w:rPr>
          <w:t>Inspecting</w:t>
        </w:r>
        <w:proofErr w:type="gramEnd"/>
        <w:r w:rsidR="00AE793B" w:rsidRPr="001F0A69">
          <w:rPr>
            <w:rFonts w:cs="Arial"/>
          </w:rPr>
          <w:t xml:space="preserve"> or monitoring the item to detect a potential failure before functional failure occurs</w:t>
        </w:r>
      </w:ins>
      <w:ins w:id="3555" w:author="Chiarelo, Hugo" w:date="2025-10-13T16:02:00Z" w16du:dateUtc="2025-10-13T19:02:00Z">
        <w:r w:rsidR="00AE793B" w:rsidRPr="001F0A69">
          <w:rPr>
            <w:rFonts w:cs="Arial"/>
          </w:rPr>
          <w:t xml:space="preserve"> or </w:t>
        </w:r>
      </w:ins>
      <w:proofErr w:type="gramStart"/>
      <w:ins w:id="3556" w:author="Chiarelo, Hugo" w:date="2025-10-13T16:02:00Z">
        <w:r w:rsidR="00AE793B" w:rsidRPr="001F0A69">
          <w:rPr>
            <w:rFonts w:cs="Arial"/>
          </w:rPr>
          <w:t>Replacing</w:t>
        </w:r>
        <w:proofErr w:type="gramEnd"/>
        <w:r w:rsidR="00AE793B" w:rsidRPr="001F0A69">
          <w:rPr>
            <w:rFonts w:cs="Arial"/>
          </w:rPr>
          <w:t xml:space="preserve"> an item or part at a fixed interval before failure.</w:t>
        </w:r>
      </w:ins>
    </w:p>
    <w:p w14:paraId="06A8A072" w14:textId="77777777" w:rsidR="00AE793B" w:rsidRPr="001F0A69" w:rsidRDefault="00AE1A49" w:rsidP="009F7E32">
      <w:pPr>
        <w:pStyle w:val="ListParagraph"/>
        <w:numPr>
          <w:ilvl w:val="0"/>
          <w:numId w:val="74"/>
        </w:numPr>
        <w:spacing w:line="276" w:lineRule="auto"/>
        <w:rPr>
          <w:ins w:id="3557" w:author="Chiarelo, Hugo" w:date="2025-10-13T16:03:00Z" w16du:dateUtc="2025-10-13T19:03:00Z"/>
          <w:rFonts w:cs="Arial"/>
        </w:rPr>
      </w:pPr>
      <w:ins w:id="3558" w:author="Chiarelo, Hugo" w:date="2025-10-13T15:57:00Z">
        <w:r w:rsidRPr="001F0A69">
          <w:rPr>
            <w:rFonts w:cs="Arial"/>
          </w:rPr>
          <w:t>Is it evident or hidden</w:t>
        </w:r>
      </w:ins>
      <w:ins w:id="3559" w:author="Chiarelo, Hugo" w:date="2025-10-13T15:57:00Z" w16du:dateUtc="2025-10-13T18:57:00Z">
        <w:r w:rsidRPr="001F0A69">
          <w:rPr>
            <w:rFonts w:cs="Arial"/>
          </w:rPr>
          <w:t xml:space="preserve">? If It’s Hidden Failure, </w:t>
        </w:r>
      </w:ins>
      <w:ins w:id="3560" w:author="Chiarelo, Hugo" w:date="2025-10-13T15:57:00Z">
        <w:r w:rsidR="00C91F0D" w:rsidRPr="001F0A69">
          <w:rPr>
            <w:rFonts w:cs="Arial"/>
          </w:rPr>
          <w:t xml:space="preserve">A periodic test or inspection to detect </w:t>
        </w:r>
        <w:r w:rsidR="00C91F0D" w:rsidRPr="001F0A69">
          <w:rPr>
            <w:rFonts w:cs="Arial"/>
            <w:rPrChange w:id="3561" w:author="Chiarelo, Hugo" w:date="2025-11-03T10:58:00Z" w16du:dateUtc="2025-11-03T13:58:00Z">
              <w:rPr>
                <w:b/>
                <w:bCs/>
              </w:rPr>
            </w:rPrChange>
          </w:rPr>
          <w:t>hidden failures</w:t>
        </w:r>
      </w:ins>
    </w:p>
    <w:p w14:paraId="127A87FC" w14:textId="469E3F3F" w:rsidR="00EB5EC3" w:rsidRPr="001F0A69" w:rsidRDefault="00C91F0D">
      <w:pPr>
        <w:pStyle w:val="ListParagraph"/>
        <w:numPr>
          <w:ilvl w:val="0"/>
          <w:numId w:val="74"/>
        </w:numPr>
        <w:spacing w:line="276" w:lineRule="auto"/>
        <w:rPr>
          <w:rFonts w:cs="Arial"/>
        </w:rPr>
        <w:pPrChange w:id="3562" w:author="Chiarelo, Hugo" w:date="2025-04-23T14:25:00Z" w16du:dateUtc="2025-04-23T17:25:00Z">
          <w:pPr/>
        </w:pPrChange>
      </w:pPr>
      <w:ins w:id="3563" w:author="Chiarelo, Hugo" w:date="2025-10-13T15:58:00Z" w16du:dateUtc="2025-10-13T18:58:00Z">
        <w:r w:rsidRPr="001F0A69">
          <w:rPr>
            <w:rFonts w:cs="Arial"/>
          </w:rPr>
          <w:t>Is the task worth doing? In terms of Cost/Benefit</w:t>
        </w:r>
        <w:r w:rsidR="005233B9" w:rsidRPr="001F0A69">
          <w:rPr>
            <w:rFonts w:cs="Arial"/>
          </w:rPr>
          <w:t xml:space="preserve"> </w:t>
        </w:r>
      </w:ins>
      <w:ins w:id="3564" w:author="Chiarelo, Hugo" w:date="2025-10-13T16:00:00Z" w16du:dateUtc="2025-10-13T19:00:00Z">
        <w:r w:rsidR="0072799C" w:rsidRPr="001F0A69">
          <w:rPr>
            <w:rFonts w:cs="Arial"/>
          </w:rPr>
          <w:t xml:space="preserve">→ If </w:t>
        </w:r>
      </w:ins>
      <w:ins w:id="3565" w:author="Chiarelo, Hugo" w:date="2025-11-03T10:23:00Z" w16du:dateUtc="2025-11-03T13:23:00Z">
        <w:r w:rsidR="00033E77" w:rsidRPr="001F0A69">
          <w:rPr>
            <w:rFonts w:cs="Arial"/>
          </w:rPr>
          <w:t>not</w:t>
        </w:r>
      </w:ins>
      <w:ins w:id="3566" w:author="Chiarelo, Hugo" w:date="2025-10-13T16:00:00Z" w16du:dateUtc="2025-10-13T19:00:00Z">
        <w:r w:rsidR="0072799C" w:rsidRPr="001F0A69">
          <w:rPr>
            <w:rFonts w:cs="Arial"/>
          </w:rPr>
          <w:t xml:space="preserve"> justified</w:t>
        </w:r>
        <w:r w:rsidR="00797732" w:rsidRPr="001F0A69">
          <w:rPr>
            <w:rFonts w:cs="Arial"/>
          </w:rPr>
          <w:t>: Redesign or Run-to Failure</w:t>
        </w:r>
      </w:ins>
      <w:ins w:id="3567" w:author="Chiarelo, Hugo" w:date="2025-10-13T15:56:00Z" w16du:dateUtc="2025-10-13T18:56:00Z">
        <w:r w:rsidR="00AE1A49" w:rsidRPr="001F0A69">
          <w:rPr>
            <w:rFonts w:cs="Arial"/>
          </w:rPr>
          <w:br/>
        </w:r>
      </w:ins>
    </w:p>
    <w:p w14:paraId="154381E6" w14:textId="77777777" w:rsidR="00620362" w:rsidRPr="00FA2C2C" w:rsidRDefault="00620362" w:rsidP="00620362">
      <w:pPr>
        <w:widowControl/>
        <w:spacing w:after="160" w:line="276" w:lineRule="auto"/>
        <w:contextualSpacing/>
        <w:rPr>
          <w:ins w:id="3568" w:author="Chiarelo, Hugo" w:date="2025-11-03T11:18:00Z" w16du:dateUtc="2025-11-03T14:18:00Z"/>
          <w:bCs/>
        </w:rPr>
      </w:pPr>
      <w:ins w:id="3569" w:author="Chiarelo, Hugo" w:date="2025-11-03T11:18:00Z" w16du:dateUtc="2025-11-03T14:18:00Z">
        <w:r w:rsidRPr="00AD5F69">
          <w:rPr>
            <w:b/>
            <w:bCs/>
          </w:rPr>
          <w:t>ASSURANCE ACTIVITY</w:t>
        </w:r>
      </w:ins>
    </w:p>
    <w:p w14:paraId="59DB17FD" w14:textId="77777777" w:rsidR="00620362" w:rsidRDefault="00620362" w:rsidP="00620362">
      <w:pPr>
        <w:pStyle w:val="ListParagraph"/>
        <w:spacing w:line="276" w:lineRule="auto"/>
        <w:rPr>
          <w:ins w:id="3570" w:author="Chiarelo, Hugo" w:date="2025-11-03T11:18:00Z" w16du:dateUtc="2025-11-03T14:18:00Z"/>
        </w:rPr>
      </w:pPr>
    </w:p>
    <w:p w14:paraId="45343108" w14:textId="77777777" w:rsidR="00620362" w:rsidRPr="0017481B" w:rsidRDefault="00620362" w:rsidP="00620362">
      <w:pPr>
        <w:pStyle w:val="ListParagraph"/>
        <w:numPr>
          <w:ilvl w:val="0"/>
          <w:numId w:val="64"/>
        </w:numPr>
        <w:spacing w:line="276" w:lineRule="auto"/>
        <w:rPr>
          <w:ins w:id="3571" w:author="Chiarelo, Hugo" w:date="2025-11-03T11:18:00Z" w16du:dateUtc="2025-11-03T14:18:00Z"/>
          <w:szCs w:val="22"/>
        </w:rPr>
      </w:pPr>
      <w:ins w:id="3572" w:author="Chiarelo, Hugo" w:date="2025-11-03T11:18:00Z" w16du:dateUtc="2025-11-03T14:18:00Z">
        <w:r w:rsidRPr="0017481B">
          <w:rPr>
            <w:szCs w:val="22"/>
          </w:rPr>
          <w:t xml:space="preserve">Performance Criteria are the </w:t>
        </w:r>
        <w:r w:rsidRPr="00193585">
          <w:rPr>
            <w:szCs w:val="22"/>
          </w:rPr>
          <w:t>objective, auditable, and measurable parameters</w:t>
        </w:r>
        <w:r w:rsidRPr="0017481B">
          <w:rPr>
            <w:szCs w:val="22"/>
          </w:rPr>
          <w:t xml:space="preserve"> that a barrier (Safety Critical Element - SECE) must achieve to ensure its intended function.</w:t>
        </w:r>
      </w:ins>
    </w:p>
    <w:p w14:paraId="7E49DDDD" w14:textId="77777777" w:rsidR="00620362" w:rsidRPr="000A3C39" w:rsidRDefault="00620362" w:rsidP="00620362">
      <w:pPr>
        <w:pStyle w:val="TOC6"/>
        <w:spacing w:line="276" w:lineRule="auto"/>
        <w:rPr>
          <w:ins w:id="3573" w:author="Chiarelo, Hugo" w:date="2025-11-03T11:18:00Z" w16du:dateUtc="2025-11-03T14:18:00Z"/>
          <w:szCs w:val="22"/>
        </w:rPr>
      </w:pPr>
    </w:p>
    <w:p w14:paraId="72D15EF1" w14:textId="77777777" w:rsidR="00620362" w:rsidRPr="000A3C39" w:rsidRDefault="00620362" w:rsidP="00620362">
      <w:pPr>
        <w:pStyle w:val="TOC6"/>
        <w:numPr>
          <w:ilvl w:val="0"/>
          <w:numId w:val="64"/>
        </w:numPr>
        <w:spacing w:line="276" w:lineRule="auto"/>
        <w:rPr>
          <w:ins w:id="3574" w:author="Chiarelo, Hugo" w:date="2025-11-03T11:18:00Z" w16du:dateUtc="2025-11-03T14:18:00Z"/>
          <w:szCs w:val="22"/>
        </w:rPr>
      </w:pPr>
      <w:ins w:id="3575" w:author="Chiarelo, Hugo" w:date="2025-11-03T11:18:00Z" w16du:dateUtc="2025-11-03T14:18:00Z">
        <w:r w:rsidRPr="00193585">
          <w:rPr>
            <w:sz w:val="22"/>
            <w:szCs w:val="22"/>
          </w:rPr>
          <w:t>Assurance Activities are the systematic set of tasks performed to confirm that the Performance Criteria of an SECE are being achieved.</w:t>
        </w:r>
      </w:ins>
    </w:p>
    <w:p w14:paraId="653446E6" w14:textId="77777777" w:rsidR="00620362" w:rsidRPr="0017481B" w:rsidRDefault="00620362" w:rsidP="00620362">
      <w:pPr>
        <w:pStyle w:val="ListParagraph"/>
        <w:spacing w:line="276" w:lineRule="auto"/>
        <w:rPr>
          <w:ins w:id="3576" w:author="Chiarelo, Hugo" w:date="2025-11-03T11:18:00Z" w16du:dateUtc="2025-11-03T14:18:00Z"/>
          <w:szCs w:val="22"/>
        </w:rPr>
      </w:pPr>
      <w:ins w:id="3577" w:author="Chiarelo, Hugo" w:date="2025-11-03T11:18:00Z" w16du:dateUtc="2025-11-03T14:18:00Z">
        <w:r w:rsidRPr="0017481B">
          <w:rPr>
            <w:szCs w:val="22"/>
          </w:rPr>
          <w:t>Assurance Activities shall be planned, executed, and documented in accordance with the Performance Standards, ensuring the required Performance Criteria defined for the barrier is attended during the Operation Phase.</w:t>
        </w:r>
      </w:ins>
    </w:p>
    <w:p w14:paraId="2190CF6E" w14:textId="77777777" w:rsidR="00620362" w:rsidRPr="0017481B" w:rsidRDefault="00620362" w:rsidP="00620362">
      <w:pPr>
        <w:pStyle w:val="ListParagraph"/>
        <w:spacing w:line="276" w:lineRule="auto"/>
        <w:rPr>
          <w:ins w:id="3578" w:author="Chiarelo, Hugo" w:date="2025-11-03T11:18:00Z" w16du:dateUtc="2025-11-03T14:18:00Z"/>
          <w:szCs w:val="22"/>
        </w:rPr>
      </w:pPr>
    </w:p>
    <w:p w14:paraId="4B727BB0" w14:textId="77777777" w:rsidR="00620362" w:rsidRPr="0017481B" w:rsidRDefault="00620362" w:rsidP="00620362">
      <w:pPr>
        <w:pStyle w:val="ListParagraph"/>
        <w:numPr>
          <w:ilvl w:val="0"/>
          <w:numId w:val="64"/>
        </w:numPr>
        <w:spacing w:line="276" w:lineRule="auto"/>
        <w:rPr>
          <w:ins w:id="3579" w:author="Chiarelo, Hugo" w:date="2025-11-03T11:18:00Z" w16du:dateUtc="2025-11-03T14:18:00Z"/>
          <w:szCs w:val="22"/>
        </w:rPr>
      </w:pPr>
      <w:ins w:id="3580" w:author="Chiarelo, Hugo" w:date="2025-11-03T11:18:00Z" w16du:dateUtc="2025-11-03T14:18:00Z">
        <w:r w:rsidRPr="0017481B">
          <w:rPr>
            <w:szCs w:val="22"/>
          </w:rPr>
          <w:t>Pass/Fail Criteria are the predefined and measurable conditions (Questions format) that establish whether an SECE meets or fails to meet its Performance Criteria. They serve as explicit acceptable range, ensuring that assurance activities yield a clear and auditable outcome (Pass or Fail).</w:t>
        </w:r>
      </w:ins>
    </w:p>
    <w:p w14:paraId="01FFE8C8" w14:textId="77777777" w:rsidR="00620362" w:rsidRPr="00AA6A5D" w:rsidRDefault="00620362" w:rsidP="00620362">
      <w:pPr>
        <w:pStyle w:val="TOC6"/>
        <w:spacing w:line="276" w:lineRule="auto"/>
        <w:rPr>
          <w:ins w:id="3581" w:author="Chiarelo, Hugo" w:date="2025-11-03T11:18:00Z" w16du:dateUtc="2025-11-03T14:18:00Z"/>
        </w:rPr>
      </w:pPr>
      <w:ins w:id="3582" w:author="Chiarelo, Hugo" w:date="2025-11-03T11:18:00Z" w16du:dateUtc="2025-11-03T14:18:00Z">
        <w:r w:rsidRPr="00193585">
          <w:rPr>
            <w:sz w:val="22"/>
            <w:szCs w:val="22"/>
          </w:rPr>
          <w:t>Each Performance Criteria shall have corresponding Pass/Fail Criteria, ensuring that compliance can be objectively demonstrated</w:t>
        </w:r>
        <w:r w:rsidRPr="00AA6A5D">
          <w:t>.</w:t>
        </w:r>
      </w:ins>
    </w:p>
    <w:p w14:paraId="5191EBF7" w14:textId="77777777" w:rsidR="00620362" w:rsidRPr="00533B85" w:rsidRDefault="00620362" w:rsidP="00620362">
      <w:pPr>
        <w:spacing w:line="276" w:lineRule="auto"/>
        <w:rPr>
          <w:ins w:id="3583" w:author="Chiarelo, Hugo" w:date="2025-11-03T11:18:00Z" w16du:dateUtc="2025-11-03T14:18:00Z"/>
        </w:rPr>
      </w:pPr>
    </w:p>
    <w:p w14:paraId="66163C1F" w14:textId="77777777" w:rsidR="00620362" w:rsidRPr="00193585" w:rsidRDefault="00620362" w:rsidP="00620362">
      <w:pPr>
        <w:widowControl/>
        <w:spacing w:after="160" w:line="276" w:lineRule="auto"/>
        <w:contextualSpacing/>
        <w:rPr>
          <w:ins w:id="3584" w:author="Chiarelo, Hugo" w:date="2025-11-03T11:18:00Z" w16du:dateUtc="2025-11-03T14:18:00Z"/>
          <w:b/>
          <w:bCs/>
        </w:rPr>
      </w:pPr>
      <w:ins w:id="3585" w:author="Chiarelo, Hugo" w:date="2025-11-03T11:18:00Z" w16du:dateUtc="2025-11-03T14:18:00Z">
        <w:r w:rsidRPr="00193585">
          <w:rPr>
            <w:b/>
            <w:bCs/>
          </w:rPr>
          <w:t>WHAT IS NOT AN ASSURANCE ACTIVITY</w:t>
        </w:r>
      </w:ins>
    </w:p>
    <w:p w14:paraId="7E0D567D" w14:textId="77777777" w:rsidR="00620362" w:rsidRDefault="00620362" w:rsidP="00620362">
      <w:pPr>
        <w:pStyle w:val="NormalWeb"/>
        <w:rPr>
          <w:ins w:id="3586" w:author="Chiarelo, Hugo" w:date="2025-11-03T11:18:00Z" w16du:dateUtc="2025-11-03T14:18:00Z"/>
          <w:rFonts w:ascii="Arial" w:hAnsi="Arial" w:cs="Arial"/>
          <w:sz w:val="22"/>
          <w:szCs w:val="22"/>
        </w:rPr>
      </w:pPr>
      <w:ins w:id="3587" w:author="Chiarelo, Hugo" w:date="2025-11-03T11:18:00Z" w16du:dateUtc="2025-11-03T14:18:00Z">
        <w:r w:rsidRPr="00193585">
          <w:rPr>
            <w:rFonts w:ascii="Arial" w:hAnsi="Arial" w:cs="Arial"/>
            <w:sz w:val="22"/>
            <w:szCs w:val="22"/>
          </w:rPr>
          <w:t>Activity that should not be considered as Pass Fail:</w:t>
        </w:r>
      </w:ins>
    </w:p>
    <w:p w14:paraId="60BBE275" w14:textId="77777777" w:rsidR="00620362" w:rsidRPr="00193585" w:rsidRDefault="00620362" w:rsidP="00620362">
      <w:pPr>
        <w:pStyle w:val="NormalWeb"/>
        <w:rPr>
          <w:ins w:id="3588" w:author="Chiarelo, Hugo" w:date="2025-11-03T11:18:00Z" w16du:dateUtc="2025-11-03T14:18:00Z"/>
          <w:rFonts w:ascii="Arial" w:hAnsi="Arial" w:cs="Arial"/>
          <w:sz w:val="22"/>
          <w:szCs w:val="22"/>
        </w:rPr>
      </w:pPr>
      <w:ins w:id="3589" w:author="Chiarelo, Hugo" w:date="2025-11-03T11:18:00Z" w16du:dateUtc="2025-11-03T14:18:00Z">
        <w:r w:rsidRPr="00193585">
          <w:rPr>
            <w:rFonts w:ascii="Arial" w:hAnsi="Arial" w:cs="Arial"/>
            <w:sz w:val="22"/>
            <w:szCs w:val="22"/>
          </w:rPr>
          <w:br/>
        </w:r>
        <w:r w:rsidRPr="00193585">
          <w:rPr>
            <w:rStyle w:val="Strong"/>
            <w:rFonts w:ascii="Arial" w:hAnsi="Arial" w:cs="Arial"/>
            <w:sz w:val="22"/>
            <w:szCs w:val="22"/>
          </w:rPr>
          <w:t>Administrative or Paperwork Activities</w:t>
        </w:r>
      </w:ins>
    </w:p>
    <w:p w14:paraId="22EB95D2" w14:textId="77777777" w:rsidR="00620362" w:rsidRPr="00193585" w:rsidRDefault="00620362" w:rsidP="00620362">
      <w:pPr>
        <w:pStyle w:val="NormalWeb"/>
        <w:numPr>
          <w:ilvl w:val="0"/>
          <w:numId w:val="65"/>
        </w:numPr>
        <w:rPr>
          <w:ins w:id="3590" w:author="Chiarelo, Hugo" w:date="2025-11-03T11:18:00Z" w16du:dateUtc="2025-11-03T14:18:00Z"/>
          <w:rFonts w:ascii="Arial" w:hAnsi="Arial" w:cs="Arial"/>
          <w:sz w:val="22"/>
          <w:szCs w:val="22"/>
        </w:rPr>
      </w:pPr>
      <w:ins w:id="3591" w:author="Chiarelo, Hugo" w:date="2025-11-03T11:18:00Z" w16du:dateUtc="2025-11-03T14:18:00Z">
        <w:r w:rsidRPr="00193585">
          <w:rPr>
            <w:rFonts w:ascii="Arial" w:hAnsi="Arial" w:cs="Arial"/>
            <w:sz w:val="22"/>
            <w:szCs w:val="22"/>
          </w:rPr>
          <w:t xml:space="preserve">Example: </w:t>
        </w:r>
        <w:r w:rsidRPr="00193585">
          <w:rPr>
            <w:rStyle w:val="Emphasis"/>
            <w:rFonts w:cs="Arial"/>
            <w:sz w:val="22"/>
            <w:szCs w:val="22"/>
          </w:rPr>
          <w:t>Registering maintenance completion in IFS / CMMS.</w:t>
        </w:r>
      </w:ins>
    </w:p>
    <w:p w14:paraId="42DF61AC" w14:textId="77777777" w:rsidR="00620362" w:rsidRPr="00193585" w:rsidRDefault="00620362" w:rsidP="00620362">
      <w:pPr>
        <w:pStyle w:val="NormalWeb"/>
        <w:numPr>
          <w:ilvl w:val="0"/>
          <w:numId w:val="65"/>
        </w:numPr>
        <w:rPr>
          <w:ins w:id="3592" w:author="Chiarelo, Hugo" w:date="2025-11-03T11:18:00Z" w16du:dateUtc="2025-11-03T14:18:00Z"/>
          <w:rFonts w:ascii="Arial" w:hAnsi="Arial" w:cs="Arial"/>
          <w:sz w:val="22"/>
          <w:szCs w:val="22"/>
        </w:rPr>
      </w:pPr>
      <w:ins w:id="3593" w:author="Chiarelo, Hugo" w:date="2025-11-03T11:18:00Z" w16du:dateUtc="2025-11-03T14:18:00Z">
        <w:r w:rsidRPr="00193585">
          <w:rPr>
            <w:rFonts w:ascii="Arial" w:hAnsi="Arial" w:cs="Arial"/>
            <w:sz w:val="22"/>
            <w:szCs w:val="22"/>
          </w:rPr>
          <w:lastRenderedPageBreak/>
          <w:t>Reason: This is a procedural compliance step, not a direct demonstration of the SCE’s ability to meet its Performance Criteria.</w:t>
        </w:r>
      </w:ins>
    </w:p>
    <w:p w14:paraId="0EB2C8CC" w14:textId="77777777" w:rsidR="00620362" w:rsidRPr="00193585" w:rsidRDefault="00620362" w:rsidP="00620362">
      <w:pPr>
        <w:pStyle w:val="NormalWeb"/>
        <w:rPr>
          <w:ins w:id="3594" w:author="Chiarelo, Hugo" w:date="2025-11-03T11:18:00Z" w16du:dateUtc="2025-11-03T14:18:00Z"/>
          <w:rFonts w:ascii="Arial" w:hAnsi="Arial" w:cs="Arial"/>
          <w:sz w:val="22"/>
          <w:szCs w:val="22"/>
        </w:rPr>
      </w:pPr>
      <w:ins w:id="3595" w:author="Chiarelo, Hugo" w:date="2025-11-03T11:18:00Z" w16du:dateUtc="2025-11-03T14:18:00Z">
        <w:r w:rsidRPr="00193585">
          <w:rPr>
            <w:rStyle w:val="Strong"/>
            <w:rFonts w:ascii="Arial" w:hAnsi="Arial" w:cs="Arial"/>
            <w:sz w:val="22"/>
            <w:szCs w:val="22"/>
          </w:rPr>
          <w:t>Document Reviews or Approvals</w:t>
        </w:r>
      </w:ins>
    </w:p>
    <w:p w14:paraId="7BCDEE42" w14:textId="77777777" w:rsidR="00620362" w:rsidRPr="00193585" w:rsidRDefault="00620362" w:rsidP="00620362">
      <w:pPr>
        <w:pStyle w:val="NormalWeb"/>
        <w:numPr>
          <w:ilvl w:val="0"/>
          <w:numId w:val="67"/>
        </w:numPr>
        <w:rPr>
          <w:ins w:id="3596" w:author="Chiarelo, Hugo" w:date="2025-11-03T11:18:00Z" w16du:dateUtc="2025-11-03T14:18:00Z"/>
          <w:rFonts w:ascii="Arial" w:hAnsi="Arial" w:cs="Arial"/>
          <w:sz w:val="22"/>
          <w:szCs w:val="22"/>
        </w:rPr>
      </w:pPr>
      <w:ins w:id="3597" w:author="Chiarelo, Hugo" w:date="2025-11-03T11:18:00Z" w16du:dateUtc="2025-11-03T14:18:00Z">
        <w:r w:rsidRPr="00193585">
          <w:rPr>
            <w:rFonts w:ascii="Arial" w:hAnsi="Arial" w:cs="Arial"/>
            <w:sz w:val="22"/>
            <w:szCs w:val="22"/>
          </w:rPr>
          <w:t xml:space="preserve">Example: </w:t>
        </w:r>
        <w:r w:rsidRPr="00193585">
          <w:rPr>
            <w:rStyle w:val="Emphasis"/>
            <w:rFonts w:cs="Arial"/>
            <w:sz w:val="22"/>
            <w:szCs w:val="22"/>
          </w:rPr>
          <w:t>Approving work permits, signing inspection checklists, validating vendor certificates.</w:t>
        </w:r>
      </w:ins>
    </w:p>
    <w:p w14:paraId="263A4401" w14:textId="77777777" w:rsidR="00620362" w:rsidRPr="00193585" w:rsidRDefault="00620362" w:rsidP="00620362">
      <w:pPr>
        <w:pStyle w:val="NormalWeb"/>
        <w:numPr>
          <w:ilvl w:val="0"/>
          <w:numId w:val="67"/>
        </w:numPr>
        <w:rPr>
          <w:ins w:id="3598" w:author="Chiarelo, Hugo" w:date="2025-11-03T11:18:00Z" w16du:dateUtc="2025-11-03T14:18:00Z"/>
          <w:rFonts w:ascii="Arial" w:hAnsi="Arial" w:cs="Arial"/>
          <w:sz w:val="22"/>
          <w:szCs w:val="22"/>
        </w:rPr>
      </w:pPr>
      <w:ins w:id="3599" w:author="Chiarelo, Hugo" w:date="2025-11-03T11:18:00Z" w16du:dateUtc="2025-11-03T14:18:00Z">
        <w:r w:rsidRPr="00193585">
          <w:rPr>
            <w:rFonts w:ascii="Arial" w:hAnsi="Arial" w:cs="Arial"/>
            <w:sz w:val="22"/>
            <w:szCs w:val="22"/>
          </w:rPr>
          <w:t xml:space="preserve">Reason: They provide governance and traceability but </w:t>
        </w:r>
        <w:proofErr w:type="gramStart"/>
        <w:r w:rsidRPr="00193585">
          <w:rPr>
            <w:rFonts w:ascii="Arial" w:hAnsi="Arial" w:cs="Arial"/>
            <w:sz w:val="22"/>
            <w:szCs w:val="22"/>
          </w:rPr>
          <w:t>are</w:t>
        </w:r>
        <w:proofErr w:type="gramEnd"/>
        <w:r w:rsidRPr="00193585">
          <w:rPr>
            <w:rFonts w:ascii="Arial" w:hAnsi="Arial" w:cs="Arial"/>
            <w:sz w:val="22"/>
            <w:szCs w:val="22"/>
          </w:rPr>
          <w:t xml:space="preserve"> not pass/fail tests of barrier integrity.</w:t>
        </w:r>
      </w:ins>
    </w:p>
    <w:p w14:paraId="244F8EBD" w14:textId="77777777" w:rsidR="00620362" w:rsidRPr="00193585" w:rsidRDefault="00620362" w:rsidP="00620362">
      <w:pPr>
        <w:pStyle w:val="NormalWeb"/>
        <w:rPr>
          <w:ins w:id="3600" w:author="Chiarelo, Hugo" w:date="2025-11-03T11:18:00Z" w16du:dateUtc="2025-11-03T14:18:00Z"/>
          <w:rFonts w:ascii="Arial" w:hAnsi="Arial" w:cs="Arial"/>
          <w:sz w:val="22"/>
          <w:szCs w:val="22"/>
        </w:rPr>
      </w:pPr>
      <w:ins w:id="3601" w:author="Chiarelo, Hugo" w:date="2025-11-03T11:18:00Z" w16du:dateUtc="2025-11-03T14:18:00Z">
        <w:r w:rsidRPr="00193585">
          <w:rPr>
            <w:rStyle w:val="Strong"/>
            <w:rFonts w:ascii="Arial" w:hAnsi="Arial" w:cs="Arial"/>
            <w:sz w:val="22"/>
            <w:szCs w:val="22"/>
          </w:rPr>
          <w:t>Training and Competence Records</w:t>
        </w:r>
      </w:ins>
    </w:p>
    <w:p w14:paraId="1B23C13A" w14:textId="77777777" w:rsidR="00620362" w:rsidRPr="00193585" w:rsidRDefault="00620362" w:rsidP="00620362">
      <w:pPr>
        <w:pStyle w:val="NormalWeb"/>
        <w:numPr>
          <w:ilvl w:val="0"/>
          <w:numId w:val="68"/>
        </w:numPr>
        <w:rPr>
          <w:ins w:id="3602" w:author="Chiarelo, Hugo" w:date="2025-11-03T11:18:00Z" w16du:dateUtc="2025-11-03T14:18:00Z"/>
          <w:rFonts w:ascii="Arial" w:hAnsi="Arial" w:cs="Arial"/>
          <w:sz w:val="22"/>
          <w:szCs w:val="22"/>
        </w:rPr>
      </w:pPr>
      <w:ins w:id="3603" w:author="Chiarelo, Hugo" w:date="2025-11-03T11:18:00Z" w16du:dateUtc="2025-11-03T14:18:00Z">
        <w:r w:rsidRPr="00193585">
          <w:rPr>
            <w:rFonts w:ascii="Arial" w:hAnsi="Arial" w:cs="Arial"/>
            <w:sz w:val="22"/>
            <w:szCs w:val="22"/>
          </w:rPr>
          <w:t xml:space="preserve">Example: </w:t>
        </w:r>
        <w:r w:rsidRPr="00193585">
          <w:rPr>
            <w:rStyle w:val="Emphasis"/>
            <w:rFonts w:cs="Arial"/>
            <w:sz w:val="22"/>
            <w:szCs w:val="22"/>
          </w:rPr>
          <w:t>Confirming that a technician attended a safety training course.</w:t>
        </w:r>
      </w:ins>
    </w:p>
    <w:p w14:paraId="45B89C5F" w14:textId="77777777" w:rsidR="00620362" w:rsidRPr="00193585" w:rsidRDefault="00620362" w:rsidP="00620362">
      <w:pPr>
        <w:pStyle w:val="NormalWeb"/>
        <w:numPr>
          <w:ilvl w:val="0"/>
          <w:numId w:val="68"/>
        </w:numPr>
        <w:rPr>
          <w:ins w:id="3604" w:author="Chiarelo, Hugo" w:date="2025-11-03T11:18:00Z" w16du:dateUtc="2025-11-03T14:18:00Z"/>
          <w:rFonts w:ascii="Arial" w:hAnsi="Arial" w:cs="Arial"/>
          <w:sz w:val="22"/>
          <w:szCs w:val="22"/>
        </w:rPr>
      </w:pPr>
      <w:ins w:id="3605" w:author="Chiarelo, Hugo" w:date="2025-11-03T11:18:00Z" w16du:dateUtc="2025-11-03T14:18:00Z">
        <w:r w:rsidRPr="00193585">
          <w:rPr>
            <w:rFonts w:ascii="Arial" w:hAnsi="Arial" w:cs="Arial"/>
            <w:sz w:val="22"/>
            <w:szCs w:val="22"/>
          </w:rPr>
          <w:t>Reason: Important for workforce assurance, but it does not validate the SCE’s operational performance.</w:t>
        </w:r>
      </w:ins>
    </w:p>
    <w:p w14:paraId="5653BB3B" w14:textId="77777777" w:rsidR="00620362" w:rsidRPr="00193585" w:rsidRDefault="00620362" w:rsidP="00620362">
      <w:pPr>
        <w:pStyle w:val="NormalWeb"/>
        <w:rPr>
          <w:ins w:id="3606" w:author="Chiarelo, Hugo" w:date="2025-11-03T11:18:00Z" w16du:dateUtc="2025-11-03T14:18:00Z"/>
          <w:rFonts w:ascii="Arial" w:hAnsi="Arial" w:cs="Arial"/>
          <w:sz w:val="22"/>
          <w:szCs w:val="22"/>
        </w:rPr>
      </w:pPr>
      <w:ins w:id="3607" w:author="Chiarelo, Hugo" w:date="2025-11-03T11:18:00Z" w16du:dateUtc="2025-11-03T14:18:00Z">
        <w:r w:rsidRPr="00193585">
          <w:rPr>
            <w:rStyle w:val="Strong"/>
            <w:rFonts w:ascii="Arial" w:hAnsi="Arial" w:cs="Arial"/>
            <w:sz w:val="22"/>
            <w:szCs w:val="22"/>
          </w:rPr>
          <w:t>General Compliance Checks</w:t>
        </w:r>
      </w:ins>
    </w:p>
    <w:p w14:paraId="6542B4A7" w14:textId="77777777" w:rsidR="00620362" w:rsidRPr="00193585" w:rsidRDefault="00620362" w:rsidP="00620362">
      <w:pPr>
        <w:pStyle w:val="NormalWeb"/>
        <w:numPr>
          <w:ilvl w:val="0"/>
          <w:numId w:val="69"/>
        </w:numPr>
        <w:rPr>
          <w:ins w:id="3608" w:author="Chiarelo, Hugo" w:date="2025-11-03T11:18:00Z" w16du:dateUtc="2025-11-03T14:18:00Z"/>
          <w:rFonts w:ascii="Arial" w:hAnsi="Arial" w:cs="Arial"/>
          <w:sz w:val="22"/>
          <w:szCs w:val="22"/>
        </w:rPr>
      </w:pPr>
      <w:ins w:id="3609" w:author="Chiarelo, Hugo" w:date="2025-11-03T11:18:00Z" w16du:dateUtc="2025-11-03T14:18:00Z">
        <w:r w:rsidRPr="00193585">
          <w:rPr>
            <w:rFonts w:ascii="Arial" w:hAnsi="Arial" w:cs="Arial"/>
            <w:sz w:val="22"/>
            <w:szCs w:val="22"/>
          </w:rPr>
          <w:t xml:space="preserve">Example: </w:t>
        </w:r>
        <w:r w:rsidRPr="00193585">
          <w:rPr>
            <w:rStyle w:val="Emphasis"/>
            <w:rFonts w:cs="Arial"/>
            <w:sz w:val="22"/>
            <w:szCs w:val="22"/>
          </w:rPr>
          <w:t>Confirming that procedures were followed step-by-step.</w:t>
        </w:r>
      </w:ins>
    </w:p>
    <w:p w14:paraId="4B194BED" w14:textId="77777777" w:rsidR="00620362" w:rsidRPr="00193585" w:rsidRDefault="00620362" w:rsidP="00620362">
      <w:pPr>
        <w:pStyle w:val="NormalWeb"/>
        <w:numPr>
          <w:ilvl w:val="0"/>
          <w:numId w:val="69"/>
        </w:numPr>
        <w:rPr>
          <w:ins w:id="3610" w:author="Chiarelo, Hugo" w:date="2025-11-03T11:18:00Z" w16du:dateUtc="2025-11-03T14:18:00Z"/>
          <w:rFonts w:ascii="Arial" w:hAnsi="Arial" w:cs="Arial"/>
          <w:sz w:val="22"/>
          <w:szCs w:val="22"/>
        </w:rPr>
      </w:pPr>
      <w:ins w:id="3611" w:author="Chiarelo, Hugo" w:date="2025-11-03T11:18:00Z" w16du:dateUtc="2025-11-03T14:18:00Z">
        <w:r w:rsidRPr="00193585">
          <w:rPr>
            <w:rFonts w:ascii="Arial" w:hAnsi="Arial" w:cs="Arial"/>
            <w:sz w:val="22"/>
            <w:szCs w:val="22"/>
          </w:rPr>
          <w:t>Reason: Procedure adherence is vital, but it should not be confused with technical pass/fail of the barrier.</w:t>
        </w:r>
      </w:ins>
    </w:p>
    <w:p w14:paraId="24829419" w14:textId="77777777" w:rsidR="00620362" w:rsidRPr="00193585" w:rsidRDefault="00620362" w:rsidP="00620362">
      <w:pPr>
        <w:pStyle w:val="NormalWeb"/>
        <w:rPr>
          <w:ins w:id="3612" w:author="Chiarelo, Hugo" w:date="2025-11-03T11:18:00Z" w16du:dateUtc="2025-11-03T14:18:00Z"/>
          <w:rFonts w:ascii="Arial" w:hAnsi="Arial" w:cs="Arial"/>
          <w:sz w:val="22"/>
          <w:szCs w:val="22"/>
        </w:rPr>
      </w:pPr>
      <w:ins w:id="3613" w:author="Chiarelo, Hugo" w:date="2025-11-03T11:18:00Z" w16du:dateUtc="2025-11-03T14:18:00Z">
        <w:r w:rsidRPr="00193585">
          <w:rPr>
            <w:rStyle w:val="Strong"/>
            <w:rFonts w:ascii="Arial" w:hAnsi="Arial" w:cs="Arial"/>
            <w:sz w:val="22"/>
            <w:szCs w:val="22"/>
          </w:rPr>
          <w:t>Housekeeping or General Condition Reporting</w:t>
        </w:r>
      </w:ins>
    </w:p>
    <w:p w14:paraId="4078441F" w14:textId="77777777" w:rsidR="00620362" w:rsidRPr="00193585" w:rsidRDefault="00620362" w:rsidP="00620362">
      <w:pPr>
        <w:pStyle w:val="NormalWeb"/>
        <w:numPr>
          <w:ilvl w:val="0"/>
          <w:numId w:val="70"/>
        </w:numPr>
        <w:rPr>
          <w:ins w:id="3614" w:author="Chiarelo, Hugo" w:date="2025-11-03T11:18:00Z" w16du:dateUtc="2025-11-03T14:18:00Z"/>
          <w:rFonts w:ascii="Arial" w:hAnsi="Arial" w:cs="Arial"/>
          <w:sz w:val="22"/>
          <w:szCs w:val="22"/>
        </w:rPr>
      </w:pPr>
      <w:ins w:id="3615" w:author="Chiarelo, Hugo" w:date="2025-11-03T11:18:00Z" w16du:dateUtc="2025-11-03T14:18:00Z">
        <w:r w:rsidRPr="00193585">
          <w:rPr>
            <w:rFonts w:ascii="Arial" w:hAnsi="Arial" w:cs="Arial"/>
            <w:sz w:val="22"/>
            <w:szCs w:val="22"/>
          </w:rPr>
          <w:t xml:space="preserve">Example: </w:t>
        </w:r>
        <w:r w:rsidRPr="00193585">
          <w:rPr>
            <w:rStyle w:val="Emphasis"/>
            <w:rFonts w:cs="Arial"/>
            <w:sz w:val="22"/>
            <w:szCs w:val="22"/>
          </w:rPr>
          <w:t>“Area clean and free from obstacles,” “labels in place,” or “paint condition OK.”</w:t>
        </w:r>
      </w:ins>
    </w:p>
    <w:p w14:paraId="60DA2636" w14:textId="77777777" w:rsidR="00620362" w:rsidRPr="00193585" w:rsidRDefault="00620362" w:rsidP="00620362">
      <w:pPr>
        <w:pStyle w:val="NormalWeb"/>
        <w:numPr>
          <w:ilvl w:val="0"/>
          <w:numId w:val="70"/>
        </w:numPr>
        <w:rPr>
          <w:ins w:id="3616" w:author="Chiarelo, Hugo" w:date="2025-11-03T11:18:00Z" w16du:dateUtc="2025-11-03T14:18:00Z"/>
          <w:rFonts w:ascii="Arial" w:hAnsi="Arial" w:cs="Arial"/>
          <w:sz w:val="22"/>
          <w:szCs w:val="22"/>
        </w:rPr>
      </w:pPr>
      <w:ins w:id="3617" w:author="Chiarelo, Hugo" w:date="2025-11-03T11:18:00Z" w16du:dateUtc="2025-11-03T14:18:00Z">
        <w:r w:rsidRPr="00193585">
          <w:rPr>
            <w:rFonts w:ascii="Arial" w:hAnsi="Arial" w:cs="Arial"/>
            <w:sz w:val="22"/>
            <w:szCs w:val="22"/>
          </w:rPr>
          <w:t>Reason: These contribute to good practice and maintainability but are not performance validation criteria for the SCE itself.</w:t>
        </w:r>
      </w:ins>
    </w:p>
    <w:p w14:paraId="2BF8D45D" w14:textId="77777777" w:rsidR="00620362" w:rsidRPr="00193585" w:rsidRDefault="00620362" w:rsidP="00620362">
      <w:pPr>
        <w:widowControl/>
        <w:spacing w:after="160" w:line="276" w:lineRule="auto"/>
        <w:contextualSpacing/>
        <w:rPr>
          <w:ins w:id="3618" w:author="Chiarelo, Hugo" w:date="2025-11-03T11:18:00Z" w16du:dateUtc="2025-11-03T14:18:00Z"/>
          <w:rFonts w:cs="Arial"/>
          <w:b/>
          <w:bCs/>
        </w:rPr>
      </w:pPr>
      <w:ins w:id="3619" w:author="Chiarelo, Hugo" w:date="2025-11-03T11:18:00Z" w16du:dateUtc="2025-11-03T14:18:00Z">
        <w:r w:rsidRPr="00193585">
          <w:rPr>
            <w:rFonts w:cs="Arial"/>
            <w:b/>
            <w:bCs/>
          </w:rPr>
          <w:t xml:space="preserve">Design </w:t>
        </w:r>
        <w:r>
          <w:rPr>
            <w:rFonts w:cs="Arial"/>
            <w:b/>
            <w:bCs/>
          </w:rPr>
          <w:t>C</w:t>
        </w:r>
        <w:r w:rsidRPr="00AA6A5D">
          <w:rPr>
            <w:rFonts w:cs="Arial"/>
            <w:b/>
            <w:bCs/>
          </w:rPr>
          <w:t>riteria</w:t>
        </w:r>
      </w:ins>
    </w:p>
    <w:p w14:paraId="03F7B919" w14:textId="77777777" w:rsidR="00620362" w:rsidRPr="004E4494" w:rsidRDefault="00620362" w:rsidP="00620362">
      <w:pPr>
        <w:pStyle w:val="ListParagraph"/>
        <w:widowControl/>
        <w:numPr>
          <w:ilvl w:val="0"/>
          <w:numId w:val="52"/>
        </w:numPr>
        <w:spacing w:after="160" w:line="276" w:lineRule="auto"/>
        <w:contextualSpacing/>
        <w:rPr>
          <w:ins w:id="3620" w:author="Chiarelo, Hugo" w:date="2025-11-03T11:18:00Z" w16du:dateUtc="2025-11-03T14:18:00Z"/>
          <w:rFonts w:cs="Arial"/>
        </w:rPr>
      </w:pPr>
      <w:ins w:id="3621" w:author="Chiarelo, Hugo" w:date="2025-11-03T11:18:00Z" w16du:dateUtc="2025-11-03T14:18:00Z">
        <w:r w:rsidRPr="004E4494">
          <w:rPr>
            <w:rFonts w:cs="Arial"/>
          </w:rPr>
          <w:t>Example of Performance Criteria covered by design: “</w:t>
        </w:r>
        <w:r w:rsidRPr="00193585">
          <w:rPr>
            <w:rFonts w:cs="Arial"/>
            <w:i/>
            <w:iCs/>
          </w:rPr>
          <w:t>Piping design &amp; routing for lines containing Choke valve to be designed in line with P&amp;IDs &amp; Supplier GA drawing provided for Choke valve</w:t>
        </w:r>
        <w:r w:rsidRPr="004E4494">
          <w:rPr>
            <w:rFonts w:cs="Arial"/>
            <w:i/>
            <w:iCs/>
          </w:rPr>
          <w:t>.</w:t>
        </w:r>
        <w:r w:rsidRPr="004E4494">
          <w:rPr>
            <w:rFonts w:cs="Arial"/>
          </w:rPr>
          <w:t xml:space="preserve">” </w:t>
        </w:r>
      </w:ins>
    </w:p>
    <w:p w14:paraId="5184A83B" w14:textId="77777777" w:rsidR="00620362" w:rsidRPr="004E4494" w:rsidRDefault="00620362" w:rsidP="00620362">
      <w:pPr>
        <w:pStyle w:val="ListParagraph"/>
        <w:widowControl/>
        <w:numPr>
          <w:ilvl w:val="0"/>
          <w:numId w:val="52"/>
        </w:numPr>
        <w:spacing w:after="160" w:line="276" w:lineRule="auto"/>
        <w:contextualSpacing/>
        <w:rPr>
          <w:ins w:id="3622" w:author="Chiarelo, Hugo" w:date="2025-11-03T11:18:00Z" w16du:dateUtc="2025-11-03T14:18:00Z"/>
          <w:rFonts w:cs="Arial"/>
        </w:rPr>
      </w:pPr>
      <w:ins w:id="3623" w:author="Chiarelo, Hugo" w:date="2025-11-03T11:18:00Z" w16du:dateUtc="2025-11-03T14:18:00Z">
        <w:r w:rsidRPr="004E4494">
          <w:rPr>
            <w:rFonts w:cs="Arial"/>
          </w:rPr>
          <w:t>Reason: These are Criteria covered in the Design Phase and should not be checked during the Operation Phase with an Assurance Activity and consequently Pass/Fail.</w:t>
        </w:r>
      </w:ins>
    </w:p>
    <w:p w14:paraId="6936C974" w14:textId="77777777" w:rsidR="00620362" w:rsidRPr="00F87037" w:rsidRDefault="00620362" w:rsidP="00620362">
      <w:pPr>
        <w:spacing w:line="276" w:lineRule="auto"/>
        <w:rPr>
          <w:ins w:id="3624" w:author="Chiarelo, Hugo" w:date="2025-11-03T11:18:00Z" w16du:dateUtc="2025-11-03T14:18:00Z"/>
        </w:rPr>
      </w:pPr>
    </w:p>
    <w:p w14:paraId="75DB682A" w14:textId="77777777" w:rsidR="00620362" w:rsidRPr="00F87037" w:rsidRDefault="00620362" w:rsidP="00620362">
      <w:pPr>
        <w:spacing w:line="276" w:lineRule="auto"/>
        <w:rPr>
          <w:ins w:id="3625" w:author="Chiarelo, Hugo" w:date="2025-11-03T11:18:00Z" w16du:dateUtc="2025-11-03T14:18:00Z"/>
        </w:rPr>
      </w:pPr>
    </w:p>
    <w:p w14:paraId="7D380B37" w14:textId="77777777" w:rsidR="00620362" w:rsidRPr="00193585" w:rsidRDefault="00620362" w:rsidP="00620362">
      <w:pPr>
        <w:pStyle w:val="ListParagraph"/>
        <w:widowControl/>
        <w:numPr>
          <w:ilvl w:val="0"/>
          <w:numId w:val="52"/>
        </w:numPr>
        <w:spacing w:after="160" w:line="276" w:lineRule="auto"/>
        <w:contextualSpacing/>
        <w:rPr>
          <w:ins w:id="3626" w:author="Chiarelo, Hugo" w:date="2025-11-03T11:18:00Z" w16du:dateUtc="2025-11-03T14:18:00Z"/>
          <w:b/>
          <w:bCs/>
        </w:rPr>
      </w:pPr>
      <w:ins w:id="3627" w:author="Chiarelo, Hugo" w:date="2025-11-03T11:18:00Z" w16du:dateUtc="2025-11-03T14:18:00Z">
        <w:r w:rsidRPr="00193585">
          <w:rPr>
            <w:b/>
            <w:bCs/>
          </w:rPr>
          <w:t>Technical Reporting (TR)</w:t>
        </w:r>
      </w:ins>
    </w:p>
    <w:p w14:paraId="6A1335D6" w14:textId="77777777" w:rsidR="00620362" w:rsidRDefault="00620362" w:rsidP="00620362">
      <w:pPr>
        <w:spacing w:line="276" w:lineRule="auto"/>
        <w:rPr>
          <w:ins w:id="3628" w:author="Chiarelo, Hugo" w:date="2025-11-03T11:18:00Z" w16du:dateUtc="2025-11-03T14:18:00Z"/>
        </w:rPr>
      </w:pPr>
      <w:ins w:id="3629" w:author="Chiarelo, Hugo" w:date="2025-11-03T11:18:00Z" w16du:dateUtc="2025-11-03T14:18:00Z">
        <w:r>
          <w:t>Technical Reporting is structured based on the work instructions outlined in each WTT.</w:t>
        </w:r>
      </w:ins>
    </w:p>
    <w:p w14:paraId="7E05527E" w14:textId="77777777" w:rsidR="00620362" w:rsidRDefault="00620362" w:rsidP="00620362">
      <w:pPr>
        <w:spacing w:line="276" w:lineRule="auto"/>
        <w:rPr>
          <w:ins w:id="3630" w:author="Chiarelo, Hugo" w:date="2025-11-03T11:18:00Z" w16du:dateUtc="2025-11-03T14:18:00Z"/>
        </w:rPr>
      </w:pPr>
      <w:ins w:id="3631" w:author="Chiarelo, Hugo" w:date="2025-11-03T11:18:00Z" w16du:dateUtc="2025-11-03T14:18:00Z">
        <w:r>
          <w:t xml:space="preserve">The primary objective of AA and TR is to clearly communicate to the executor “What needs to be performed” and “Which part which it should be executed”. This ensures clarity in task execution, minimizing uncertainties. </w:t>
        </w:r>
      </w:ins>
    </w:p>
    <w:p w14:paraId="2D3AA05D" w14:textId="77777777" w:rsidR="00620362" w:rsidRDefault="00620362" w:rsidP="00620362">
      <w:pPr>
        <w:spacing w:line="276" w:lineRule="auto"/>
        <w:rPr>
          <w:ins w:id="3632" w:author="Chiarelo, Hugo" w:date="2025-11-03T11:18:00Z" w16du:dateUtc="2025-11-03T14:18:00Z"/>
        </w:rPr>
      </w:pPr>
      <w:ins w:id="3633" w:author="Chiarelo, Hugo" w:date="2025-11-03T11:18:00Z" w16du:dateUtc="2025-11-03T14:18:00Z">
        <w:r>
          <w:t>If the executor has any questions regarding how to execute the task, they can refer to the attached document linked to the WTT.</w:t>
        </w:r>
      </w:ins>
    </w:p>
    <w:p w14:paraId="3D26DB8A" w14:textId="77777777" w:rsidR="00620362" w:rsidRDefault="00620362" w:rsidP="00620362">
      <w:pPr>
        <w:spacing w:line="276" w:lineRule="auto"/>
        <w:rPr>
          <w:ins w:id="3634" w:author="Chiarelo, Hugo" w:date="2025-11-03T11:18:00Z" w16du:dateUtc="2025-11-03T14:18:00Z"/>
        </w:rPr>
      </w:pPr>
    </w:p>
    <w:p w14:paraId="16C1091D" w14:textId="77777777" w:rsidR="00620362" w:rsidRDefault="00620362" w:rsidP="00620362">
      <w:pPr>
        <w:spacing w:line="276" w:lineRule="auto"/>
        <w:rPr>
          <w:ins w:id="3635" w:author="Chiarelo, Hugo" w:date="2025-11-03T11:18:00Z" w16du:dateUtc="2025-11-03T14:18:00Z"/>
        </w:rPr>
      </w:pPr>
      <w:ins w:id="3636" w:author="Chiarelo, Hugo" w:date="2025-11-03T11:18:00Z" w16du:dateUtc="2025-11-03T14:18:00Z">
        <w:r>
          <w:t>The FMEA must be able to tell whether the Reporting Questions are adequate, whether there is a lack of coverage of any cause.</w:t>
        </w:r>
      </w:ins>
    </w:p>
    <w:p w14:paraId="0687580F" w14:textId="77777777" w:rsidR="00620362" w:rsidRDefault="00620362" w:rsidP="00620362">
      <w:pPr>
        <w:spacing w:line="276" w:lineRule="auto"/>
        <w:rPr>
          <w:ins w:id="3637" w:author="Chiarelo, Hugo" w:date="2025-11-03T11:18:00Z" w16du:dateUtc="2025-11-03T14:18:00Z"/>
        </w:rPr>
      </w:pPr>
      <w:ins w:id="3638" w:author="Chiarelo, Hugo" w:date="2025-11-03T11:18:00Z" w16du:dateUtc="2025-11-03T14:18:00Z">
        <w:r>
          <w:t xml:space="preserve">Or even whether a reporting question is being asked unnecessarily, i.e., it does not cover any </w:t>
        </w:r>
        <w:r>
          <w:lastRenderedPageBreak/>
          <w:t>failure Mechanism, or there is already another reporting question in the same item class that already covers the same cause.</w:t>
        </w:r>
      </w:ins>
    </w:p>
    <w:p w14:paraId="1AF82634" w14:textId="176FAD75" w:rsidR="0033231B" w:rsidRPr="001F0A69" w:rsidDel="0033231B" w:rsidRDefault="00EB5EC3" w:rsidP="008D7397">
      <w:pPr>
        <w:pStyle w:val="ListParagraph"/>
        <w:spacing w:line="276" w:lineRule="auto"/>
        <w:rPr>
          <w:del w:id="3639" w:author="Chiarelo, Hugo" w:date="2025-09-01T17:39:00Z" w16du:dateUtc="2025-09-01T20:39:00Z"/>
          <w:rFonts w:cs="Arial"/>
          <w:b/>
          <w:bCs/>
        </w:rPr>
      </w:pPr>
      <w:del w:id="3640" w:author="Chiarelo, Hugo" w:date="2025-10-13T16:03:00Z" w16du:dateUtc="2025-10-13T19:03:00Z">
        <w:r w:rsidRPr="001F0A69" w:rsidDel="00A11E89">
          <w:rPr>
            <w:rFonts w:cs="Arial"/>
          </w:rPr>
          <w:delText>Technical Reporting and Assurance Activity concepts</w:delText>
        </w:r>
      </w:del>
    </w:p>
    <w:p w14:paraId="2A4AF918" w14:textId="6EC34106" w:rsidR="00EB5EC3" w:rsidRPr="001F0A69" w:rsidDel="004E4494" w:rsidRDefault="00EB5EC3">
      <w:pPr>
        <w:pStyle w:val="ListParagraph"/>
        <w:widowControl/>
        <w:numPr>
          <w:ilvl w:val="0"/>
          <w:numId w:val="52"/>
        </w:numPr>
        <w:spacing w:after="160" w:line="276" w:lineRule="auto"/>
        <w:contextualSpacing/>
        <w:rPr>
          <w:del w:id="3641" w:author="Chiarelo, Hugo" w:date="2025-09-01T17:32:00Z" w16du:dateUtc="2025-09-01T20:32:00Z"/>
          <w:rFonts w:cs="Arial"/>
          <w:b/>
          <w:bCs/>
          <w:strike/>
          <w:rPrChange w:id="3642" w:author="Chiarelo, Hugo" w:date="2025-11-03T10:58:00Z" w16du:dateUtc="2025-11-03T13:58:00Z">
            <w:rPr>
              <w:del w:id="3643" w:author="Chiarelo, Hugo" w:date="2025-09-01T17:32:00Z" w16du:dateUtc="2025-09-01T20:32:00Z"/>
            </w:rPr>
          </w:rPrChange>
        </w:rPr>
        <w:pPrChange w:id="3644" w:author="Chiarelo, Hugo" w:date="2025-04-23T14:25:00Z" w16du:dateUtc="2025-04-23T17:25:00Z">
          <w:pPr>
            <w:pStyle w:val="ListParagraph"/>
            <w:widowControl/>
            <w:numPr>
              <w:numId w:val="52"/>
            </w:numPr>
            <w:spacing w:after="160" w:line="278" w:lineRule="auto"/>
            <w:ind w:hanging="360"/>
            <w:contextualSpacing/>
          </w:pPr>
        </w:pPrChange>
      </w:pPr>
      <w:del w:id="3645" w:author="Chiarelo, Hugo" w:date="2025-09-01T17:32:00Z" w16du:dateUtc="2025-09-01T20:32:00Z">
        <w:r w:rsidRPr="001F0A69" w:rsidDel="004E4494">
          <w:rPr>
            <w:rFonts w:cs="Arial"/>
            <w:b/>
            <w:bCs/>
            <w:strike/>
            <w:rPrChange w:id="3646" w:author="Chiarelo, Hugo" w:date="2025-11-03T10:58:00Z" w16du:dateUtc="2025-11-03T13:58:00Z">
              <w:rPr/>
            </w:rPrChange>
          </w:rPr>
          <w:delText>Assurance Activity (AA)</w:delText>
        </w:r>
      </w:del>
    </w:p>
    <w:p w14:paraId="703BAAAB" w14:textId="228427AD" w:rsidR="002B35ED" w:rsidRPr="001F0A69" w:rsidDel="00A11E89" w:rsidRDefault="00EB5EC3">
      <w:pPr>
        <w:spacing w:line="276" w:lineRule="auto"/>
        <w:rPr>
          <w:del w:id="3647" w:author="Chiarelo, Hugo" w:date="2025-10-13T16:03:00Z" w16du:dateUtc="2025-10-13T19:03:00Z"/>
          <w:rFonts w:cs="Arial"/>
        </w:rPr>
        <w:pPrChange w:id="3648" w:author="Chiarelo, Hugo" w:date="2025-04-23T14:25:00Z" w16du:dateUtc="2025-04-23T17:25:00Z">
          <w:pPr/>
        </w:pPrChange>
      </w:pPr>
      <w:del w:id="3649" w:author="Chiarelo, Hugo" w:date="2025-09-01T17:32:00Z" w16du:dateUtc="2025-09-01T20:32:00Z">
        <w:r w:rsidRPr="001F0A69" w:rsidDel="004E4494">
          <w:rPr>
            <w:rFonts w:cs="Arial"/>
            <w:strike/>
            <w:rPrChange w:id="3650" w:author="Chiarelo, Hugo" w:date="2025-11-03T10:58:00Z" w16du:dateUtc="2025-11-03T13:58:00Z">
              <w:rPr/>
            </w:rPrChange>
          </w:rPr>
          <w:delText>The Pass/Fail Criteria reflects what performance is expected to keep the function as an effectiveness barrier according to the requirements defined in Assurance Activity.</w:delText>
        </w:r>
      </w:del>
      <w:del w:id="3651" w:author="Chiarelo, Hugo" w:date="2025-08-28T10:32:00Z" w16du:dateUtc="2025-08-28T13:32:00Z">
        <w:r w:rsidRPr="001F0A69" w:rsidDel="009D0157">
          <w:rPr>
            <w:rFonts w:cs="Arial"/>
            <w:szCs w:val="22"/>
          </w:rPr>
          <w:delText xml:space="preserve"> </w:delText>
        </w:r>
      </w:del>
    </w:p>
    <w:p w14:paraId="36C0015E" w14:textId="7CBEA3A6" w:rsidR="00EB5EC3" w:rsidRPr="001F0A69" w:rsidDel="00A11E89" w:rsidRDefault="00EB5EC3">
      <w:pPr>
        <w:pStyle w:val="ListParagraph"/>
        <w:widowControl/>
        <w:numPr>
          <w:ilvl w:val="0"/>
          <w:numId w:val="52"/>
        </w:numPr>
        <w:spacing w:after="160" w:line="276" w:lineRule="auto"/>
        <w:contextualSpacing/>
        <w:rPr>
          <w:del w:id="3652" w:author="Chiarelo, Hugo" w:date="2025-10-13T16:03:00Z" w16du:dateUtc="2025-10-13T19:03:00Z"/>
          <w:rFonts w:cs="Arial"/>
          <w:b/>
          <w:bCs/>
          <w:rPrChange w:id="3653" w:author="Chiarelo, Hugo" w:date="2025-11-03T10:58:00Z" w16du:dateUtc="2025-11-03T13:58:00Z">
            <w:rPr>
              <w:del w:id="3654" w:author="Chiarelo, Hugo" w:date="2025-10-13T16:03:00Z" w16du:dateUtc="2025-10-13T19:03:00Z"/>
            </w:rPr>
          </w:rPrChange>
        </w:rPr>
        <w:pPrChange w:id="3655" w:author="Chiarelo, Hugo" w:date="2025-04-23T14:25:00Z" w16du:dateUtc="2025-04-23T17:25:00Z">
          <w:pPr>
            <w:pStyle w:val="ListParagraph"/>
            <w:widowControl/>
            <w:numPr>
              <w:numId w:val="52"/>
            </w:numPr>
            <w:spacing w:after="160" w:line="278" w:lineRule="auto"/>
            <w:ind w:hanging="360"/>
            <w:contextualSpacing/>
          </w:pPr>
        </w:pPrChange>
      </w:pPr>
      <w:del w:id="3656" w:author="Chiarelo, Hugo" w:date="2025-10-13T16:03:00Z" w16du:dateUtc="2025-10-13T19:03:00Z">
        <w:r w:rsidRPr="001F0A69" w:rsidDel="00A11E89">
          <w:rPr>
            <w:rFonts w:cs="Arial"/>
            <w:b/>
            <w:bCs/>
            <w:rPrChange w:id="3657" w:author="Chiarelo, Hugo" w:date="2025-11-03T10:58:00Z" w16du:dateUtc="2025-11-03T13:58:00Z">
              <w:rPr/>
            </w:rPrChange>
          </w:rPr>
          <w:delText>Technical Reporting (TR)</w:delText>
        </w:r>
      </w:del>
    </w:p>
    <w:p w14:paraId="7F013B3A" w14:textId="0C5B9760" w:rsidR="00EB5EC3" w:rsidRPr="001F0A69" w:rsidDel="00A11E89" w:rsidRDefault="00EB5EC3">
      <w:pPr>
        <w:spacing w:line="276" w:lineRule="auto"/>
        <w:rPr>
          <w:del w:id="3658" w:author="Chiarelo, Hugo" w:date="2025-10-13T16:03:00Z" w16du:dateUtc="2025-10-13T19:03:00Z"/>
          <w:rFonts w:cs="Arial"/>
        </w:rPr>
        <w:pPrChange w:id="3659" w:author="Chiarelo, Hugo" w:date="2025-04-23T14:25:00Z" w16du:dateUtc="2025-04-23T17:25:00Z">
          <w:pPr/>
        </w:pPrChange>
      </w:pPr>
      <w:del w:id="3660" w:author="Chiarelo, Hugo" w:date="2025-10-13T16:03:00Z" w16du:dateUtc="2025-10-13T19:03:00Z">
        <w:r w:rsidRPr="001F0A69" w:rsidDel="00A11E89">
          <w:rPr>
            <w:rFonts w:cs="Arial"/>
          </w:rPr>
          <w:delText xml:space="preserve">Technical Reporting is structured based on the work instructions outlined in each Work Task Template (WTT). </w:delText>
        </w:r>
      </w:del>
      <w:ins w:id="3661" w:author="Alvarenga, Agatha" w:date="2025-05-13T21:48:00Z" w16du:dateUtc="2025-05-14T00:48:00Z">
        <w:del w:id="3662" w:author="Chiarelo, Hugo" w:date="2025-10-13T16:03:00Z" w16du:dateUtc="2025-10-13T19:03:00Z">
          <w:r w:rsidR="00050F2E" w:rsidRPr="001F0A69" w:rsidDel="00A11E89">
            <w:rPr>
              <w:rFonts w:cs="Arial"/>
            </w:rPr>
            <w:delText>WTT.</w:delText>
          </w:r>
        </w:del>
      </w:ins>
    </w:p>
    <w:p w14:paraId="6D4A163B" w14:textId="5B85065F" w:rsidR="00EB5EC3" w:rsidRPr="001F0A69" w:rsidDel="00A11E89" w:rsidRDefault="00EB5EC3">
      <w:pPr>
        <w:spacing w:line="276" w:lineRule="auto"/>
        <w:rPr>
          <w:del w:id="3663" w:author="Chiarelo, Hugo" w:date="2025-10-13T16:03:00Z" w16du:dateUtc="2025-10-13T19:03:00Z"/>
          <w:rFonts w:cs="Arial"/>
        </w:rPr>
        <w:pPrChange w:id="3664" w:author="Chiarelo, Hugo" w:date="2025-04-23T14:25:00Z" w16du:dateUtc="2025-04-23T17:25:00Z">
          <w:pPr/>
        </w:pPrChange>
      </w:pPr>
      <w:del w:id="3665" w:author="Chiarelo, Hugo" w:date="2025-10-13T16:03:00Z" w16du:dateUtc="2025-10-13T19:03:00Z">
        <w:r w:rsidRPr="001F0A69" w:rsidDel="00A11E89">
          <w:rPr>
            <w:rFonts w:cs="Arial"/>
          </w:rPr>
          <w:delText xml:space="preserve">The primary objective of AA and RQ </w:delText>
        </w:r>
      </w:del>
      <w:ins w:id="3666" w:author="Matias, Kleber" w:date="2025-08-18T09:05:00Z" w16du:dateUtc="2025-08-18T12:05:00Z">
        <w:del w:id="3667" w:author="Chiarelo, Hugo" w:date="2025-10-13T16:03:00Z" w16du:dateUtc="2025-10-13T19:03:00Z">
          <w:r w:rsidR="00F54B74" w:rsidRPr="001F0A69" w:rsidDel="00A11E89">
            <w:rPr>
              <w:rFonts w:cs="Arial"/>
            </w:rPr>
            <w:delText xml:space="preserve">TR </w:delText>
          </w:r>
        </w:del>
      </w:ins>
      <w:del w:id="3668" w:author="Chiarelo, Hugo" w:date="2025-10-13T16:03:00Z" w16du:dateUtc="2025-10-13T19:03:00Z">
        <w:r w:rsidRPr="001F0A69" w:rsidDel="00A11E89">
          <w:rPr>
            <w:rFonts w:cs="Arial"/>
          </w:rPr>
          <w:delText xml:space="preserve">is to clearly communicate to the executor “What needs to be performed” and “Which part which it should be executed”. This ensures clarity in task execution, minimizing uncertainties. </w:delText>
        </w:r>
      </w:del>
    </w:p>
    <w:p w14:paraId="4E43C081" w14:textId="0584F1D1" w:rsidR="00EB5EC3" w:rsidRPr="001F0A69" w:rsidDel="00A11E89" w:rsidRDefault="00EB5EC3">
      <w:pPr>
        <w:spacing w:line="276" w:lineRule="auto"/>
        <w:rPr>
          <w:ins w:id="3669" w:author="Alvarenga, Agatha" w:date="2025-05-13T21:48:00Z" w16du:dateUtc="2025-05-14T00:48:00Z"/>
          <w:del w:id="3670" w:author="Chiarelo, Hugo" w:date="2025-10-13T16:03:00Z" w16du:dateUtc="2025-10-13T19:03:00Z"/>
          <w:rFonts w:cs="Arial"/>
        </w:rPr>
      </w:pPr>
      <w:del w:id="3671" w:author="Chiarelo, Hugo" w:date="2025-10-13T16:03:00Z" w16du:dateUtc="2025-10-13T19:03:00Z">
        <w:r w:rsidRPr="001F0A69" w:rsidDel="00A11E89">
          <w:rPr>
            <w:rFonts w:cs="Arial"/>
          </w:rPr>
          <w:delText>If the executor has any questions regarding how to execute the task, they can refer to the attached document linked to the WTT.</w:delText>
        </w:r>
      </w:del>
    </w:p>
    <w:p w14:paraId="6270BAA1" w14:textId="583D9B8B" w:rsidR="00050F2E" w:rsidRPr="001F0A69" w:rsidDel="00A11E89" w:rsidRDefault="00050F2E">
      <w:pPr>
        <w:spacing w:line="276" w:lineRule="auto"/>
        <w:rPr>
          <w:ins w:id="3672" w:author="Alvarenga, Agatha" w:date="2025-05-13T21:48:00Z" w16du:dateUtc="2025-05-14T00:48:00Z"/>
          <w:del w:id="3673" w:author="Chiarelo, Hugo" w:date="2025-10-13T16:03:00Z" w16du:dateUtc="2025-10-13T19:03:00Z"/>
          <w:rFonts w:cs="Arial"/>
        </w:rPr>
      </w:pPr>
    </w:p>
    <w:p w14:paraId="36F22595" w14:textId="5EAA0167" w:rsidR="00440FC7" w:rsidRPr="001F0A69" w:rsidDel="00A11E89" w:rsidRDefault="00440FC7" w:rsidP="00440FC7">
      <w:pPr>
        <w:spacing w:line="276" w:lineRule="auto"/>
        <w:rPr>
          <w:ins w:id="3674" w:author="Alvarenga, Agatha" w:date="2025-05-13T21:50:00Z" w16du:dateUtc="2025-05-14T00:50:00Z"/>
          <w:del w:id="3675" w:author="Chiarelo, Hugo" w:date="2025-10-13T16:03:00Z" w16du:dateUtc="2025-10-13T19:03:00Z"/>
          <w:rFonts w:cs="Arial"/>
        </w:rPr>
      </w:pPr>
      <w:ins w:id="3676" w:author="Alvarenga, Agatha" w:date="2025-05-13T21:50:00Z" w16du:dateUtc="2025-05-14T00:50:00Z">
        <w:del w:id="3677" w:author="Chiarelo, Hugo" w:date="2025-10-13T16:03:00Z" w16du:dateUtc="2025-10-13T19:03:00Z">
          <w:r w:rsidRPr="001F0A69" w:rsidDel="00A11E89">
            <w:rPr>
              <w:rFonts w:cs="Arial"/>
            </w:rPr>
            <w:delText>The FMEA must be able to tell whether the Reporting Questions are adequate, whether there is a lack of coverage of any cause.</w:delText>
          </w:r>
        </w:del>
      </w:ins>
    </w:p>
    <w:p w14:paraId="1D306126" w14:textId="1C309727" w:rsidR="00050F2E" w:rsidRPr="001F0A69" w:rsidDel="00A11E89" w:rsidRDefault="00440FC7">
      <w:pPr>
        <w:spacing w:line="276" w:lineRule="auto"/>
        <w:rPr>
          <w:del w:id="3678" w:author="Chiarelo, Hugo" w:date="2025-10-13T16:03:00Z" w16du:dateUtc="2025-10-13T19:03:00Z"/>
          <w:rFonts w:cs="Arial"/>
        </w:rPr>
      </w:pPr>
      <w:ins w:id="3679" w:author="Alvarenga, Agatha" w:date="2025-05-13T21:50:00Z" w16du:dateUtc="2025-05-14T00:50:00Z">
        <w:del w:id="3680" w:author="Chiarelo, Hugo" w:date="2025-10-13T16:03:00Z" w16du:dateUtc="2025-10-13T19:03:00Z">
          <w:r w:rsidRPr="001F0A69" w:rsidDel="00A11E89">
            <w:rPr>
              <w:rFonts w:cs="Arial"/>
            </w:rPr>
            <w:delText xml:space="preserve">Or even whether a reporting question is being asked unnecessarily, i.e., it does not cover any failure </w:delText>
          </w:r>
        </w:del>
        <w:del w:id="3681" w:author="Chiarelo, Hugo" w:date="2025-09-29T10:10:00Z" w16du:dateUtc="2025-09-29T13:10:00Z">
          <w:r w:rsidRPr="001F0A69" w:rsidDel="004C37AF">
            <w:rPr>
              <w:rFonts w:cs="Arial"/>
            </w:rPr>
            <w:delText>mode</w:delText>
          </w:r>
        </w:del>
        <w:del w:id="3682" w:author="Chiarelo, Hugo" w:date="2025-10-13T16:03:00Z" w16du:dateUtc="2025-10-13T19:03:00Z">
          <w:r w:rsidRPr="001F0A69" w:rsidDel="00A11E89">
            <w:rPr>
              <w:rFonts w:cs="Arial"/>
            </w:rPr>
            <w:delText>, or there is already another reporting question in the same item class that already covers the same cause.</w:delText>
          </w:r>
        </w:del>
      </w:ins>
    </w:p>
    <w:p w14:paraId="13E453C9" w14:textId="0F23618D" w:rsidR="00440FC7" w:rsidRPr="001F0A69" w:rsidDel="00A11E89" w:rsidRDefault="00440FC7">
      <w:pPr>
        <w:spacing w:line="276" w:lineRule="auto"/>
        <w:rPr>
          <w:ins w:id="3683" w:author="Alvarenga, Agatha" w:date="2025-05-13T21:50:00Z" w16du:dateUtc="2025-05-14T00:50:00Z"/>
          <w:del w:id="3684" w:author="Chiarelo, Hugo" w:date="2025-10-13T16:03:00Z" w16du:dateUtc="2025-10-13T19:03:00Z"/>
          <w:rFonts w:cs="Arial"/>
        </w:rPr>
        <w:pPrChange w:id="3685" w:author="Chiarelo, Hugo" w:date="2025-04-23T14:25:00Z" w16du:dateUtc="2025-04-23T17:25:00Z">
          <w:pPr/>
        </w:pPrChange>
      </w:pPr>
    </w:p>
    <w:p w14:paraId="183D046F" w14:textId="77777777" w:rsidR="00EB5EC3" w:rsidRPr="001F0A69" w:rsidRDefault="00EB5EC3">
      <w:pPr>
        <w:spacing w:line="276" w:lineRule="auto"/>
        <w:rPr>
          <w:rFonts w:cs="Arial"/>
        </w:rPr>
        <w:pPrChange w:id="3686" w:author="Chiarelo, Hugo" w:date="2025-04-23T14:25:00Z" w16du:dateUtc="2025-04-23T17:25:00Z">
          <w:pPr/>
        </w:pPrChange>
      </w:pPr>
    </w:p>
    <w:p w14:paraId="77DFDB8E" w14:textId="68AA6729" w:rsidR="00EB5EC3" w:rsidRPr="001F0A69" w:rsidDel="00A11E89" w:rsidRDefault="00EB5EC3">
      <w:pPr>
        <w:pStyle w:val="Heading2"/>
        <w:numPr>
          <w:ilvl w:val="0"/>
          <w:numId w:val="51"/>
        </w:numPr>
        <w:tabs>
          <w:tab w:val="num" w:pos="1134"/>
        </w:tabs>
        <w:spacing w:line="276" w:lineRule="auto"/>
        <w:ind w:left="1134" w:hanging="1134"/>
        <w:rPr>
          <w:del w:id="3687" w:author="Chiarelo, Hugo" w:date="2025-10-13T16:04:00Z" w16du:dateUtc="2025-10-13T19:04:00Z"/>
          <w:rFonts w:cs="Arial"/>
        </w:rPr>
        <w:pPrChange w:id="3688" w:author="Chiarelo, Hugo" w:date="2025-10-13T16:04:00Z" w16du:dateUtc="2025-10-13T19:04:00Z">
          <w:pPr>
            <w:pStyle w:val="Heading2"/>
            <w:numPr>
              <w:ilvl w:val="0"/>
              <w:numId w:val="51"/>
            </w:numPr>
            <w:tabs>
              <w:tab w:val="num" w:pos="1134"/>
            </w:tabs>
            <w:ind w:left="1134" w:hanging="1134"/>
          </w:pPr>
        </w:pPrChange>
      </w:pPr>
      <w:bookmarkStart w:id="3689" w:name="_Toc212622453"/>
      <w:r w:rsidRPr="001F0A69">
        <w:rPr>
          <w:rFonts w:cs="Arial"/>
        </w:rPr>
        <w:t xml:space="preserve">How to build a </w:t>
      </w:r>
      <w:del w:id="3690" w:author="Chiarelo, Hugo" w:date="2025-10-13T16:04:00Z" w16du:dateUtc="2025-10-13T19:04:00Z">
        <w:r w:rsidRPr="001F0A69" w:rsidDel="00A11E89">
          <w:rPr>
            <w:rFonts w:cs="Arial"/>
          </w:rPr>
          <w:delText>Technical Reporting</w:delText>
        </w:r>
      </w:del>
      <w:ins w:id="3691" w:author="Chiarelo, Hugo" w:date="2025-10-13T16:04:00Z" w16du:dateUtc="2025-10-13T19:04:00Z">
        <w:r w:rsidR="00A11E89" w:rsidRPr="001F0A69">
          <w:rPr>
            <w:rFonts w:cs="Arial"/>
          </w:rPr>
          <w:t>Treatment Action</w:t>
        </w:r>
      </w:ins>
      <w:r w:rsidRPr="001F0A69">
        <w:rPr>
          <w:rFonts w:cs="Arial"/>
        </w:rPr>
        <w:t xml:space="preserve"> </w:t>
      </w:r>
      <w:ins w:id="3692" w:author="Chiarelo, Hugo" w:date="2025-10-13T16:04:00Z" w16du:dateUtc="2025-10-13T19:04:00Z">
        <w:r w:rsidR="00A11E89" w:rsidRPr="001F0A69">
          <w:rPr>
            <w:rFonts w:cs="Arial"/>
          </w:rPr>
          <w:t>or Technical Reportin</w:t>
        </w:r>
      </w:ins>
      <w:ins w:id="3693" w:author="Chiarelo, Hugo" w:date="2025-10-13T16:06:00Z" w16du:dateUtc="2025-10-13T19:06:00Z">
        <w:r w:rsidR="00337AD4" w:rsidRPr="001F0A69">
          <w:rPr>
            <w:rFonts w:cs="Arial"/>
          </w:rPr>
          <w:t>g</w:t>
        </w:r>
      </w:ins>
      <w:bookmarkEnd w:id="3689"/>
      <w:del w:id="3694" w:author="Chiarelo, Hugo" w:date="2025-10-13T16:04:00Z" w16du:dateUtc="2025-10-13T19:04:00Z">
        <w:r w:rsidRPr="001F0A69" w:rsidDel="00A11E89">
          <w:rPr>
            <w:rFonts w:cs="Arial"/>
          </w:rPr>
          <w:delText>from Work Instruction</w:delText>
        </w:r>
      </w:del>
    </w:p>
    <w:p w14:paraId="61F6D07E" w14:textId="24A256DC" w:rsidR="00EB5EC3" w:rsidRPr="001F0A69" w:rsidDel="00A11E89" w:rsidRDefault="00EB5EC3">
      <w:pPr>
        <w:pStyle w:val="Heading2"/>
        <w:numPr>
          <w:ilvl w:val="0"/>
          <w:numId w:val="51"/>
        </w:numPr>
        <w:tabs>
          <w:tab w:val="num" w:pos="1134"/>
        </w:tabs>
        <w:spacing w:line="276" w:lineRule="auto"/>
        <w:ind w:left="1134" w:hanging="1134"/>
        <w:rPr>
          <w:del w:id="3695" w:author="Chiarelo, Hugo" w:date="2025-10-13T16:04:00Z" w16du:dateUtc="2025-10-13T19:04:00Z"/>
          <w:rFonts w:cs="Arial"/>
        </w:rPr>
        <w:pPrChange w:id="3696" w:author="Chiarelo, Hugo" w:date="2025-10-13T16:04:00Z" w16du:dateUtc="2025-10-13T19:04:00Z">
          <w:pPr/>
        </w:pPrChange>
      </w:pPr>
      <w:del w:id="3697" w:author="Chiarelo, Hugo" w:date="2025-10-13T16:04:00Z" w16du:dateUtc="2025-10-13T19:04:00Z">
        <w:r w:rsidRPr="001F0A69" w:rsidDel="00A11E89">
          <w:rPr>
            <w:rFonts w:cs="Arial"/>
          </w:rPr>
          <w:delText xml:space="preserve">The Work Instruction </w:delText>
        </w:r>
      </w:del>
      <w:ins w:id="3698" w:author="Alvarenga, Agatha" w:date="2025-05-13T21:38:00Z" w16du:dateUtc="2025-05-14T00:38:00Z">
        <w:del w:id="3699" w:author="Chiarelo, Hugo" w:date="2025-10-13T16:04:00Z" w16du:dateUtc="2025-10-13T19:04:00Z">
          <w:r w:rsidR="00482643" w:rsidRPr="001F0A69" w:rsidDel="00A11E89">
            <w:rPr>
              <w:rFonts w:cs="Arial"/>
            </w:rPr>
            <w:delText>Task Tem</w:delText>
          </w:r>
        </w:del>
      </w:ins>
      <w:ins w:id="3700" w:author="Alvarenga, Agatha" w:date="2025-05-13T21:39:00Z" w16du:dateUtc="2025-05-14T00:39:00Z">
        <w:del w:id="3701" w:author="Chiarelo, Hugo" w:date="2025-10-13T16:04:00Z" w16du:dateUtc="2025-10-13T19:04:00Z">
          <w:r w:rsidR="00482643" w:rsidRPr="001F0A69" w:rsidDel="00A11E89">
            <w:rPr>
              <w:rFonts w:cs="Arial"/>
            </w:rPr>
            <w:delText xml:space="preserve">plate </w:delText>
          </w:r>
        </w:del>
      </w:ins>
      <w:del w:id="3702" w:author="Chiarelo, Hugo" w:date="2025-10-13T16:04:00Z" w16du:dateUtc="2025-10-13T19:04:00Z">
        <w:r w:rsidRPr="001F0A69" w:rsidDel="00A11E89">
          <w:rPr>
            <w:rFonts w:cs="Arial"/>
          </w:rPr>
          <w:delText>Structure to be considered during the Technical Reporting building:</w:delText>
        </w:r>
        <w:bookmarkStart w:id="3703" w:name="_Toc211268673"/>
        <w:bookmarkStart w:id="3704" w:name="_Toc212622454"/>
        <w:bookmarkEnd w:id="3703"/>
        <w:bookmarkEnd w:id="3704"/>
      </w:del>
    </w:p>
    <w:p w14:paraId="54A95FFE" w14:textId="02EAF83D" w:rsidR="00EB5EC3" w:rsidRPr="001F0A69" w:rsidDel="00A11E89" w:rsidRDefault="00EB5EC3">
      <w:pPr>
        <w:pStyle w:val="Heading2"/>
        <w:numPr>
          <w:ilvl w:val="0"/>
          <w:numId w:val="51"/>
        </w:numPr>
        <w:tabs>
          <w:tab w:val="num" w:pos="1134"/>
        </w:tabs>
        <w:spacing w:line="276" w:lineRule="auto"/>
        <w:ind w:left="1134" w:hanging="1134"/>
        <w:rPr>
          <w:del w:id="3705" w:author="Chiarelo, Hugo" w:date="2025-10-13T16:04:00Z" w16du:dateUtc="2025-10-13T19:04:00Z"/>
          <w:rFonts w:cs="Arial"/>
        </w:rPr>
        <w:pPrChange w:id="3706" w:author="Chiarelo, Hugo" w:date="2025-10-13T16:04:00Z" w16du:dateUtc="2025-10-13T19:04:00Z">
          <w:pPr/>
        </w:pPrChange>
      </w:pPr>
      <w:bookmarkStart w:id="3707" w:name="_Toc211268674"/>
      <w:bookmarkStart w:id="3708" w:name="_Toc212622455"/>
      <w:bookmarkEnd w:id="3707"/>
      <w:bookmarkEnd w:id="3708"/>
    </w:p>
    <w:p w14:paraId="00D47489" w14:textId="7A26024F" w:rsidR="00EB5EC3" w:rsidRPr="001F0A69" w:rsidDel="00A11E89" w:rsidRDefault="00EB5EC3">
      <w:pPr>
        <w:pStyle w:val="Heading2"/>
        <w:numPr>
          <w:ilvl w:val="0"/>
          <w:numId w:val="51"/>
        </w:numPr>
        <w:tabs>
          <w:tab w:val="num" w:pos="1134"/>
        </w:tabs>
        <w:spacing w:line="276" w:lineRule="auto"/>
        <w:ind w:left="1134" w:hanging="1134"/>
        <w:rPr>
          <w:del w:id="3709" w:author="Chiarelo, Hugo" w:date="2025-10-13T16:04:00Z" w16du:dateUtc="2025-10-13T19:04:00Z"/>
          <w:rFonts w:cs="Arial"/>
        </w:rPr>
        <w:pPrChange w:id="3710" w:author="Chiarelo, Hugo" w:date="2025-10-13T16:04:00Z" w16du:dateUtc="2025-10-13T19:04:00Z">
          <w:pPr/>
        </w:pPrChange>
      </w:pPr>
      <w:del w:id="3711" w:author="Chiarelo, Hugo" w:date="2025-10-13T16:04:00Z" w16du:dateUtc="2025-10-13T19:04:00Z">
        <w:r w:rsidRPr="001F0A69" w:rsidDel="00A11E89">
          <w:rPr>
            <w:rFonts w:cs="Arial"/>
          </w:rPr>
          <w:delText>2) VISUAL INSPECTION BEFORE EQUIPMENT ISOLATION</w:delText>
        </w:r>
        <w:bookmarkStart w:id="3712" w:name="_Toc211268675"/>
        <w:bookmarkStart w:id="3713" w:name="_Toc212622456"/>
        <w:bookmarkEnd w:id="3712"/>
        <w:bookmarkEnd w:id="3713"/>
      </w:del>
    </w:p>
    <w:p w14:paraId="71875667" w14:textId="199D9465" w:rsidR="00EB5EC3" w:rsidRPr="001F0A69" w:rsidDel="00A11E89" w:rsidRDefault="00EB5EC3">
      <w:pPr>
        <w:pStyle w:val="Heading2"/>
        <w:numPr>
          <w:ilvl w:val="0"/>
          <w:numId w:val="51"/>
        </w:numPr>
        <w:tabs>
          <w:tab w:val="num" w:pos="1134"/>
        </w:tabs>
        <w:spacing w:line="276" w:lineRule="auto"/>
        <w:ind w:left="1134" w:hanging="1134"/>
        <w:rPr>
          <w:del w:id="3714" w:author="Chiarelo, Hugo" w:date="2025-10-13T16:04:00Z" w16du:dateUtc="2025-10-13T19:04:00Z"/>
          <w:rFonts w:cs="Arial"/>
        </w:rPr>
        <w:pPrChange w:id="3715" w:author="Chiarelo, Hugo" w:date="2025-10-13T16:04:00Z" w16du:dateUtc="2025-10-13T19:04:00Z">
          <w:pPr/>
        </w:pPrChange>
      </w:pPr>
      <w:del w:id="3716" w:author="Chiarelo, Hugo" w:date="2025-10-13T16:04:00Z" w16du:dateUtc="2025-10-13T19:04:00Z">
        <w:r w:rsidRPr="001F0A69" w:rsidDel="00A11E89">
          <w:rPr>
            <w:rFonts w:cs="Arial"/>
          </w:rPr>
          <w:delText>3) PARAMETER RECORD</w:delText>
        </w:r>
        <w:bookmarkStart w:id="3717" w:name="_Toc211268676"/>
        <w:bookmarkStart w:id="3718" w:name="_Toc212622457"/>
        <w:bookmarkEnd w:id="3717"/>
        <w:bookmarkEnd w:id="3718"/>
      </w:del>
    </w:p>
    <w:p w14:paraId="700A94D1" w14:textId="7777F831" w:rsidR="00EB5EC3" w:rsidRPr="001F0A69" w:rsidDel="00A11E89" w:rsidRDefault="00EB5EC3">
      <w:pPr>
        <w:pStyle w:val="Heading2"/>
        <w:numPr>
          <w:ilvl w:val="0"/>
          <w:numId w:val="51"/>
        </w:numPr>
        <w:tabs>
          <w:tab w:val="num" w:pos="1134"/>
        </w:tabs>
        <w:spacing w:line="276" w:lineRule="auto"/>
        <w:ind w:left="1134" w:hanging="1134"/>
        <w:rPr>
          <w:del w:id="3719" w:author="Chiarelo, Hugo" w:date="2025-10-13T16:04:00Z" w16du:dateUtc="2025-10-13T19:04:00Z"/>
          <w:rFonts w:cs="Arial"/>
        </w:rPr>
        <w:pPrChange w:id="3720" w:author="Chiarelo, Hugo" w:date="2025-10-13T16:04:00Z" w16du:dateUtc="2025-10-13T19:04:00Z">
          <w:pPr/>
        </w:pPrChange>
      </w:pPr>
      <w:del w:id="3721" w:author="Chiarelo, Hugo" w:date="2025-10-13T16:04:00Z" w16du:dateUtc="2025-10-13T19:04:00Z">
        <w:r w:rsidRPr="001F0A69" w:rsidDel="00A11E89">
          <w:rPr>
            <w:rFonts w:cs="Arial"/>
          </w:rPr>
          <w:delText>5) DETAILED INSPECTION</w:delText>
        </w:r>
        <w:bookmarkStart w:id="3722" w:name="_Toc211268677"/>
        <w:bookmarkStart w:id="3723" w:name="_Toc212622458"/>
        <w:bookmarkEnd w:id="3722"/>
        <w:bookmarkEnd w:id="3723"/>
      </w:del>
    </w:p>
    <w:p w14:paraId="60FC14C7" w14:textId="5CBF5436" w:rsidR="00EB5EC3" w:rsidRPr="001F0A69" w:rsidDel="00A11E89" w:rsidRDefault="00EB5EC3">
      <w:pPr>
        <w:pStyle w:val="Heading2"/>
        <w:numPr>
          <w:ilvl w:val="0"/>
          <w:numId w:val="51"/>
        </w:numPr>
        <w:tabs>
          <w:tab w:val="num" w:pos="1134"/>
        </w:tabs>
        <w:spacing w:line="276" w:lineRule="auto"/>
        <w:ind w:left="1134" w:hanging="1134"/>
        <w:rPr>
          <w:del w:id="3724" w:author="Chiarelo, Hugo" w:date="2025-10-13T16:04:00Z" w16du:dateUtc="2025-10-13T19:04:00Z"/>
          <w:rFonts w:cs="Arial"/>
        </w:rPr>
        <w:pPrChange w:id="3725" w:author="Chiarelo, Hugo" w:date="2025-10-13T16:04:00Z" w16du:dateUtc="2025-10-13T19:04:00Z">
          <w:pPr/>
        </w:pPrChange>
      </w:pPr>
      <w:del w:id="3726" w:author="Chiarelo, Hugo" w:date="2025-10-13T16:04:00Z" w16du:dateUtc="2025-10-13T19:04:00Z">
        <w:r w:rsidRPr="001F0A69" w:rsidDel="00A11E89">
          <w:rPr>
            <w:rFonts w:cs="Arial"/>
          </w:rPr>
          <w:delText>6) FUNCTION TEST</w:delText>
        </w:r>
        <w:bookmarkStart w:id="3727" w:name="_Toc211268678"/>
        <w:bookmarkStart w:id="3728" w:name="_Toc212622459"/>
        <w:bookmarkEnd w:id="3727"/>
        <w:bookmarkEnd w:id="3728"/>
      </w:del>
    </w:p>
    <w:p w14:paraId="41B60410" w14:textId="77777777" w:rsidR="00EB5EC3" w:rsidRPr="001F0A69" w:rsidRDefault="00EB5EC3">
      <w:pPr>
        <w:pStyle w:val="Heading2"/>
        <w:numPr>
          <w:ilvl w:val="0"/>
          <w:numId w:val="51"/>
        </w:numPr>
        <w:tabs>
          <w:tab w:val="num" w:pos="1134"/>
        </w:tabs>
        <w:spacing w:line="276" w:lineRule="auto"/>
        <w:ind w:left="1134" w:hanging="1134"/>
        <w:rPr>
          <w:rFonts w:cs="Arial"/>
        </w:rPr>
        <w:pPrChange w:id="3729" w:author="Chiarelo, Hugo" w:date="2025-10-13T16:04:00Z" w16du:dateUtc="2025-10-13T19:04:00Z">
          <w:pPr/>
        </w:pPrChange>
      </w:pPr>
      <w:bookmarkStart w:id="3730" w:name="_Toc212622460"/>
      <w:bookmarkEnd w:id="3730"/>
    </w:p>
    <w:p w14:paraId="3B937770" w14:textId="4802DE73" w:rsidR="00186539" w:rsidRPr="001F0A69" w:rsidRDefault="00EB5EC3">
      <w:pPr>
        <w:spacing w:line="276" w:lineRule="auto"/>
        <w:rPr>
          <w:ins w:id="3731" w:author="Alvarenga, Agatha" w:date="2025-05-13T21:44:00Z" w16du:dateUtc="2025-05-14T00:44:00Z"/>
          <w:rFonts w:cs="Arial"/>
        </w:rPr>
      </w:pPr>
      <w:r w:rsidRPr="001F0A69">
        <w:rPr>
          <w:rFonts w:cs="Arial"/>
        </w:rPr>
        <w:t xml:space="preserve">The Reporting Question must be a positive question, which could have a tolerance/limit value or binary answer. </w:t>
      </w:r>
    </w:p>
    <w:p w14:paraId="1E7F03FD" w14:textId="77777777" w:rsidR="002A0ABF" w:rsidRPr="001F0A69" w:rsidRDefault="002A0ABF">
      <w:pPr>
        <w:spacing w:line="276" w:lineRule="auto"/>
        <w:rPr>
          <w:rFonts w:cs="Arial"/>
        </w:rPr>
        <w:pPrChange w:id="3732" w:author="Chiarelo, Hugo" w:date="2025-04-23T14:25:00Z" w16du:dateUtc="2025-04-23T17:25:00Z">
          <w:pPr/>
        </w:pPrChange>
      </w:pPr>
    </w:p>
    <w:p w14:paraId="1F608195" w14:textId="77777777" w:rsidR="002A0ABF" w:rsidRPr="001F0A69" w:rsidRDefault="00EB5EC3">
      <w:pPr>
        <w:spacing w:line="276" w:lineRule="auto"/>
        <w:rPr>
          <w:ins w:id="3733" w:author="Alvarenga, Agatha" w:date="2025-05-13T21:44:00Z" w16du:dateUtc="2025-05-14T00:44:00Z"/>
          <w:rFonts w:cs="Arial"/>
          <w:i/>
          <w:iCs/>
        </w:rPr>
      </w:pPr>
      <w:r w:rsidRPr="001F0A69">
        <w:rPr>
          <w:rFonts w:cs="Arial"/>
          <w:i/>
          <w:iCs/>
        </w:rPr>
        <w:t>**If the work instruction is not giving the correct information or there is room for improvement, a review of the Work Instruction will be considered</w:t>
      </w:r>
      <w:ins w:id="3734" w:author="Alvarenga, Agatha" w:date="2025-05-13T21:44:00Z" w16du:dateUtc="2025-05-14T00:44:00Z">
        <w:r w:rsidR="002A0ABF" w:rsidRPr="001F0A69">
          <w:rPr>
            <w:rFonts w:cs="Arial"/>
            <w:i/>
            <w:iCs/>
          </w:rPr>
          <w:t xml:space="preserve"> during the FMEA Exercise.</w:t>
        </w:r>
      </w:ins>
    </w:p>
    <w:p w14:paraId="287F387D" w14:textId="2352179C" w:rsidR="00EB5EC3" w:rsidRPr="001F0A69" w:rsidRDefault="002A0ABF">
      <w:pPr>
        <w:spacing w:line="276" w:lineRule="auto"/>
        <w:rPr>
          <w:rFonts w:cs="Arial"/>
          <w:i/>
          <w:iCs/>
        </w:rPr>
        <w:pPrChange w:id="3735" w:author="Chiarelo, Hugo" w:date="2025-04-23T14:25:00Z" w16du:dateUtc="2025-04-23T17:25:00Z">
          <w:pPr/>
        </w:pPrChange>
      </w:pPr>
      <w:ins w:id="3736" w:author="Alvarenga, Agatha" w:date="2025-05-13T21:44:00Z" w16du:dateUtc="2025-05-14T00:44:00Z">
        <w:r w:rsidRPr="001F0A69">
          <w:rPr>
            <w:rFonts w:cs="Arial"/>
            <w:i/>
            <w:iCs/>
          </w:rPr>
          <w:t xml:space="preserve"> </w:t>
        </w:r>
      </w:ins>
      <w:del w:id="3737" w:author="Alvarenga, Agatha" w:date="2025-05-13T21:44:00Z" w16du:dateUtc="2025-05-14T00:44:00Z">
        <w:r w:rsidR="00EB5EC3" w:rsidRPr="001F0A69" w:rsidDel="002A0ABF">
          <w:rPr>
            <w:rFonts w:cs="Arial"/>
            <w:i/>
            <w:iCs/>
          </w:rPr>
          <w:delText>.</w:delText>
        </w:r>
      </w:del>
    </w:p>
    <w:p w14:paraId="33A6D247" w14:textId="54E4E41B" w:rsidR="00EB5EC3" w:rsidRPr="001F0A69" w:rsidRDefault="00EB5EC3">
      <w:pPr>
        <w:spacing w:line="276" w:lineRule="auto"/>
        <w:rPr>
          <w:ins w:id="3738" w:author="Alvarenga, Agatha" w:date="2025-05-13T21:44:00Z" w16du:dateUtc="2025-05-14T00:44:00Z"/>
          <w:rFonts w:cs="Arial"/>
          <w:i/>
          <w:iCs/>
        </w:rPr>
      </w:pPr>
      <w:r w:rsidRPr="001F0A69">
        <w:rPr>
          <w:rFonts w:cs="Arial"/>
          <w:i/>
          <w:iCs/>
        </w:rPr>
        <w:t>** If the tasks inside the Work Instruction is classified as “If applicable”</w:t>
      </w:r>
      <w:ins w:id="3739" w:author="Alvarenga, Agatha" w:date="2025-05-13T21:44:00Z" w16du:dateUtc="2025-05-14T00:44:00Z">
        <w:r w:rsidR="002A0ABF" w:rsidRPr="001F0A69">
          <w:rPr>
            <w:rFonts w:cs="Arial"/>
            <w:i/>
            <w:iCs/>
          </w:rPr>
          <w:t xml:space="preserve">, so </w:t>
        </w:r>
      </w:ins>
      <w:del w:id="3740" w:author="Alvarenga, Agatha" w:date="2025-05-13T21:44:00Z" w16du:dateUtc="2025-05-14T00:44:00Z">
        <w:r w:rsidRPr="001F0A69" w:rsidDel="002A0ABF">
          <w:rPr>
            <w:rFonts w:cs="Arial"/>
            <w:i/>
            <w:iCs/>
          </w:rPr>
          <w:delText xml:space="preserve"> </w:delText>
        </w:r>
      </w:del>
      <w:r w:rsidRPr="001F0A69">
        <w:rPr>
          <w:rFonts w:cs="Arial"/>
          <w:i/>
          <w:iCs/>
        </w:rPr>
        <w:t>do not include in the Technical Reporting.</w:t>
      </w:r>
    </w:p>
    <w:p w14:paraId="3EC8A4E0" w14:textId="77777777" w:rsidR="002A0ABF" w:rsidRPr="001F0A69" w:rsidRDefault="002A0ABF">
      <w:pPr>
        <w:spacing w:line="276" w:lineRule="auto"/>
        <w:rPr>
          <w:rFonts w:cs="Arial"/>
          <w:i/>
          <w:iCs/>
        </w:rPr>
        <w:pPrChange w:id="3741" w:author="Chiarelo, Hugo" w:date="2025-04-23T14:25:00Z" w16du:dateUtc="2025-04-23T17:25:00Z">
          <w:pPr/>
        </w:pPrChange>
      </w:pPr>
    </w:p>
    <w:p w14:paraId="21DDB07B" w14:textId="77777777" w:rsidR="00EB5EC3" w:rsidRPr="001F0A69" w:rsidRDefault="00EB5EC3">
      <w:pPr>
        <w:spacing w:line="276" w:lineRule="auto"/>
        <w:rPr>
          <w:ins w:id="3742" w:author="Alvarenga, Agatha" w:date="2025-05-13T21:44:00Z" w16du:dateUtc="2025-05-14T00:44:00Z"/>
          <w:rFonts w:cs="Arial"/>
        </w:rPr>
      </w:pPr>
      <w:r w:rsidRPr="001F0A69">
        <w:rPr>
          <w:rFonts w:cs="Arial"/>
        </w:rPr>
        <w:t>Assurance Activity will follow the Performance Standard inputs.</w:t>
      </w:r>
    </w:p>
    <w:p w14:paraId="319B9E9F" w14:textId="77777777" w:rsidR="002A0ABF" w:rsidRPr="001F0A69" w:rsidRDefault="002A0ABF">
      <w:pPr>
        <w:spacing w:line="276" w:lineRule="auto"/>
        <w:rPr>
          <w:rFonts w:cs="Arial"/>
        </w:rPr>
        <w:pPrChange w:id="3743" w:author="Chiarelo, Hugo" w:date="2025-04-23T14:25:00Z" w16du:dateUtc="2025-04-23T17:25:00Z">
          <w:pPr/>
        </w:pPrChange>
      </w:pPr>
    </w:p>
    <w:p w14:paraId="6FA2D45D" w14:textId="77777777" w:rsidR="002A0ABF" w:rsidRPr="001F0A69" w:rsidRDefault="00EB5EC3">
      <w:pPr>
        <w:spacing w:line="276" w:lineRule="auto"/>
        <w:rPr>
          <w:ins w:id="3744" w:author="Alvarenga, Agatha" w:date="2025-05-13T21:44:00Z" w16du:dateUtc="2025-05-14T00:44:00Z"/>
          <w:rFonts w:cs="Arial"/>
        </w:rPr>
      </w:pPr>
      <w:r w:rsidRPr="001F0A69">
        <w:rPr>
          <w:rFonts w:cs="Arial"/>
        </w:rPr>
        <w:t xml:space="preserve">In the context of an Assurance Activity (originating from the PS and associated with a safety critical element- SECE), the categorization is designated as Pass/Fail criteria. </w:t>
      </w:r>
    </w:p>
    <w:p w14:paraId="50C82B7C" w14:textId="4926C6BB" w:rsidR="00EB5EC3" w:rsidRPr="001F0A69" w:rsidRDefault="00EB5EC3">
      <w:pPr>
        <w:spacing w:line="276" w:lineRule="auto"/>
        <w:rPr>
          <w:rFonts w:cs="Arial"/>
        </w:rPr>
        <w:pPrChange w:id="3745" w:author="Chiarelo, Hugo" w:date="2025-04-23T14:25:00Z" w16du:dateUtc="2025-04-23T17:25:00Z">
          <w:pPr/>
        </w:pPrChange>
      </w:pPr>
      <w:r w:rsidRPr="001F0A69">
        <w:rPr>
          <w:rFonts w:cs="Arial"/>
        </w:rPr>
        <w:t>Conversely, when not associated with an Assurance Activity, the categorization is classified as Technical Reporting.</w:t>
      </w:r>
    </w:p>
    <w:p w14:paraId="2A3914DB" w14:textId="77777777" w:rsidR="00EB5EC3" w:rsidRPr="001F0A69" w:rsidRDefault="00EB5EC3">
      <w:pPr>
        <w:spacing w:line="276" w:lineRule="auto"/>
        <w:rPr>
          <w:rFonts w:cs="Arial"/>
        </w:rPr>
        <w:pPrChange w:id="3746" w:author="Chiarelo, Hugo" w:date="2025-04-23T14:25:00Z" w16du:dateUtc="2025-04-23T17:25:00Z">
          <w:pPr/>
        </w:pPrChange>
      </w:pPr>
    </w:p>
    <w:p w14:paraId="6AE1E31B" w14:textId="77777777" w:rsidR="00EB5EC3" w:rsidRPr="001F0A69" w:rsidRDefault="00EB5EC3">
      <w:pPr>
        <w:spacing w:line="276" w:lineRule="auto"/>
        <w:rPr>
          <w:rFonts w:cs="Arial"/>
        </w:rPr>
        <w:pPrChange w:id="3747" w:author="Chiarelo, Hugo" w:date="2025-04-23T14:25:00Z" w16du:dateUtc="2025-04-23T17:25:00Z">
          <w:pPr/>
        </w:pPrChange>
      </w:pPr>
      <w:r w:rsidRPr="001F0A69">
        <w:rPr>
          <w:rFonts w:cs="Arial"/>
        </w:rPr>
        <w:t>The construction of the Question will adhere to the following structure:</w:t>
      </w:r>
    </w:p>
    <w:p w14:paraId="76D282EF" w14:textId="77777777" w:rsidR="00EB5EC3" w:rsidRPr="001F0A69" w:rsidRDefault="00EB5EC3">
      <w:pPr>
        <w:spacing w:line="276" w:lineRule="auto"/>
        <w:rPr>
          <w:rFonts w:cs="Arial"/>
        </w:rPr>
        <w:pPrChange w:id="3748" w:author="Chiarelo, Hugo" w:date="2025-04-23T14:25:00Z" w16du:dateUtc="2025-04-23T17:25:00Z">
          <w:pPr/>
        </w:pPrChange>
      </w:pPr>
      <w:r w:rsidRPr="001F0A69">
        <w:rPr>
          <w:rFonts w:cs="Arial"/>
        </w:rPr>
        <w:t>Structure details to be added as required:</w:t>
      </w:r>
    </w:p>
    <w:p w14:paraId="04F5FC0B" w14:textId="77777777" w:rsidR="00EB5EC3" w:rsidRPr="001F0A69" w:rsidRDefault="00EB5EC3">
      <w:pPr>
        <w:spacing w:line="276" w:lineRule="auto"/>
        <w:rPr>
          <w:rFonts w:cs="Arial"/>
          <w:i/>
          <w:iCs/>
        </w:rPr>
        <w:pPrChange w:id="3749" w:author="Chiarelo, Hugo" w:date="2025-04-23T14:25:00Z" w16du:dateUtc="2025-04-23T17:25:00Z">
          <w:pPr/>
        </w:pPrChange>
      </w:pPr>
      <w:r w:rsidRPr="001F0A69">
        <w:rPr>
          <w:rFonts w:cs="Arial"/>
          <w:i/>
          <w:iCs/>
        </w:rPr>
        <w:t>** If necessary, the Maintainable Item/Part can be cited in the construction of the Question to indicate to the executor where to perform the task.</w:t>
      </w:r>
    </w:p>
    <w:p w14:paraId="6BD2F727" w14:textId="77777777" w:rsidR="00EB5EC3" w:rsidRPr="001F0A69" w:rsidRDefault="00EB5EC3">
      <w:pPr>
        <w:spacing w:line="276" w:lineRule="auto"/>
        <w:rPr>
          <w:rFonts w:cs="Arial"/>
        </w:rPr>
        <w:pPrChange w:id="3750" w:author="Chiarelo, Hugo" w:date="2025-04-23T14:25:00Z" w16du:dateUtc="2025-04-23T17:25:00Z">
          <w:pPr/>
        </w:pPrChange>
      </w:pPr>
    </w:p>
    <w:p w14:paraId="1760861C" w14:textId="6E325806" w:rsidR="00EB5EC3" w:rsidRPr="001F0A69" w:rsidRDefault="00EB5EC3">
      <w:pPr>
        <w:spacing w:line="276" w:lineRule="auto"/>
        <w:ind w:firstLine="720"/>
        <w:jc w:val="center"/>
        <w:rPr>
          <w:rFonts w:cs="Arial"/>
          <w:b/>
          <w:bCs/>
          <w:u w:val="single"/>
        </w:rPr>
        <w:pPrChange w:id="3751" w:author="Chiarelo, Hugo" w:date="2025-04-23T14:25:00Z" w16du:dateUtc="2025-04-23T17:25:00Z">
          <w:pPr>
            <w:ind w:firstLine="720"/>
            <w:jc w:val="center"/>
          </w:pPr>
        </w:pPrChange>
      </w:pPr>
      <w:r w:rsidRPr="001F0A69">
        <w:rPr>
          <w:rFonts w:cs="Arial"/>
          <w:b/>
          <w:bCs/>
          <w:u w:val="single"/>
        </w:rPr>
        <w:t>Maintainable Item/Part** + description of the criteria</w:t>
      </w:r>
      <w:ins w:id="3752" w:author="Chiarelo, Hugo" w:date="2025-09-10T13:51:00Z" w16du:dateUtc="2025-09-10T16:51:00Z">
        <w:r w:rsidR="00186539" w:rsidRPr="001F0A69">
          <w:rPr>
            <w:rFonts w:cs="Arial"/>
            <w:b/>
            <w:bCs/>
            <w:u w:val="single"/>
          </w:rPr>
          <w:t xml:space="preserve"> + [Y/N]</w:t>
        </w:r>
      </w:ins>
      <w:r w:rsidRPr="001F0A69">
        <w:rPr>
          <w:rFonts w:cs="Arial"/>
          <w:b/>
          <w:bCs/>
          <w:u w:val="single"/>
        </w:rPr>
        <w:t>.</w:t>
      </w:r>
    </w:p>
    <w:p w14:paraId="6D05AC39" w14:textId="77777777" w:rsidR="00EB5EC3" w:rsidRPr="001F0A69" w:rsidRDefault="00EB5EC3">
      <w:pPr>
        <w:spacing w:before="240" w:line="276" w:lineRule="auto"/>
        <w:jc w:val="center"/>
        <w:rPr>
          <w:rFonts w:cs="Arial"/>
          <w:i/>
          <w:iCs/>
        </w:rPr>
        <w:pPrChange w:id="3753" w:author="Chiarelo, Hugo" w:date="2025-04-23T14:25:00Z" w16du:dateUtc="2025-04-23T17:25:00Z">
          <w:pPr>
            <w:jc w:val="center"/>
          </w:pPr>
        </w:pPrChange>
      </w:pPr>
      <w:bookmarkStart w:id="3754" w:name="_Hlk208393379"/>
      <w:r w:rsidRPr="001F0A69">
        <w:rPr>
          <w:rFonts w:cs="Arial"/>
        </w:rPr>
        <w:t>“</w:t>
      </w:r>
      <w:r w:rsidRPr="001F0A69">
        <w:rPr>
          <w:rFonts w:cs="Arial"/>
          <w:i/>
          <w:iCs/>
        </w:rPr>
        <w:t xml:space="preserve">Bolts are secured and free of </w:t>
      </w:r>
      <w:proofErr w:type="gramStart"/>
      <w:r w:rsidRPr="001F0A69">
        <w:rPr>
          <w:rFonts w:cs="Arial"/>
          <w:i/>
          <w:iCs/>
        </w:rPr>
        <w:t>corrosion?</w:t>
      </w:r>
      <w:proofErr w:type="gramEnd"/>
      <w:r w:rsidRPr="001F0A69">
        <w:rPr>
          <w:rFonts w:cs="Arial"/>
          <w:i/>
          <w:iCs/>
        </w:rPr>
        <w:t xml:space="preserve"> [Y/N]”</w:t>
      </w:r>
    </w:p>
    <w:bookmarkEnd w:id="3754"/>
    <w:p w14:paraId="0DACEE90" w14:textId="77777777" w:rsidR="00EB5EC3" w:rsidRPr="001F0A69" w:rsidRDefault="00EB5EC3">
      <w:pPr>
        <w:spacing w:line="276" w:lineRule="auto"/>
        <w:jc w:val="center"/>
        <w:rPr>
          <w:rFonts w:cs="Arial"/>
          <w:i/>
          <w:iCs/>
        </w:rPr>
        <w:pPrChange w:id="3755" w:author="Chiarelo, Hugo" w:date="2025-04-23T14:25:00Z" w16du:dateUtc="2025-04-23T17:25:00Z">
          <w:pPr>
            <w:jc w:val="center"/>
          </w:pPr>
        </w:pPrChange>
      </w:pPr>
      <w:r w:rsidRPr="001F0A69">
        <w:rPr>
          <w:rFonts w:cs="Arial"/>
          <w:i/>
          <w:iCs/>
        </w:rPr>
        <w:t xml:space="preserve">“Terminal boxes sealed and free of </w:t>
      </w:r>
      <w:proofErr w:type="gramStart"/>
      <w:r w:rsidRPr="001F0A69">
        <w:rPr>
          <w:rFonts w:cs="Arial"/>
          <w:i/>
          <w:iCs/>
        </w:rPr>
        <w:t>damaged?</w:t>
      </w:r>
      <w:proofErr w:type="gramEnd"/>
      <w:r w:rsidRPr="001F0A69">
        <w:rPr>
          <w:rFonts w:cs="Arial"/>
          <w:i/>
          <w:iCs/>
        </w:rPr>
        <w:t xml:space="preserve"> [Y/N]”</w:t>
      </w:r>
    </w:p>
    <w:p w14:paraId="3E48B47F" w14:textId="77777777" w:rsidR="00EB5EC3" w:rsidRPr="001F0A69" w:rsidRDefault="00EB5EC3">
      <w:pPr>
        <w:spacing w:line="276" w:lineRule="auto"/>
        <w:ind w:left="2250" w:right="900" w:hanging="810"/>
        <w:jc w:val="both"/>
        <w:rPr>
          <w:rFonts w:cs="Arial"/>
          <w:i/>
          <w:iCs/>
        </w:rPr>
        <w:pPrChange w:id="3756" w:author="Chiarelo, Hugo" w:date="2025-04-23T14:25:00Z" w16du:dateUtc="2025-04-23T17:25:00Z">
          <w:pPr>
            <w:ind w:left="2250" w:right="900" w:hanging="810"/>
            <w:jc w:val="both"/>
          </w:pPr>
        </w:pPrChange>
      </w:pPr>
      <w:r w:rsidRPr="001F0A69">
        <w:rPr>
          <w:rFonts w:cs="Arial"/>
          <w:i/>
          <w:iCs/>
        </w:rPr>
        <w:t xml:space="preserve">“The cables insulation, cable glands, cable grounding, drive </w:t>
      </w:r>
      <w:proofErr w:type="gramStart"/>
      <w:r w:rsidRPr="001F0A69">
        <w:rPr>
          <w:rFonts w:cs="Arial"/>
          <w:i/>
          <w:iCs/>
        </w:rPr>
        <w:t xml:space="preserve">coupling,   </w:t>
      </w:r>
      <w:proofErr w:type="gramEnd"/>
      <w:r w:rsidRPr="001F0A69">
        <w:rPr>
          <w:rFonts w:cs="Arial"/>
          <w:i/>
          <w:iCs/>
        </w:rPr>
        <w:t xml:space="preserve">        sprocket, pulleys and belts free of damaged? [Y/N]”</w:t>
      </w:r>
    </w:p>
    <w:p w14:paraId="06415018" w14:textId="77777777" w:rsidR="00EB5EC3" w:rsidRPr="001F0A69" w:rsidRDefault="00EB5EC3">
      <w:pPr>
        <w:spacing w:line="276" w:lineRule="auto"/>
        <w:rPr>
          <w:rFonts w:cs="Arial"/>
        </w:rPr>
        <w:pPrChange w:id="3757" w:author="Chiarelo, Hugo" w:date="2025-04-23T14:25:00Z" w16du:dateUtc="2025-04-23T17:25:00Z">
          <w:pPr/>
        </w:pPrChange>
      </w:pPr>
    </w:p>
    <w:p w14:paraId="12AA6809" w14:textId="1D630ABC" w:rsidR="00EB5EC3" w:rsidRPr="001F0A69" w:rsidRDefault="00EB5EC3">
      <w:pPr>
        <w:spacing w:line="276" w:lineRule="auto"/>
        <w:rPr>
          <w:rFonts w:cs="Arial"/>
        </w:rPr>
        <w:pPrChange w:id="3758" w:author="Chiarelo, Hugo" w:date="2025-04-23T14:25:00Z" w16du:dateUtc="2025-04-23T17:25:00Z">
          <w:pPr/>
        </w:pPrChange>
      </w:pPr>
      <w:r w:rsidRPr="001F0A69">
        <w:rPr>
          <w:rFonts w:cs="Arial"/>
          <w:b/>
          <w:bCs/>
        </w:rPr>
        <w:t>Maintainable Item</w:t>
      </w:r>
      <w:del w:id="3759" w:author="Alvarenga, Agatha" w:date="2025-05-13T21:50:00Z" w16du:dateUtc="2025-05-14T00:50:00Z">
        <w:r w:rsidRPr="001F0A69" w:rsidDel="00336E2B">
          <w:rPr>
            <w:rFonts w:cs="Arial"/>
            <w:b/>
            <w:bCs/>
          </w:rPr>
          <w:delText>/Part</w:delText>
        </w:r>
      </w:del>
      <w:r w:rsidRPr="001F0A69">
        <w:rPr>
          <w:rFonts w:cs="Arial"/>
        </w:rPr>
        <w:t xml:space="preserve"> – </w:t>
      </w:r>
      <w:ins w:id="3760" w:author="Alvarenga, Agatha" w:date="2025-05-13T21:50:00Z" w16du:dateUtc="2025-05-14T00:50:00Z">
        <w:r w:rsidR="00336E2B" w:rsidRPr="001F0A69">
          <w:rPr>
            <w:rFonts w:cs="Arial"/>
          </w:rPr>
          <w:t xml:space="preserve">It’s possible to have </w:t>
        </w:r>
      </w:ins>
      <w:del w:id="3761" w:author="Alvarenga, Agatha" w:date="2025-05-13T21:50:00Z" w16du:dateUtc="2025-05-14T00:50:00Z">
        <w:r w:rsidRPr="001F0A69" w:rsidDel="00336E2B">
          <w:rPr>
            <w:rFonts w:cs="Arial"/>
          </w:rPr>
          <w:delText>They can mo</w:delText>
        </w:r>
      </w:del>
      <w:ins w:id="3762" w:author="Alvarenga, Agatha" w:date="2025-05-13T21:50:00Z" w16du:dateUtc="2025-05-14T00:50:00Z">
        <w:r w:rsidR="00336E2B" w:rsidRPr="001F0A69">
          <w:rPr>
            <w:rFonts w:cs="Arial"/>
          </w:rPr>
          <w:t>mo</w:t>
        </w:r>
      </w:ins>
      <w:r w:rsidRPr="001F0A69">
        <w:rPr>
          <w:rFonts w:cs="Arial"/>
        </w:rPr>
        <w:t xml:space="preserve">re than one Maintainable if </w:t>
      </w:r>
      <w:del w:id="3763" w:author="Alvarenga, Agatha" w:date="2025-05-13T21:51:00Z" w16du:dateUtc="2025-05-14T00:51:00Z">
        <w:r w:rsidRPr="001F0A69" w:rsidDel="00336E2B">
          <w:rPr>
            <w:rFonts w:cs="Arial"/>
          </w:rPr>
          <w:delText xml:space="preserve">they </w:delText>
        </w:r>
      </w:del>
      <w:ins w:id="3764" w:author="Alvarenga, Agatha" w:date="2025-05-13T21:51:00Z" w16du:dateUtc="2025-05-14T00:51:00Z">
        <w:r w:rsidR="00336E2B" w:rsidRPr="001F0A69">
          <w:rPr>
            <w:rFonts w:cs="Arial"/>
          </w:rPr>
          <w:t>they’</w:t>
        </w:r>
      </w:ins>
      <w:del w:id="3765" w:author="Alvarenga, Agatha" w:date="2025-05-13T21:51:00Z" w16du:dateUtc="2025-05-14T00:51:00Z">
        <w:r w:rsidRPr="001F0A69" w:rsidDel="00336E2B">
          <w:rPr>
            <w:rFonts w:cs="Arial"/>
          </w:rPr>
          <w:delText>a</w:delText>
        </w:r>
      </w:del>
      <w:r w:rsidRPr="001F0A69">
        <w:rPr>
          <w:rFonts w:cs="Arial"/>
        </w:rPr>
        <w:t>re in the same system and required the same action.</w:t>
      </w:r>
    </w:p>
    <w:p w14:paraId="33B57A16" w14:textId="77777777" w:rsidR="00336E2B" w:rsidRPr="001F0A69" w:rsidRDefault="00EB5EC3">
      <w:pPr>
        <w:spacing w:line="276" w:lineRule="auto"/>
        <w:rPr>
          <w:ins w:id="3766" w:author="Alvarenga, Agatha" w:date="2025-05-13T21:51:00Z" w16du:dateUtc="2025-05-14T00:51:00Z"/>
          <w:rFonts w:cs="Arial"/>
          <w:i/>
          <w:iCs/>
        </w:rPr>
      </w:pPr>
      <w:r w:rsidRPr="001F0A69">
        <w:rPr>
          <w:rFonts w:cs="Arial"/>
          <w:i/>
          <w:iCs/>
        </w:rPr>
        <w:t xml:space="preserve">**Please, consider the Maintainable Item in the Failure Mode tree as reference. </w:t>
      </w:r>
    </w:p>
    <w:p w14:paraId="0EEB0469" w14:textId="77777777" w:rsidR="00336E2B" w:rsidRPr="001F0A69" w:rsidRDefault="00336E2B">
      <w:pPr>
        <w:spacing w:line="276" w:lineRule="auto"/>
        <w:rPr>
          <w:ins w:id="3767" w:author="Alvarenga, Agatha" w:date="2025-05-13T21:51:00Z" w16du:dateUtc="2025-05-14T00:51:00Z"/>
          <w:rFonts w:cs="Arial"/>
          <w:i/>
          <w:iCs/>
        </w:rPr>
      </w:pPr>
    </w:p>
    <w:p w14:paraId="2E65E767" w14:textId="082F054D" w:rsidR="00EB5EC3" w:rsidRPr="001F0A69" w:rsidRDefault="00EB5EC3">
      <w:pPr>
        <w:spacing w:line="276" w:lineRule="auto"/>
        <w:rPr>
          <w:rFonts w:cs="Arial"/>
          <w:i/>
          <w:iCs/>
        </w:rPr>
        <w:pPrChange w:id="3768" w:author="Chiarelo, Hugo" w:date="2025-04-23T14:25:00Z" w16du:dateUtc="2025-04-23T17:25:00Z">
          <w:pPr/>
        </w:pPrChange>
      </w:pPr>
      <w:r w:rsidRPr="001F0A69">
        <w:rPr>
          <w:rFonts w:cs="Arial"/>
          <w:i/>
          <w:iCs/>
        </w:rPr>
        <w:t>Example:</w:t>
      </w:r>
      <w:r w:rsidRPr="001F0A69">
        <w:rPr>
          <w:rFonts w:cs="Arial"/>
          <w:i/>
          <w:iCs/>
        </w:rPr>
        <w:br/>
        <w:t>If there are two Maintainable Item in the Failure Tree, prioritize keeping them separated in the Technical Reporting.</w:t>
      </w:r>
    </w:p>
    <w:p w14:paraId="166B34DC" w14:textId="77777777" w:rsidR="00EB5EC3" w:rsidRPr="001F0A69" w:rsidRDefault="00EB5EC3">
      <w:pPr>
        <w:spacing w:line="276" w:lineRule="auto"/>
        <w:rPr>
          <w:rFonts w:cs="Arial"/>
          <w:i/>
          <w:iCs/>
        </w:rPr>
        <w:pPrChange w:id="3769" w:author="Chiarelo, Hugo" w:date="2025-04-23T14:25:00Z" w16du:dateUtc="2025-04-23T17:25:00Z">
          <w:pPr/>
        </w:pPrChange>
      </w:pPr>
      <w:r w:rsidRPr="001F0A69">
        <w:rPr>
          <w:rFonts w:cs="Arial"/>
          <w:i/>
          <w:iCs/>
        </w:rPr>
        <w:t>** If necessary and profitable, the Maintainable Item/Part must be cited in the construction of the Question to indicate to the executor where to perform the task.</w:t>
      </w:r>
    </w:p>
    <w:p w14:paraId="29D7989E" w14:textId="77777777" w:rsidR="00EB5EC3" w:rsidRPr="001F0A69" w:rsidRDefault="00EB5EC3">
      <w:pPr>
        <w:spacing w:line="276" w:lineRule="auto"/>
        <w:rPr>
          <w:rFonts w:cs="Arial"/>
          <w:i/>
          <w:iCs/>
        </w:rPr>
        <w:pPrChange w:id="3770" w:author="Chiarelo, Hugo" w:date="2025-04-23T14:25:00Z" w16du:dateUtc="2025-04-23T17:25:00Z">
          <w:pPr/>
        </w:pPrChange>
      </w:pPr>
    </w:p>
    <w:p w14:paraId="4F069DD2" w14:textId="459CA991" w:rsidR="00EB5EC3" w:rsidRPr="001F0A69" w:rsidRDefault="00EB5EC3">
      <w:pPr>
        <w:spacing w:line="276" w:lineRule="auto"/>
        <w:rPr>
          <w:rFonts w:cs="Arial"/>
        </w:rPr>
        <w:pPrChange w:id="3771" w:author="Chiarelo, Hugo" w:date="2025-04-23T14:25:00Z" w16du:dateUtc="2025-04-23T17:25:00Z">
          <w:pPr/>
        </w:pPrChange>
      </w:pPr>
      <w:r w:rsidRPr="001F0A69">
        <w:rPr>
          <w:rFonts w:cs="Arial"/>
          <w:b/>
          <w:bCs/>
        </w:rPr>
        <w:t>Description of the Criteria</w:t>
      </w:r>
      <w:r w:rsidRPr="001F0A69">
        <w:rPr>
          <w:rFonts w:cs="Arial"/>
        </w:rPr>
        <w:t xml:space="preserve"> – Item can be a particular condition, structural damage, corrosion, limit</w:t>
      </w:r>
      <w:ins w:id="3772" w:author="Alvarenga, Agatha" w:date="2025-05-13T21:51:00Z" w16du:dateUtc="2025-05-14T00:51:00Z">
        <w:r w:rsidR="0071532B" w:rsidRPr="001F0A69">
          <w:rPr>
            <w:rFonts w:cs="Arial"/>
          </w:rPr>
          <w:t>s.</w:t>
        </w:r>
      </w:ins>
      <w:del w:id="3773" w:author="Alvarenga, Agatha" w:date="2025-05-13T21:51:00Z" w16du:dateUtc="2025-05-14T00:51:00Z">
        <w:r w:rsidRPr="001F0A69" w:rsidDel="00336E2B">
          <w:rPr>
            <w:rFonts w:cs="Arial"/>
          </w:rPr>
          <w:delText>s….</w:delText>
        </w:r>
      </w:del>
    </w:p>
    <w:p w14:paraId="4BE15283" w14:textId="77777777" w:rsidR="00EB5EC3" w:rsidRPr="001F0A69" w:rsidRDefault="00EB5EC3">
      <w:pPr>
        <w:spacing w:line="276" w:lineRule="auto"/>
        <w:rPr>
          <w:rFonts w:cs="Arial"/>
        </w:rPr>
        <w:pPrChange w:id="3774" w:author="Chiarelo, Hugo" w:date="2025-04-23T14:25:00Z" w16du:dateUtc="2025-04-23T17:25:00Z">
          <w:pPr/>
        </w:pPrChange>
      </w:pPr>
    </w:p>
    <w:p w14:paraId="1E274189" w14:textId="77777777" w:rsidR="00EB5EC3" w:rsidRPr="001F0A69" w:rsidRDefault="00EB5EC3">
      <w:pPr>
        <w:spacing w:line="276" w:lineRule="auto"/>
        <w:rPr>
          <w:rFonts w:cs="Arial"/>
        </w:rPr>
        <w:pPrChange w:id="3775" w:author="Chiarelo, Hugo" w:date="2025-04-23T14:25:00Z" w16du:dateUtc="2025-04-23T17:25:00Z">
          <w:pPr/>
        </w:pPrChange>
      </w:pPr>
      <w:r w:rsidRPr="001F0A69">
        <w:rPr>
          <w:rFonts w:cs="Arial"/>
        </w:rPr>
        <w:lastRenderedPageBreak/>
        <w:t>If the Tasks represents a measurement or data collection, indicates in the technical reporting with the data collected/measured is within the accuracy limit, tolerance…</w:t>
      </w:r>
    </w:p>
    <w:p w14:paraId="6309E55B" w14:textId="77777777" w:rsidR="00EB5EC3" w:rsidRPr="001F0A69" w:rsidRDefault="00EB5EC3" w:rsidP="00924ABB">
      <w:pPr>
        <w:spacing w:line="276" w:lineRule="auto"/>
        <w:rPr>
          <w:ins w:id="3776" w:author="Chiarelo, Hugo" w:date="2025-04-23T14:25:00Z" w16du:dateUtc="2025-04-23T17:25:00Z"/>
          <w:rFonts w:cs="Arial"/>
        </w:rPr>
      </w:pPr>
      <w:r w:rsidRPr="001F0A69">
        <w:rPr>
          <w:rFonts w:cs="Arial"/>
        </w:rPr>
        <w:t>The action of measuring/collecting information does not need to be described in the question.</w:t>
      </w:r>
    </w:p>
    <w:p w14:paraId="66024FC6" w14:textId="77777777" w:rsidR="00924ABB" w:rsidRPr="001F0A69" w:rsidRDefault="00924ABB">
      <w:pPr>
        <w:spacing w:line="276" w:lineRule="auto"/>
        <w:rPr>
          <w:rFonts w:cs="Arial"/>
        </w:rPr>
        <w:pPrChange w:id="3777" w:author="Chiarelo, Hugo" w:date="2025-04-23T14:25:00Z" w16du:dateUtc="2025-04-23T17:25:00Z">
          <w:pPr/>
        </w:pPrChange>
      </w:pPr>
    </w:p>
    <w:p w14:paraId="0DB0C3EE" w14:textId="77777777" w:rsidR="00EB5EC3" w:rsidRPr="001F0A69" w:rsidRDefault="00EB5EC3">
      <w:pPr>
        <w:spacing w:line="276" w:lineRule="auto"/>
        <w:rPr>
          <w:rFonts w:cs="Arial"/>
          <w:i/>
          <w:iCs/>
        </w:rPr>
        <w:pPrChange w:id="3778" w:author="Chiarelo, Hugo" w:date="2025-04-23T14:25:00Z" w16du:dateUtc="2025-04-23T17:25:00Z">
          <w:pPr/>
        </w:pPrChange>
      </w:pPr>
      <w:r w:rsidRPr="001F0A69">
        <w:rPr>
          <w:rFonts w:cs="Arial"/>
        </w:rPr>
        <w:tab/>
      </w:r>
      <w:r w:rsidRPr="001F0A69">
        <w:rPr>
          <w:rFonts w:cs="Arial"/>
          <w:i/>
          <w:iCs/>
        </w:rPr>
        <w:t>“Windings and cable insulation resistance within acceptable limits? [Y/N]”</w:t>
      </w:r>
    </w:p>
    <w:p w14:paraId="51593C34" w14:textId="77777777" w:rsidR="00EB5EC3" w:rsidRPr="001F0A69" w:rsidRDefault="00EB5EC3">
      <w:pPr>
        <w:spacing w:line="276" w:lineRule="auto"/>
        <w:rPr>
          <w:rFonts w:cs="Arial"/>
          <w:i/>
          <w:iCs/>
        </w:rPr>
        <w:pPrChange w:id="3779" w:author="Chiarelo, Hugo" w:date="2025-04-23T14:25:00Z" w16du:dateUtc="2025-04-23T17:25:00Z">
          <w:pPr/>
        </w:pPrChange>
      </w:pPr>
    </w:p>
    <w:p w14:paraId="67678050" w14:textId="77777777" w:rsidR="00EB5EC3" w:rsidRPr="001F0A69" w:rsidRDefault="00EB5EC3">
      <w:pPr>
        <w:spacing w:line="276" w:lineRule="auto"/>
        <w:rPr>
          <w:rFonts w:cs="Arial"/>
        </w:rPr>
        <w:pPrChange w:id="3780" w:author="Chiarelo, Hugo" w:date="2025-04-23T14:25:00Z" w16du:dateUtc="2025-04-23T17:25:00Z">
          <w:pPr/>
        </w:pPrChange>
      </w:pPr>
      <w:r w:rsidRPr="001F0A69">
        <w:rPr>
          <w:rFonts w:cs="Arial"/>
        </w:rPr>
        <w:t>For performance criteria involving tolerances or limits that are not related to the unit design or regional standards/Rules, the parameter may be described within the RQ description without the need to use “Min/Max”.</w:t>
      </w:r>
    </w:p>
    <w:p w14:paraId="08B26CB6" w14:textId="77777777" w:rsidR="00EB5EC3" w:rsidRPr="001F0A69" w:rsidRDefault="00EB5EC3">
      <w:pPr>
        <w:spacing w:line="276" w:lineRule="auto"/>
        <w:rPr>
          <w:rFonts w:cs="Arial"/>
        </w:rPr>
        <w:pPrChange w:id="3781" w:author="Chiarelo, Hugo" w:date="2025-04-23T14:25:00Z" w16du:dateUtc="2025-04-23T17:25:00Z">
          <w:pPr/>
        </w:pPrChange>
      </w:pPr>
      <w:r w:rsidRPr="001F0A69">
        <w:rPr>
          <w:rFonts w:cs="Arial"/>
        </w:rPr>
        <w:t>Example:</w:t>
      </w:r>
    </w:p>
    <w:p w14:paraId="400127F5" w14:textId="77777777" w:rsidR="00EB5EC3" w:rsidRPr="001F0A69" w:rsidRDefault="00EB5EC3">
      <w:pPr>
        <w:tabs>
          <w:tab w:val="left" w:pos="9000"/>
        </w:tabs>
        <w:spacing w:line="276" w:lineRule="auto"/>
        <w:ind w:left="1710" w:right="1620"/>
        <w:rPr>
          <w:rFonts w:cs="Arial"/>
          <w:i/>
          <w:iCs/>
        </w:rPr>
        <w:pPrChange w:id="3782" w:author="Chiarelo, Hugo" w:date="2025-04-23T14:25:00Z" w16du:dateUtc="2025-04-23T17:25:00Z">
          <w:pPr>
            <w:tabs>
              <w:tab w:val="left" w:pos="9000"/>
            </w:tabs>
            <w:ind w:left="1710" w:right="1620"/>
          </w:pPr>
        </w:pPrChange>
      </w:pPr>
      <w:r w:rsidRPr="001F0A69">
        <w:rPr>
          <w:rFonts w:cs="Arial"/>
        </w:rPr>
        <w:t>“</w:t>
      </w:r>
      <w:r w:rsidRPr="001F0A69">
        <w:rPr>
          <w:rFonts w:cs="Arial"/>
          <w:i/>
          <w:iCs/>
        </w:rPr>
        <w:t>Calibration performed successfully (&lt; ± 5% of reading) or sensor replaced with new functional one? [Y/N]”</w:t>
      </w:r>
    </w:p>
    <w:p w14:paraId="0766B16F" w14:textId="77777777" w:rsidR="00EB5EC3" w:rsidRPr="001F0A69" w:rsidRDefault="00EB5EC3">
      <w:pPr>
        <w:tabs>
          <w:tab w:val="left" w:pos="9000"/>
        </w:tabs>
        <w:spacing w:line="276" w:lineRule="auto"/>
        <w:ind w:left="1710" w:right="1620"/>
        <w:rPr>
          <w:rFonts w:cs="Arial"/>
          <w:i/>
          <w:iCs/>
        </w:rPr>
        <w:pPrChange w:id="3783" w:author="Chiarelo, Hugo" w:date="2025-04-23T14:25:00Z" w16du:dateUtc="2025-04-23T17:25:00Z">
          <w:pPr>
            <w:tabs>
              <w:tab w:val="left" w:pos="9000"/>
            </w:tabs>
            <w:ind w:left="1710" w:right="1620"/>
          </w:pPr>
        </w:pPrChange>
      </w:pPr>
    </w:p>
    <w:p w14:paraId="09B1911F" w14:textId="77777777" w:rsidR="00EB5EC3" w:rsidRPr="001F0A69" w:rsidRDefault="00EB5EC3">
      <w:pPr>
        <w:spacing w:line="276" w:lineRule="auto"/>
        <w:rPr>
          <w:rFonts w:cs="Arial"/>
        </w:rPr>
        <w:pPrChange w:id="3784" w:author="Chiarelo, Hugo" w:date="2025-04-23T14:25:00Z" w16du:dateUtc="2025-04-23T17:25:00Z">
          <w:pPr/>
        </w:pPrChange>
      </w:pPr>
      <w:r w:rsidRPr="001F0A69">
        <w:rPr>
          <w:rFonts w:cs="Arial"/>
        </w:rPr>
        <w:t>Tasks which need to be recorded the parameter and send to onshore to analysis the Question can be write with only the action of record the parameter, no need to examine if the value recorded is within the limits</w:t>
      </w:r>
    </w:p>
    <w:p w14:paraId="7C1902A9" w14:textId="77777777" w:rsidR="00EB5EC3" w:rsidRPr="001F0A69" w:rsidRDefault="00EB5EC3">
      <w:pPr>
        <w:spacing w:line="276" w:lineRule="auto"/>
        <w:rPr>
          <w:rFonts w:cs="Arial"/>
        </w:rPr>
        <w:pPrChange w:id="3785" w:author="Chiarelo, Hugo" w:date="2025-04-23T14:25:00Z" w16du:dateUtc="2025-04-23T17:25:00Z">
          <w:pPr/>
        </w:pPrChange>
      </w:pPr>
      <w:r w:rsidRPr="001F0A69">
        <w:rPr>
          <w:rFonts w:cs="Arial"/>
        </w:rPr>
        <w:t>Example:</w:t>
      </w:r>
    </w:p>
    <w:p w14:paraId="66881AA2" w14:textId="3FBFC96B" w:rsidR="00EB5EC3" w:rsidRPr="001F0A69" w:rsidDel="000F46F3" w:rsidRDefault="00EB5EC3">
      <w:pPr>
        <w:spacing w:line="276" w:lineRule="auto"/>
        <w:ind w:left="2610"/>
        <w:rPr>
          <w:del w:id="3786" w:author="Chiarelo, Hugo" w:date="2025-10-13T16:07:00Z" w16du:dateUtc="2025-10-13T19:07:00Z"/>
          <w:rFonts w:cs="Arial"/>
        </w:rPr>
        <w:pPrChange w:id="3787" w:author="Chiarelo, Hugo" w:date="2025-04-23T14:25:00Z" w16du:dateUtc="2025-04-23T17:25:00Z">
          <w:pPr>
            <w:ind w:left="2610"/>
          </w:pPr>
        </w:pPrChange>
      </w:pPr>
      <w:del w:id="3788" w:author="Chiarelo, Hugo" w:date="2025-10-13T16:07:00Z" w16du:dateUtc="2025-10-13T19:07:00Z">
        <w:r w:rsidRPr="001F0A69" w:rsidDel="000F46F3">
          <w:rPr>
            <w:rFonts w:cs="Arial"/>
          </w:rPr>
          <w:delText>“</w:delText>
        </w:r>
        <w:r w:rsidRPr="001F0A69" w:rsidDel="000F46F3">
          <w:rPr>
            <w:rFonts w:cs="Arial"/>
            <w:i/>
            <w:iCs/>
          </w:rPr>
          <w:delText>Vibration level recorded?</w:delText>
        </w:r>
      </w:del>
      <w:ins w:id="3789" w:author="Alvarenga, Agatha" w:date="2025-05-14T11:23:00Z" w16du:dateUtc="2025-05-14T14:23:00Z">
        <w:del w:id="3790" w:author="Chiarelo, Hugo" w:date="2025-10-13T16:07:00Z" w16du:dateUtc="2025-10-13T19:07:00Z">
          <w:r w:rsidR="00F31484" w:rsidRPr="001F0A69" w:rsidDel="000F46F3">
            <w:rPr>
              <w:rFonts w:cs="Arial"/>
              <w:i/>
              <w:iCs/>
            </w:rPr>
            <w:delText>recorded?</w:delText>
          </w:r>
        </w:del>
      </w:ins>
      <w:del w:id="3791" w:author="Chiarelo, Hugo" w:date="2025-10-13T16:07:00Z" w16du:dateUtc="2025-10-13T19:07:00Z">
        <w:r w:rsidRPr="001F0A69" w:rsidDel="000F46F3">
          <w:rPr>
            <w:rFonts w:cs="Arial"/>
            <w:i/>
            <w:iCs/>
          </w:rPr>
          <w:delText xml:space="preserve"> [Y/N]”</w:delText>
        </w:r>
      </w:del>
    </w:p>
    <w:bookmarkEnd w:id="597"/>
    <w:p w14:paraId="16DD3EBF" w14:textId="77777777" w:rsidR="00F973F3" w:rsidRPr="001F0A69" w:rsidRDefault="00F973F3">
      <w:pPr>
        <w:pStyle w:val="NormalIndent"/>
        <w:ind w:left="0"/>
        <w:rPr>
          <w:ins w:id="3792" w:author="Chiarelo, Hugo" w:date="2025-09-10T11:18:00Z" w16du:dateUtc="2025-09-10T14:18:00Z"/>
          <w:rFonts w:cs="Arial"/>
        </w:rPr>
        <w:pPrChange w:id="3793" w:author="Chiarelo, Hugo" w:date="2025-09-10T17:28:00Z" w16du:dateUtc="2025-09-10T20:28:00Z">
          <w:pPr>
            <w:spacing w:line="276" w:lineRule="auto"/>
          </w:pPr>
        </w:pPrChange>
      </w:pPr>
    </w:p>
    <w:p w14:paraId="1C02A383" w14:textId="77777777" w:rsidR="006752FD" w:rsidRPr="001F0A69" w:rsidRDefault="006752FD" w:rsidP="00924ABB">
      <w:pPr>
        <w:spacing w:line="276" w:lineRule="auto"/>
        <w:rPr>
          <w:ins w:id="3794" w:author="Chiarelo, Hugo" w:date="2025-04-25T09:46:00Z" w16du:dateUtc="2025-04-25T12:46:00Z"/>
          <w:rFonts w:cs="Arial"/>
        </w:rPr>
      </w:pPr>
    </w:p>
    <w:p w14:paraId="4649D8B4" w14:textId="3F25838B" w:rsidR="004B6EF8" w:rsidRPr="001F0A69" w:rsidRDefault="00F635E7" w:rsidP="004B6EF8">
      <w:pPr>
        <w:pStyle w:val="Heading1"/>
        <w:numPr>
          <w:ilvl w:val="0"/>
          <w:numId w:val="50"/>
        </w:numPr>
        <w:tabs>
          <w:tab w:val="num" w:pos="1134"/>
        </w:tabs>
        <w:spacing w:line="276" w:lineRule="auto"/>
        <w:ind w:left="1134" w:hanging="1134"/>
        <w:rPr>
          <w:ins w:id="3795" w:author="Alvarenga, Agatha" w:date="2025-05-13T17:32:00Z" w16du:dateUtc="2025-05-13T20:32:00Z"/>
          <w:rFonts w:cs="Arial"/>
        </w:rPr>
      </w:pPr>
      <w:bookmarkStart w:id="3796" w:name="_Toc212622461"/>
      <w:ins w:id="3797" w:author="Chiarelo, Hugo" w:date="2025-09-10T11:16:00Z" w16du:dateUtc="2025-09-10T14:16:00Z">
        <w:r w:rsidRPr="001F0A69">
          <w:rPr>
            <w:rFonts w:cs="Arial"/>
          </w:rPr>
          <w:t xml:space="preserve">OUTPUT </w:t>
        </w:r>
      </w:ins>
      <w:ins w:id="3798" w:author="Alvarenga, Agatha" w:date="2025-05-13T17:32:00Z" w16du:dateUtc="2025-05-13T20:32:00Z">
        <w:r w:rsidR="004B6EF8" w:rsidRPr="001F0A69">
          <w:rPr>
            <w:rFonts w:cs="Arial"/>
          </w:rPr>
          <w:t>FMEA Structure</w:t>
        </w:r>
        <w:bookmarkEnd w:id="3796"/>
      </w:ins>
    </w:p>
    <w:p w14:paraId="5B9B3E9B" w14:textId="77777777" w:rsidR="004B6EF8" w:rsidRPr="001F0A69" w:rsidRDefault="004B6EF8" w:rsidP="004B6EF8">
      <w:pPr>
        <w:pStyle w:val="NormalIndent"/>
        <w:ind w:left="0"/>
        <w:rPr>
          <w:ins w:id="3799" w:author="Alvarenga, Agatha" w:date="2025-05-13T17:32:00Z" w16du:dateUtc="2025-05-13T20:32:00Z"/>
          <w:rFonts w:cs="Arial"/>
        </w:rPr>
      </w:pPr>
    </w:p>
    <w:p w14:paraId="2FE181C5" w14:textId="52FB5E5B" w:rsidR="004B6EF8" w:rsidRPr="001F0A69" w:rsidRDefault="00BC7CF4" w:rsidP="004B6EF8">
      <w:pPr>
        <w:pStyle w:val="NormalIndent"/>
        <w:ind w:left="0"/>
        <w:rPr>
          <w:ins w:id="3800" w:author="Alvarenga, Agatha" w:date="2025-05-13T17:49:00Z" w16du:dateUtc="2025-05-13T20:49:00Z"/>
          <w:rFonts w:cs="Arial"/>
        </w:rPr>
      </w:pPr>
      <w:ins w:id="3801" w:author="Alvarenga, Agatha" w:date="2025-05-13T17:33:00Z" w16du:dateUtc="2025-05-13T20:33:00Z">
        <w:r w:rsidRPr="001F0A69">
          <w:rPr>
            <w:rFonts w:cs="Arial"/>
          </w:rPr>
          <w:t xml:space="preserve">The FMEA structure should have </w:t>
        </w:r>
      </w:ins>
      <w:ins w:id="3802" w:author="Alvarenga, Agatha" w:date="2025-05-13T17:49:00Z" w16du:dateUtc="2025-05-13T20:49:00Z">
        <w:r w:rsidR="00902EB8" w:rsidRPr="001F0A69">
          <w:rPr>
            <w:rFonts w:cs="Arial"/>
          </w:rPr>
          <w:t>the following columns</w:t>
        </w:r>
      </w:ins>
      <w:ins w:id="3803" w:author="Alvarenga, Agatha" w:date="2025-06-08T18:34:00Z" w16du:dateUtc="2025-06-08T21:34:00Z">
        <w:r w:rsidR="00F85ABD" w:rsidRPr="001F0A69">
          <w:rPr>
            <w:rFonts w:cs="Arial"/>
          </w:rPr>
          <w:t xml:space="preserve"> following the rules</w:t>
        </w:r>
      </w:ins>
    </w:p>
    <w:p w14:paraId="0668002C" w14:textId="5300D1F9" w:rsidR="00902EB8" w:rsidRPr="001F0A69" w:rsidRDefault="00902EB8" w:rsidP="004B6EF8">
      <w:pPr>
        <w:pStyle w:val="NormalIndent"/>
        <w:ind w:left="0"/>
        <w:rPr>
          <w:ins w:id="3804" w:author="Alvarenga, Agatha" w:date="2025-05-13T17:50:00Z" w16du:dateUtc="2025-05-13T20:50:00Z"/>
          <w:rFonts w:cs="Arial"/>
        </w:rPr>
      </w:pPr>
    </w:p>
    <w:p w14:paraId="5F666D16" w14:textId="1D6E97F6" w:rsidR="0083519C" w:rsidRPr="001F0A69" w:rsidRDefault="0083519C">
      <w:pPr>
        <w:pStyle w:val="NormalIndent"/>
        <w:numPr>
          <w:ilvl w:val="0"/>
          <w:numId w:val="54"/>
        </w:numPr>
        <w:rPr>
          <w:del w:id="3805" w:author="Chiarelo, Hugo" w:date="2025-09-02T15:58:00Z" w16du:dateUtc="2025-09-02T18:58:00Z"/>
          <w:rFonts w:cs="Arial"/>
        </w:rPr>
      </w:pPr>
      <w:ins w:id="3806" w:author="Alvarenga, Agatha" w:date="2025-05-13T17:50:00Z" w16du:dateUtc="2025-05-13T20:50:00Z">
        <w:r w:rsidRPr="001F0A69">
          <w:rPr>
            <w:rFonts w:cs="Arial"/>
          </w:rPr>
          <w:t>Item Class</w:t>
        </w:r>
      </w:ins>
    </w:p>
    <w:p w14:paraId="240ABBE4" w14:textId="77777777" w:rsidR="00436866" w:rsidRPr="001F0A69" w:rsidRDefault="00436866" w:rsidP="00783667">
      <w:pPr>
        <w:pStyle w:val="NormalIndent"/>
        <w:numPr>
          <w:ilvl w:val="0"/>
          <w:numId w:val="54"/>
        </w:numPr>
        <w:rPr>
          <w:ins w:id="3807" w:author="Chiarelo, Hugo" w:date="2025-09-02T15:58:00Z" w16du:dateUtc="2025-09-02T18:58:00Z"/>
          <w:rFonts w:cs="Arial"/>
        </w:rPr>
      </w:pPr>
    </w:p>
    <w:p w14:paraId="08954EC3" w14:textId="0167B55A" w:rsidR="00F85ABD" w:rsidRPr="001F0A69" w:rsidRDefault="00C552A6" w:rsidP="00554A28">
      <w:pPr>
        <w:pStyle w:val="NormalIndent"/>
        <w:ind w:left="720"/>
        <w:rPr>
          <w:ins w:id="3808" w:author="Chiarelo, Hugo" w:date="2025-09-02T15:54:00Z" w16du:dateUtc="2025-09-02T18:54:00Z"/>
          <w:rFonts w:cs="Arial"/>
        </w:rPr>
      </w:pPr>
      <w:ins w:id="3809" w:author="Chiarelo, Hugo" w:date="2025-09-02T15:58:00Z" w16du:dateUtc="2025-09-02T18:58:00Z">
        <w:r w:rsidRPr="001F0A69">
          <w:rPr>
            <w:rFonts w:cs="Arial"/>
          </w:rPr>
          <w:t>This field should have the Item Class Code and the Item class description of the A</w:t>
        </w:r>
      </w:ins>
      <w:ins w:id="3810" w:author="Chiarelo, Hugo" w:date="2025-09-02T15:59:00Z" w16du:dateUtc="2025-09-02T18:59:00Z">
        <w:r w:rsidRPr="001F0A69">
          <w:rPr>
            <w:rFonts w:cs="Arial"/>
          </w:rPr>
          <w:t>nalyzed item.</w:t>
        </w:r>
      </w:ins>
      <w:ins w:id="3811" w:author="Chiarelo, Hugo" w:date="2025-09-02T16:11:00Z" w16du:dateUtc="2025-09-02T19:11:00Z">
        <w:r w:rsidR="006F2298" w:rsidRPr="001F0A69">
          <w:rPr>
            <w:rFonts w:cs="Arial"/>
          </w:rPr>
          <w:br/>
        </w:r>
      </w:ins>
      <w:ins w:id="3812" w:author="Chiarelo, Hugo" w:date="2025-09-02T15:59:00Z" w16du:dateUtc="2025-09-02T18:59:00Z">
        <w:r w:rsidRPr="001F0A69">
          <w:rPr>
            <w:rFonts w:cs="Arial"/>
          </w:rPr>
          <w:t>Example: COCE – Centrifugal Compressor</w:t>
        </w:r>
      </w:ins>
    </w:p>
    <w:p w14:paraId="555B6A51" w14:textId="77777777" w:rsidR="00007F4B" w:rsidRPr="001F0A69" w:rsidRDefault="00007F4B">
      <w:pPr>
        <w:pStyle w:val="NormalIndent"/>
        <w:ind w:left="720"/>
        <w:rPr>
          <w:ins w:id="3813" w:author="Alvarenga, Agatha" w:date="2025-05-13T19:11:00Z" w16du:dateUtc="2025-05-13T22:11:00Z"/>
          <w:rFonts w:cs="Arial"/>
        </w:rPr>
        <w:pPrChange w:id="3814" w:author="Alvarenga, Agatha" w:date="2025-06-08T18:36:00Z" w16du:dateUtc="2025-06-08T21:36:00Z">
          <w:pPr>
            <w:pStyle w:val="NormalIndent"/>
            <w:numPr>
              <w:numId w:val="54"/>
            </w:numPr>
            <w:ind w:left="720" w:hanging="360"/>
          </w:pPr>
        </w:pPrChange>
      </w:pPr>
    </w:p>
    <w:p w14:paraId="77D416F7" w14:textId="77777777" w:rsidR="00F85ABD" w:rsidRPr="001F0A69" w:rsidRDefault="00AF3FB8" w:rsidP="00F85ABD">
      <w:pPr>
        <w:pStyle w:val="NormalIndent"/>
        <w:numPr>
          <w:ilvl w:val="0"/>
          <w:numId w:val="54"/>
        </w:numPr>
        <w:rPr>
          <w:ins w:id="3815" w:author="Chiarelo, Hugo" w:date="2025-09-02T15:54:00Z" w16du:dateUtc="2025-09-02T18:54:00Z"/>
          <w:rFonts w:cs="Arial"/>
        </w:rPr>
      </w:pPr>
      <w:ins w:id="3816" w:author="Alvarenga, Agatha" w:date="2025-05-13T19:11:00Z" w16du:dateUtc="2025-05-13T22:11:00Z">
        <w:r w:rsidRPr="001F0A69">
          <w:rPr>
            <w:rFonts w:cs="Arial"/>
          </w:rPr>
          <w:t>Function</w:t>
        </w:r>
      </w:ins>
    </w:p>
    <w:p w14:paraId="1F89EC17" w14:textId="13CD2B77" w:rsidR="00355C5D" w:rsidRPr="001F0A69" w:rsidRDefault="006D0FFE">
      <w:pPr>
        <w:pStyle w:val="NormalIndent"/>
        <w:ind w:left="720"/>
        <w:rPr>
          <w:ins w:id="3817" w:author="Chiarelo, Hugo" w:date="2025-09-10T14:17:00Z" w16du:dateUtc="2025-09-10T17:17:00Z"/>
          <w:rFonts w:cs="Arial"/>
        </w:rPr>
      </w:pPr>
      <w:ins w:id="3818" w:author="Chiarelo, Hugo" w:date="2025-09-02T15:59:00Z" w16du:dateUtc="2025-09-02T18:59:00Z">
        <w:r w:rsidRPr="001F0A69">
          <w:rPr>
            <w:rFonts w:cs="Arial"/>
          </w:rPr>
          <w:t>Based</w:t>
        </w:r>
        <w:r w:rsidR="00242726" w:rsidRPr="001F0A69">
          <w:rPr>
            <w:rFonts w:cs="Arial"/>
          </w:rPr>
          <w:t xml:space="preserve"> </w:t>
        </w:r>
        <w:r w:rsidR="0049405D" w:rsidRPr="001F0A69">
          <w:rPr>
            <w:rFonts w:cs="Arial"/>
          </w:rPr>
          <w:t xml:space="preserve">on </w:t>
        </w:r>
      </w:ins>
      <w:ins w:id="3819" w:author="Chiarelo, Hugo" w:date="2025-09-02T16:07:00Z" w16du:dateUtc="2025-09-02T19:07:00Z">
        <w:r w:rsidR="00495D37" w:rsidRPr="001F0A69">
          <w:rPr>
            <w:rFonts w:cs="Arial"/>
          </w:rPr>
          <w:t>ISO14</w:t>
        </w:r>
        <w:r w:rsidR="00A13408" w:rsidRPr="001F0A69">
          <w:rPr>
            <w:rFonts w:cs="Arial"/>
          </w:rPr>
          <w:t>224</w:t>
        </w:r>
        <w:r w:rsidR="00E412BF" w:rsidRPr="001F0A69">
          <w:rPr>
            <w:rFonts w:cs="Arial"/>
          </w:rPr>
          <w:t xml:space="preserve">, </w:t>
        </w:r>
        <w:r w:rsidR="005632F8" w:rsidRPr="001F0A69">
          <w:rPr>
            <w:rFonts w:cs="Arial"/>
          </w:rPr>
          <w:t>Item Class description</w:t>
        </w:r>
      </w:ins>
      <w:ins w:id="3820" w:author="Chiarelo, Hugo" w:date="2025-09-02T15:59:00Z" w16du:dateUtc="2025-09-02T18:59:00Z">
        <w:r w:rsidR="0049405D" w:rsidRPr="001F0A69">
          <w:rPr>
            <w:rFonts w:cs="Arial"/>
          </w:rPr>
          <w:t xml:space="preserve"> </w:t>
        </w:r>
      </w:ins>
      <w:ins w:id="3821" w:author="Chiarelo, Hugo" w:date="2025-09-02T16:08:00Z" w16du:dateUtc="2025-09-02T19:08:00Z">
        <w:r w:rsidR="00E412BF" w:rsidRPr="001F0A69">
          <w:rPr>
            <w:rFonts w:cs="Arial"/>
          </w:rPr>
          <w:t xml:space="preserve">and the scope </w:t>
        </w:r>
      </w:ins>
      <w:ins w:id="3822" w:author="Chiarelo, Hugo" w:date="2025-09-02T16:10:00Z" w16du:dateUtc="2025-09-02T19:10:00Z">
        <w:r w:rsidR="00C47DD1" w:rsidRPr="001F0A69">
          <w:rPr>
            <w:rFonts w:cs="Arial"/>
          </w:rPr>
          <w:t xml:space="preserve">field </w:t>
        </w:r>
      </w:ins>
      <w:ins w:id="3823" w:author="Chiarelo, Hugo" w:date="2025-09-02T16:08:00Z" w16du:dateUtc="2025-09-02T19:08:00Z">
        <w:r w:rsidR="00E412BF" w:rsidRPr="001F0A69">
          <w:rPr>
            <w:rFonts w:cs="Arial"/>
          </w:rPr>
          <w:t>of the EM</w:t>
        </w:r>
        <w:r w:rsidR="00A85D46" w:rsidRPr="001F0A69">
          <w:rPr>
            <w:rFonts w:cs="Arial"/>
          </w:rPr>
          <w:t>S</w:t>
        </w:r>
      </w:ins>
      <w:ins w:id="3824" w:author="Chiarelo, Hugo" w:date="2025-09-11T08:36:00Z" w16du:dateUtc="2025-09-11T11:36:00Z">
        <w:r w:rsidR="00BC6E7B" w:rsidRPr="001F0A69">
          <w:rPr>
            <w:rFonts w:cs="Arial"/>
          </w:rPr>
          <w:t xml:space="preserve"> file</w:t>
        </w:r>
      </w:ins>
      <w:ins w:id="3825" w:author="Chiarelo, Hugo" w:date="2025-09-02T16:08:00Z" w16du:dateUtc="2025-09-02T19:08:00Z">
        <w:r w:rsidR="00A85D46" w:rsidRPr="001F0A69">
          <w:rPr>
            <w:rFonts w:cs="Arial"/>
          </w:rPr>
          <w:t xml:space="preserve">, create the function in a direct and </w:t>
        </w:r>
        <w:r w:rsidR="006E7E78" w:rsidRPr="001F0A69">
          <w:rPr>
            <w:rFonts w:cs="Arial"/>
          </w:rPr>
          <w:t>affirmative phrase</w:t>
        </w:r>
        <w:r w:rsidR="009E5886" w:rsidRPr="001F0A69">
          <w:rPr>
            <w:rFonts w:cs="Arial"/>
          </w:rPr>
          <w:t>.</w:t>
        </w:r>
      </w:ins>
      <w:ins w:id="3826" w:author="Chiarelo, Hugo" w:date="2025-09-02T15:59:00Z" w16du:dateUtc="2025-09-02T18:59:00Z">
        <w:r w:rsidR="0049405D" w:rsidRPr="001F0A69">
          <w:rPr>
            <w:rFonts w:cs="Arial"/>
          </w:rPr>
          <w:t xml:space="preserve"> </w:t>
        </w:r>
      </w:ins>
    </w:p>
    <w:p w14:paraId="32024198" w14:textId="445EE40F" w:rsidR="008C4C28" w:rsidRPr="001F0A69" w:rsidRDefault="008C4C28">
      <w:pPr>
        <w:pStyle w:val="NormalIndent"/>
        <w:ind w:left="720"/>
        <w:rPr>
          <w:ins w:id="3827" w:author="Chiarelo, Hugo" w:date="2025-09-10T14:18:00Z" w16du:dateUtc="2025-09-10T17:18:00Z"/>
          <w:rFonts w:cs="Arial"/>
        </w:rPr>
      </w:pPr>
      <w:ins w:id="3828" w:author="Chiarelo, Hugo" w:date="2025-09-10T14:17:00Z" w16du:dateUtc="2025-09-10T17:17:00Z">
        <w:r w:rsidRPr="001F0A69">
          <w:rPr>
            <w:rFonts w:cs="Arial"/>
          </w:rPr>
          <w:t xml:space="preserve">Use as reference the </w:t>
        </w:r>
      </w:ins>
      <w:ins w:id="3829" w:author="Chiarelo, Hugo" w:date="2025-09-10T14:18:00Z" w16du:dateUtc="2025-09-10T17:18:00Z">
        <w:r w:rsidR="00CA11E9" w:rsidRPr="001F0A69">
          <w:rPr>
            <w:rFonts w:cs="Arial"/>
          </w:rPr>
          <w:t>column “Scope”</w:t>
        </w:r>
        <w:r w:rsidR="005F1650" w:rsidRPr="001F0A69">
          <w:rPr>
            <w:rFonts w:cs="Arial"/>
          </w:rPr>
          <w:t xml:space="preserve"> inside the EMS file</w:t>
        </w:r>
      </w:ins>
      <w:ins w:id="3830" w:author="Chiarelo, Hugo" w:date="2025-09-10T14:19:00Z" w16du:dateUtc="2025-09-10T17:19:00Z">
        <w:r w:rsidR="00323D70" w:rsidRPr="001F0A69">
          <w:rPr>
            <w:rFonts w:cs="Arial"/>
          </w:rPr>
          <w:t xml:space="preserve"> and the ISO 14224</w:t>
        </w:r>
      </w:ins>
      <w:ins w:id="3831" w:author="Chiarelo, Hugo" w:date="2025-09-10T14:18:00Z" w16du:dateUtc="2025-09-10T17:18:00Z">
        <w:r w:rsidR="005F1650" w:rsidRPr="001F0A69">
          <w:rPr>
            <w:rFonts w:cs="Arial"/>
          </w:rPr>
          <w:t>. Example:</w:t>
        </w:r>
      </w:ins>
    </w:p>
    <w:p w14:paraId="697F8A6F" w14:textId="57526093" w:rsidR="005F1650" w:rsidRPr="001F0A69" w:rsidRDefault="005F1650">
      <w:pPr>
        <w:pStyle w:val="NormalIndent"/>
        <w:ind w:left="720"/>
        <w:rPr>
          <w:ins w:id="3832" w:author="Alvarenga, Agatha" w:date="2025-06-08T18:36:00Z" w16du:dateUtc="2025-06-08T21:36:00Z"/>
          <w:rFonts w:cs="Arial"/>
        </w:rPr>
        <w:pPrChange w:id="3833" w:author="Chiarelo, Hugo" w:date="2025-09-02T15:54:00Z" w16du:dateUtc="2025-09-02T18:54:00Z">
          <w:pPr>
            <w:pStyle w:val="NormalIndent"/>
            <w:numPr>
              <w:numId w:val="54"/>
            </w:numPr>
            <w:ind w:left="720" w:hanging="360"/>
          </w:pPr>
        </w:pPrChange>
      </w:pPr>
      <w:ins w:id="3834" w:author="Chiarelo, Hugo" w:date="2025-09-10T14:18:00Z" w16du:dateUtc="2025-09-10T17:18:00Z">
        <w:r w:rsidRPr="001F0A69">
          <w:rPr>
            <w:rFonts w:cs="Arial"/>
          </w:rPr>
          <w:t xml:space="preserve">DREM </w:t>
        </w:r>
        <w:r w:rsidR="00D55B74" w:rsidRPr="001F0A69">
          <w:rPr>
            <w:rFonts w:cs="Arial"/>
          </w:rPr>
          <w:t>–</w:t>
        </w:r>
        <w:r w:rsidRPr="001F0A69">
          <w:rPr>
            <w:rFonts w:cs="Arial"/>
          </w:rPr>
          <w:t xml:space="preserve"> Electr</w:t>
        </w:r>
        <w:r w:rsidR="00D55B74" w:rsidRPr="001F0A69">
          <w:rPr>
            <w:rFonts w:cs="Arial"/>
          </w:rPr>
          <w:t>ic Motor -&gt; Function:</w:t>
        </w:r>
      </w:ins>
      <w:ins w:id="3835" w:author="Chiarelo, Hugo" w:date="2025-09-10T14:19:00Z" w16du:dateUtc="2025-09-10T17:19:00Z">
        <w:r w:rsidR="00D55B74" w:rsidRPr="001F0A69">
          <w:rPr>
            <w:rFonts w:cs="Arial"/>
          </w:rPr>
          <w:t xml:space="preserve"> Convert electrical energy into mechanical energy</w:t>
        </w:r>
      </w:ins>
    </w:p>
    <w:p w14:paraId="46BBDFEF" w14:textId="77777777" w:rsidR="00F85ABD" w:rsidRPr="001F0A69" w:rsidRDefault="00F85ABD">
      <w:pPr>
        <w:pStyle w:val="NormalIndent"/>
        <w:ind w:left="0"/>
        <w:rPr>
          <w:ins w:id="3836" w:author="Alvarenga, Agatha" w:date="2025-06-08T18:34:00Z" w16du:dateUtc="2025-06-08T21:34:00Z"/>
          <w:rFonts w:cs="Arial"/>
        </w:rPr>
        <w:pPrChange w:id="3837" w:author="Alvarenga, Agatha" w:date="2025-06-08T18:36:00Z" w16du:dateUtc="2025-06-08T21:36:00Z">
          <w:pPr>
            <w:pStyle w:val="NormalIndent"/>
            <w:numPr>
              <w:numId w:val="54"/>
            </w:numPr>
            <w:ind w:left="720" w:hanging="360"/>
          </w:pPr>
        </w:pPrChange>
      </w:pPr>
    </w:p>
    <w:p w14:paraId="5B16EFDC" w14:textId="77777777" w:rsidR="00F85ABD" w:rsidRPr="001F0A69" w:rsidRDefault="00783667" w:rsidP="00F85ABD">
      <w:pPr>
        <w:pStyle w:val="NormalIndent"/>
        <w:numPr>
          <w:ilvl w:val="0"/>
          <w:numId w:val="54"/>
        </w:numPr>
        <w:rPr>
          <w:ins w:id="3838" w:author="Chiarelo, Hugo" w:date="2025-09-16T11:17:00Z" w16du:dateUtc="2025-09-16T14:17:00Z"/>
          <w:rFonts w:cs="Arial"/>
        </w:rPr>
      </w:pPr>
      <w:ins w:id="3839" w:author="Alvarenga, Agatha" w:date="2025-05-13T17:50:00Z" w16du:dateUtc="2025-05-13T20:50:00Z">
        <w:r w:rsidRPr="001F0A69">
          <w:rPr>
            <w:rFonts w:cs="Arial"/>
          </w:rPr>
          <w:t>Maintainable Item</w:t>
        </w:r>
      </w:ins>
    </w:p>
    <w:p w14:paraId="5E998762" w14:textId="77777777" w:rsidR="005148F0" w:rsidRPr="001F0A69" w:rsidRDefault="005148F0">
      <w:pPr>
        <w:pStyle w:val="NormalIndent"/>
        <w:ind w:left="720"/>
        <w:rPr>
          <w:ins w:id="3840" w:author="Alvarenga, Agatha" w:date="2025-06-08T18:34:00Z" w16du:dateUtc="2025-06-08T21:34:00Z"/>
          <w:rFonts w:cs="Arial"/>
        </w:rPr>
        <w:pPrChange w:id="3841" w:author="Chiarelo, Hugo" w:date="2025-09-16T11:17:00Z" w16du:dateUtc="2025-09-16T14:17:00Z">
          <w:pPr>
            <w:pStyle w:val="NormalIndent"/>
            <w:numPr>
              <w:numId w:val="54"/>
            </w:numPr>
            <w:ind w:left="720" w:hanging="360"/>
          </w:pPr>
        </w:pPrChange>
      </w:pPr>
    </w:p>
    <w:p w14:paraId="10C8BBE5" w14:textId="77777777" w:rsidR="008E511D" w:rsidRPr="001F0A69" w:rsidRDefault="00F85ABD" w:rsidP="00F85ABD">
      <w:pPr>
        <w:pStyle w:val="NormalIndent"/>
        <w:ind w:left="720"/>
        <w:rPr>
          <w:ins w:id="3842" w:author="Chiarelo, Hugo" w:date="2025-09-10T13:57:00Z" w16du:dateUtc="2025-09-10T16:57:00Z"/>
          <w:rFonts w:cs="Arial"/>
        </w:rPr>
      </w:pPr>
      <w:ins w:id="3843" w:author="Alvarenga, Agatha" w:date="2025-06-08T18:34:00Z" w16du:dateUtc="2025-06-08T21:34:00Z">
        <w:r w:rsidRPr="001F0A69">
          <w:rPr>
            <w:rFonts w:cs="Arial"/>
          </w:rPr>
          <w:t xml:space="preserve">Rules: </w:t>
        </w:r>
      </w:ins>
    </w:p>
    <w:p w14:paraId="04D6825A" w14:textId="77777777" w:rsidR="004A6180" w:rsidRPr="001F0A69" w:rsidRDefault="004A6180">
      <w:pPr>
        <w:pStyle w:val="NormalIndent"/>
        <w:ind w:left="0"/>
        <w:rPr>
          <w:ins w:id="3844" w:author="Alvarenga, Agatha" w:date="2025-06-08T18:38:00Z" w16du:dateUtc="2025-06-08T21:38:00Z"/>
          <w:rFonts w:cs="Arial"/>
        </w:rPr>
        <w:pPrChange w:id="3845" w:author="Chiarelo, Hugo" w:date="2025-09-10T13:57:00Z" w16du:dateUtc="2025-09-10T16:57:00Z">
          <w:pPr>
            <w:pStyle w:val="NormalIndent"/>
            <w:ind w:left="720"/>
          </w:pPr>
        </w:pPrChange>
      </w:pPr>
    </w:p>
    <w:p w14:paraId="038E58F5" w14:textId="0F5F163D" w:rsidR="005A1BCF" w:rsidRPr="001F0A69" w:rsidRDefault="005A1BCF" w:rsidP="008E511D">
      <w:pPr>
        <w:pStyle w:val="NormalIndent"/>
        <w:numPr>
          <w:ilvl w:val="0"/>
          <w:numId w:val="58"/>
        </w:numPr>
        <w:rPr>
          <w:ins w:id="3846" w:author="Chiarelo, Hugo" w:date="2025-09-10T13:58:00Z" w16du:dateUtc="2025-09-10T16:58:00Z"/>
          <w:rFonts w:cs="Arial"/>
        </w:rPr>
      </w:pPr>
      <w:ins w:id="3847" w:author="Chiarelo, Hugo" w:date="2025-09-10T13:57:00Z" w16du:dateUtc="2025-09-10T16:57:00Z">
        <w:r w:rsidRPr="001F0A69">
          <w:rPr>
            <w:rFonts w:cs="Arial"/>
          </w:rPr>
          <w:t xml:space="preserve">The Maintainable Item </w:t>
        </w:r>
      </w:ins>
      <w:ins w:id="3848" w:author="Chiarelo, Hugo" w:date="2025-09-10T13:58:00Z" w16du:dateUtc="2025-09-10T16:58:00Z">
        <w:r w:rsidR="00D63800" w:rsidRPr="001F0A69">
          <w:rPr>
            <w:rFonts w:cs="Arial"/>
          </w:rPr>
          <w:t>is</w:t>
        </w:r>
      </w:ins>
      <w:ins w:id="3849" w:author="Chiarelo, Hugo" w:date="2025-09-10T13:57:00Z" w16du:dateUtc="2025-09-10T16:57:00Z">
        <w:r w:rsidRPr="001F0A69">
          <w:rPr>
            <w:rFonts w:cs="Arial"/>
          </w:rPr>
          <w:t xml:space="preserve"> the Master </w:t>
        </w:r>
      </w:ins>
      <w:ins w:id="3850" w:author="Chiarelo, Hugo" w:date="2025-09-10T13:58:00Z" w16du:dateUtc="2025-09-10T16:58:00Z">
        <w:r w:rsidR="00D63800" w:rsidRPr="001F0A69">
          <w:rPr>
            <w:rFonts w:cs="Arial"/>
          </w:rPr>
          <w:t>and has Symptoms and Failure Mechanism associated</w:t>
        </w:r>
        <w:r w:rsidR="008E4A35" w:rsidRPr="001F0A69">
          <w:rPr>
            <w:rFonts w:cs="Arial"/>
          </w:rPr>
          <w:t>.</w:t>
        </w:r>
      </w:ins>
    </w:p>
    <w:p w14:paraId="25E84D82" w14:textId="38A9B858" w:rsidR="009A00EE" w:rsidRPr="001F0A69" w:rsidRDefault="000805C5" w:rsidP="009A00EE">
      <w:pPr>
        <w:pStyle w:val="ListParagraph"/>
        <w:numPr>
          <w:ilvl w:val="0"/>
          <w:numId w:val="58"/>
        </w:numPr>
        <w:rPr>
          <w:ins w:id="3851" w:author="Chiarelo, Hugo" w:date="2025-09-10T14:01:00Z" w16du:dateUtc="2025-09-10T17:01:00Z"/>
          <w:rFonts w:cs="Arial"/>
          <w:spacing w:val="-3"/>
        </w:rPr>
      </w:pPr>
      <w:ins w:id="3852" w:author="Chiarelo, Hugo" w:date="2025-09-10T13:59:00Z" w16du:dateUtc="2025-09-10T16:59:00Z">
        <w:r w:rsidRPr="001F0A69">
          <w:rPr>
            <w:rFonts w:cs="Arial"/>
          </w:rPr>
          <w:t xml:space="preserve">The Maintainable Item should have the </w:t>
        </w:r>
      </w:ins>
      <w:ins w:id="3853" w:author="Chiarelo, Hugo" w:date="2025-09-10T14:01:00Z" w16du:dateUtc="2025-09-10T17:01:00Z">
        <w:r w:rsidR="009A00EE" w:rsidRPr="001F0A69">
          <w:rPr>
            <w:rFonts w:cs="Arial"/>
          </w:rPr>
          <w:t>definitions explained in the chapter: “</w:t>
        </w:r>
        <w:r w:rsidR="009A00EE" w:rsidRPr="001F0A69">
          <w:rPr>
            <w:rFonts w:cs="Arial"/>
            <w:spacing w:val="-3"/>
          </w:rPr>
          <w:t>MAINT</w:t>
        </w:r>
      </w:ins>
      <w:ins w:id="3854" w:author="Chiarelo, Hugo" w:date="2025-09-10T14:02:00Z" w16du:dateUtc="2025-09-10T17:02:00Z">
        <w:r w:rsidR="002A66D9" w:rsidRPr="001F0A69">
          <w:rPr>
            <w:rFonts w:cs="Arial"/>
            <w:spacing w:val="-3"/>
          </w:rPr>
          <w:t>AI</w:t>
        </w:r>
      </w:ins>
      <w:ins w:id="3855" w:author="Chiarelo, Hugo" w:date="2025-09-10T14:01:00Z" w16du:dateUtc="2025-09-10T17:01:00Z">
        <w:r w:rsidR="009A00EE" w:rsidRPr="001F0A69">
          <w:rPr>
            <w:rFonts w:cs="Arial"/>
            <w:spacing w:val="-3"/>
          </w:rPr>
          <w:t>NABLE ITEM”</w:t>
        </w:r>
      </w:ins>
    </w:p>
    <w:p w14:paraId="73CADE45" w14:textId="449C7847" w:rsidR="00F85ABD" w:rsidRPr="001F0A69" w:rsidDel="0008747E" w:rsidRDefault="00F85ABD">
      <w:pPr>
        <w:pStyle w:val="NormalIndent"/>
        <w:ind w:left="0"/>
        <w:rPr>
          <w:ins w:id="3856" w:author="Alvarenga, Agatha" w:date="2025-06-08T18:38:00Z" w16du:dateUtc="2025-06-08T21:38:00Z"/>
          <w:del w:id="3857" w:author="Chiarelo, Hugo" w:date="2025-09-11T13:47:00Z" w16du:dateUtc="2025-09-11T16:47:00Z"/>
          <w:rFonts w:cs="Arial"/>
        </w:rPr>
        <w:pPrChange w:id="3858" w:author="Chiarelo, Hugo" w:date="2025-09-10T14:12:00Z" w16du:dateUtc="2025-09-10T17:12:00Z">
          <w:pPr>
            <w:pStyle w:val="NormalIndent"/>
            <w:numPr>
              <w:numId w:val="58"/>
            </w:numPr>
            <w:ind w:left="1080" w:hanging="360"/>
          </w:pPr>
        </w:pPrChange>
      </w:pPr>
      <w:ins w:id="3859" w:author="Alvarenga, Agatha" w:date="2025-06-08T18:34:00Z" w16du:dateUtc="2025-06-08T21:34:00Z">
        <w:del w:id="3860" w:author="Chiarelo, Hugo" w:date="2025-09-10T14:11:00Z" w16du:dateUtc="2025-09-10T17:11:00Z">
          <w:r w:rsidRPr="001F0A69" w:rsidDel="006E1593">
            <w:rPr>
              <w:rFonts w:cs="Arial"/>
            </w:rPr>
            <w:delText>Each Maintainable Item needs to be it</w:delText>
          </w:r>
        </w:del>
      </w:ins>
      <w:ins w:id="3861" w:author="Matias, Kleber" w:date="2025-09-02T16:16:00Z" w16du:dateUtc="2025-09-02T19:16:00Z">
        <w:del w:id="3862" w:author="Chiarelo, Hugo" w:date="2025-09-10T14:11:00Z" w16du:dateUtc="2025-09-10T17:11:00Z">
          <w:r w:rsidR="00982995" w:rsidRPr="001F0A69" w:rsidDel="006E1593">
            <w:rPr>
              <w:rFonts w:cs="Arial"/>
            </w:rPr>
            <w:delText>its</w:delText>
          </w:r>
        </w:del>
      </w:ins>
      <w:ins w:id="3863" w:author="Alvarenga, Agatha" w:date="2025-06-08T18:34:00Z" w16du:dateUtc="2025-06-08T21:34:00Z">
        <w:del w:id="3864" w:author="Chiarelo, Hugo" w:date="2025-09-10T14:11:00Z" w16du:dateUtc="2025-09-10T17:11:00Z">
          <w:r w:rsidRPr="001F0A69" w:rsidDel="006E1593">
            <w:rPr>
              <w:rFonts w:cs="Arial"/>
            </w:rPr>
            <w:delText xml:space="preserve">’s own symptoms and associated failure mechanisms. </w:delText>
          </w:r>
        </w:del>
      </w:ins>
    </w:p>
    <w:p w14:paraId="0BA9A5F6" w14:textId="361EB51F" w:rsidR="0008747E" w:rsidRPr="001F0A69" w:rsidRDefault="0008747E">
      <w:pPr>
        <w:pStyle w:val="NormalIndent"/>
        <w:ind w:left="0"/>
        <w:rPr>
          <w:ins w:id="3865" w:author="Chiarelo, Hugo" w:date="2025-09-11T13:47:00Z" w16du:dateUtc="2025-09-11T16:47:00Z"/>
          <w:rFonts w:cs="Arial"/>
        </w:rPr>
        <w:pPrChange w:id="3866" w:author="Chiarelo, Hugo" w:date="2025-09-11T13:47:00Z" w16du:dateUtc="2025-09-11T16:47:00Z">
          <w:pPr>
            <w:pStyle w:val="NormalIndent"/>
            <w:numPr>
              <w:numId w:val="58"/>
            </w:numPr>
            <w:ind w:left="1080" w:hanging="360"/>
          </w:pPr>
        </w:pPrChange>
      </w:pPr>
    </w:p>
    <w:p w14:paraId="52C66A44" w14:textId="2A0DFF26" w:rsidR="002A3D2C" w:rsidRPr="001F0A69" w:rsidRDefault="00E82CC1" w:rsidP="000425B6">
      <w:pPr>
        <w:pStyle w:val="NormalIndent"/>
        <w:numPr>
          <w:ilvl w:val="0"/>
          <w:numId w:val="58"/>
        </w:numPr>
        <w:rPr>
          <w:ins w:id="3867" w:author="Chiarelo, Hugo" w:date="2025-09-16T22:29:00Z" w16du:dateUtc="2025-09-17T01:29:00Z"/>
          <w:rFonts w:cs="Arial"/>
        </w:rPr>
      </w:pPr>
      <w:ins w:id="3868" w:author="Chiarelo, Hugo" w:date="2025-10-13T16:07:00Z" w16du:dateUtc="2025-10-13T19:07:00Z">
        <w:r w:rsidRPr="001F0A69">
          <w:rPr>
            <w:rFonts w:cs="Arial"/>
          </w:rPr>
          <w:t xml:space="preserve">Important: </w:t>
        </w:r>
      </w:ins>
      <w:ins w:id="3869" w:author="Chiarelo, Hugo" w:date="2025-09-16T11:18:00Z" w16du:dateUtc="2025-09-16T14:18:00Z">
        <w:r w:rsidR="00B1620B" w:rsidRPr="001F0A69">
          <w:rPr>
            <w:rFonts w:cs="Arial"/>
          </w:rPr>
          <w:t xml:space="preserve">Analyze the </w:t>
        </w:r>
      </w:ins>
      <w:ins w:id="3870" w:author="Chiarelo, Hugo" w:date="2025-09-16T11:20:00Z" w16du:dateUtc="2025-09-16T14:20:00Z">
        <w:r w:rsidR="00212783" w:rsidRPr="001F0A69">
          <w:rPr>
            <w:rFonts w:cs="Arial"/>
          </w:rPr>
          <w:t>Maintainable Item Catalog file</w:t>
        </w:r>
      </w:ins>
      <w:ins w:id="3871" w:author="Chiarelo, Hugo" w:date="2025-09-16T11:21:00Z" w16du:dateUtc="2025-09-16T14:21:00Z">
        <w:r w:rsidR="00FF6C22" w:rsidRPr="001F0A69">
          <w:rPr>
            <w:rFonts w:cs="Arial"/>
          </w:rPr>
          <w:t xml:space="preserve">, this is the list available of Maintainable </w:t>
        </w:r>
        <w:proofErr w:type="gramStart"/>
        <w:r w:rsidR="00FF6C22" w:rsidRPr="001F0A69">
          <w:rPr>
            <w:rFonts w:cs="Arial"/>
          </w:rPr>
          <w:t>Item</w:t>
        </w:r>
      </w:ins>
      <w:ins w:id="3872" w:author="Chiarelo, Hugo" w:date="2025-11-03T10:26:00Z" w16du:dateUtc="2025-11-03T13:26:00Z">
        <w:r w:rsidR="003F10FF" w:rsidRPr="001F0A69">
          <w:rPr>
            <w:rFonts w:cs="Arial"/>
          </w:rPr>
          <w:t>,</w:t>
        </w:r>
      </w:ins>
      <w:ins w:id="3873" w:author="Chiarelo, Hugo" w:date="2025-09-16T11:21:00Z" w16du:dateUtc="2025-09-16T14:21:00Z">
        <w:r w:rsidR="00220BC2" w:rsidRPr="001F0A69">
          <w:rPr>
            <w:rFonts w:cs="Arial"/>
          </w:rPr>
          <w:t xml:space="preserve"> and</w:t>
        </w:r>
        <w:proofErr w:type="gramEnd"/>
        <w:r w:rsidR="00220BC2" w:rsidRPr="001F0A69">
          <w:rPr>
            <w:rFonts w:cs="Arial"/>
          </w:rPr>
          <w:t xml:space="preserve"> then </w:t>
        </w:r>
      </w:ins>
      <w:ins w:id="3874" w:author="Chiarelo, Hugo" w:date="2025-09-16T11:26:00Z" w16du:dateUtc="2025-09-16T14:26:00Z">
        <w:r w:rsidR="00D747EE" w:rsidRPr="001F0A69">
          <w:rPr>
            <w:rFonts w:cs="Arial"/>
          </w:rPr>
          <w:t>read the Boundar</w:t>
        </w:r>
      </w:ins>
      <w:ins w:id="3875" w:author="Chiarelo, Hugo" w:date="2025-09-16T12:17:00Z" w16du:dateUtc="2025-09-16T15:17:00Z">
        <w:r w:rsidR="001250EC" w:rsidRPr="001F0A69">
          <w:rPr>
            <w:rFonts w:cs="Arial"/>
          </w:rPr>
          <w:t>ies</w:t>
        </w:r>
      </w:ins>
      <w:ins w:id="3876" w:author="Chiarelo, Hugo" w:date="2025-09-16T11:26:00Z" w16du:dateUtc="2025-09-16T14:26:00Z">
        <w:r w:rsidR="00D747EE" w:rsidRPr="001F0A69">
          <w:rPr>
            <w:rFonts w:cs="Arial"/>
          </w:rPr>
          <w:t xml:space="preserve"> of EMS file </w:t>
        </w:r>
      </w:ins>
      <w:ins w:id="3877" w:author="Chiarelo, Hugo" w:date="2025-09-16T11:34:00Z" w16du:dateUtc="2025-09-16T14:34:00Z">
        <w:r w:rsidR="00B711AE" w:rsidRPr="001F0A69">
          <w:rPr>
            <w:rFonts w:cs="Arial"/>
          </w:rPr>
          <w:t xml:space="preserve">and use </w:t>
        </w:r>
        <w:r w:rsidR="00AE1E6C" w:rsidRPr="001F0A69">
          <w:rPr>
            <w:rFonts w:cs="Arial"/>
          </w:rPr>
          <w:t xml:space="preserve">it to limit </w:t>
        </w:r>
      </w:ins>
      <w:ins w:id="3878" w:author="Chiarelo, Hugo" w:date="2025-09-16T11:42:00Z" w16du:dateUtc="2025-09-16T14:42:00Z">
        <w:r w:rsidR="00576C1B" w:rsidRPr="001F0A69">
          <w:rPr>
            <w:rFonts w:cs="Arial"/>
          </w:rPr>
          <w:t xml:space="preserve">the List of Maintainable Item based in the </w:t>
        </w:r>
        <w:r w:rsidR="000425B6" w:rsidRPr="001F0A69">
          <w:rPr>
            <w:rFonts w:cs="Arial"/>
          </w:rPr>
          <w:t>Bounda</w:t>
        </w:r>
      </w:ins>
      <w:ins w:id="3879" w:author="Chiarelo, Hugo" w:date="2025-09-16T11:43:00Z" w16du:dateUtc="2025-09-16T14:43:00Z">
        <w:r w:rsidR="000425B6" w:rsidRPr="001F0A69">
          <w:rPr>
            <w:rFonts w:cs="Arial"/>
          </w:rPr>
          <w:t xml:space="preserve">ry of EMS. </w:t>
        </w:r>
      </w:ins>
    </w:p>
    <w:p w14:paraId="20FB88AF" w14:textId="37A51293" w:rsidR="00FA6EB2" w:rsidRPr="001F0A69" w:rsidRDefault="000425B6">
      <w:pPr>
        <w:pStyle w:val="NormalIndent"/>
        <w:ind w:left="1080"/>
        <w:rPr>
          <w:ins w:id="3880" w:author="Chiarelo, Hugo" w:date="2025-09-16T12:15:00Z" w16du:dateUtc="2025-09-16T15:15:00Z"/>
          <w:rFonts w:cs="Arial"/>
        </w:rPr>
        <w:pPrChange w:id="3881" w:author="Chiarelo, Hugo" w:date="2025-09-16T22:29:00Z" w16du:dateUtc="2025-09-17T01:29:00Z">
          <w:pPr>
            <w:pStyle w:val="NormalIndent"/>
            <w:numPr>
              <w:numId w:val="58"/>
            </w:numPr>
            <w:ind w:left="1080" w:hanging="360"/>
          </w:pPr>
        </w:pPrChange>
      </w:pPr>
      <w:ins w:id="3882" w:author="Chiarelo, Hugo" w:date="2025-09-16T11:43:00Z" w16du:dateUtc="2025-09-16T14:43:00Z">
        <w:r w:rsidRPr="001F0A69">
          <w:rPr>
            <w:rFonts w:cs="Arial"/>
          </w:rPr>
          <w:t>B</w:t>
        </w:r>
      </w:ins>
      <w:ins w:id="3883" w:author="Chiarelo, Hugo" w:date="2025-09-10T17:49:00Z" w16du:dateUtc="2025-09-10T20:49:00Z">
        <w:r w:rsidR="00500CCE" w:rsidRPr="001F0A69">
          <w:rPr>
            <w:rFonts w:cs="Arial"/>
          </w:rPr>
          <w:t>ut</w:t>
        </w:r>
      </w:ins>
      <w:ins w:id="3884" w:author="Chiarelo, Hugo" w:date="2025-09-16T22:29:00Z" w16du:dateUtc="2025-09-17T01:29:00Z">
        <w:r w:rsidR="002A3D2C" w:rsidRPr="001F0A69">
          <w:rPr>
            <w:rFonts w:cs="Arial"/>
          </w:rPr>
          <w:t xml:space="preserve"> the AI must</w:t>
        </w:r>
      </w:ins>
      <w:ins w:id="3885" w:author="Chiarelo, Hugo" w:date="2025-09-10T17:49:00Z" w16du:dateUtc="2025-09-10T20:49:00Z">
        <w:r w:rsidR="00500CCE" w:rsidRPr="001F0A69">
          <w:rPr>
            <w:rFonts w:cs="Arial"/>
          </w:rPr>
          <w:t xml:space="preserve"> bring suggestions for improvement and use the Maintainable Item Catalog for this Item Class as </w:t>
        </w:r>
      </w:ins>
      <w:ins w:id="3886" w:author="Chiarelo, Hugo" w:date="2025-09-16T11:44:00Z" w16du:dateUtc="2025-09-16T14:44:00Z">
        <w:r w:rsidR="00DC609D" w:rsidRPr="001F0A69">
          <w:rPr>
            <w:rFonts w:cs="Arial"/>
          </w:rPr>
          <w:t>inspiration following the same standard.</w:t>
        </w:r>
      </w:ins>
    </w:p>
    <w:p w14:paraId="00CEB181" w14:textId="69E63A79" w:rsidR="00560467" w:rsidRPr="001F0A69" w:rsidRDefault="00560467" w:rsidP="00560467">
      <w:pPr>
        <w:pStyle w:val="NormalIndent"/>
        <w:ind w:left="1080"/>
        <w:rPr>
          <w:ins w:id="3887" w:author="Chiarelo, Hugo" w:date="2025-09-16T12:24:00Z" w16du:dateUtc="2025-09-16T15:24:00Z"/>
          <w:rFonts w:cs="Arial"/>
        </w:rPr>
      </w:pPr>
      <w:ins w:id="3888" w:author="Chiarelo, Hugo" w:date="2025-09-16T12:15:00Z" w16du:dateUtc="2025-09-16T15:15:00Z">
        <w:r w:rsidRPr="001F0A69">
          <w:rPr>
            <w:rFonts w:cs="Arial"/>
          </w:rPr>
          <w:t xml:space="preserve">Summarizing: </w:t>
        </w:r>
      </w:ins>
      <w:ins w:id="3889" w:author="Chiarelo, Hugo" w:date="2025-09-16T12:17:00Z" w16du:dateUtc="2025-09-16T15:17:00Z">
        <w:r w:rsidR="0044783B" w:rsidRPr="001F0A69">
          <w:rPr>
            <w:rFonts w:cs="Arial"/>
          </w:rPr>
          <w:t xml:space="preserve">Read the </w:t>
        </w:r>
        <w:r w:rsidR="001250EC" w:rsidRPr="001F0A69">
          <w:rPr>
            <w:rFonts w:cs="Arial"/>
          </w:rPr>
          <w:t>Boundar</w:t>
        </w:r>
      </w:ins>
      <w:ins w:id="3890" w:author="Chiarelo, Hugo" w:date="2025-09-16T12:18:00Z" w16du:dateUtc="2025-09-16T15:18:00Z">
        <w:r w:rsidR="001250EC" w:rsidRPr="001F0A69">
          <w:rPr>
            <w:rFonts w:cs="Arial"/>
          </w:rPr>
          <w:t>ies</w:t>
        </w:r>
      </w:ins>
      <w:ins w:id="3891" w:author="Chiarelo, Hugo" w:date="2025-09-16T12:17:00Z" w16du:dateUtc="2025-09-16T15:17:00Z">
        <w:r w:rsidR="001250EC" w:rsidRPr="001F0A69">
          <w:rPr>
            <w:rFonts w:cs="Arial"/>
          </w:rPr>
          <w:t xml:space="preserve"> inside the EMS </w:t>
        </w:r>
      </w:ins>
      <w:ins w:id="3892" w:author="Chiarelo, Hugo" w:date="2025-09-16T22:29:00Z" w16du:dateUtc="2025-09-17T01:29:00Z">
        <w:r w:rsidR="002A3D2C" w:rsidRPr="001F0A69">
          <w:rPr>
            <w:rFonts w:cs="Arial"/>
          </w:rPr>
          <w:t>file and</w:t>
        </w:r>
      </w:ins>
      <w:ins w:id="3893" w:author="Chiarelo, Hugo" w:date="2025-09-16T12:19:00Z" w16du:dateUtc="2025-09-16T15:19:00Z">
        <w:r w:rsidR="009E7D11" w:rsidRPr="001F0A69">
          <w:rPr>
            <w:rFonts w:cs="Arial"/>
          </w:rPr>
          <w:t xml:space="preserve"> identify inside the </w:t>
        </w:r>
        <w:r w:rsidR="00143FBA" w:rsidRPr="001F0A69">
          <w:rPr>
            <w:rFonts w:cs="Arial"/>
          </w:rPr>
          <w:t xml:space="preserve">Maintainable </w:t>
        </w:r>
        <w:r w:rsidR="00143FBA" w:rsidRPr="001F0A69">
          <w:rPr>
            <w:rFonts w:cs="Arial"/>
          </w:rPr>
          <w:lastRenderedPageBreak/>
          <w:t xml:space="preserve">Item Catalog </w:t>
        </w:r>
      </w:ins>
      <w:ins w:id="3894" w:author="Chiarelo, Hugo" w:date="2025-09-16T12:23:00Z" w16du:dateUtc="2025-09-16T15:23:00Z">
        <w:r w:rsidR="000E6271" w:rsidRPr="001F0A69">
          <w:rPr>
            <w:rFonts w:cs="Arial"/>
          </w:rPr>
          <w:t xml:space="preserve">the </w:t>
        </w:r>
        <w:r w:rsidR="00BA41D0" w:rsidRPr="001F0A69">
          <w:rPr>
            <w:rFonts w:cs="Arial"/>
          </w:rPr>
          <w:t>Mainta</w:t>
        </w:r>
      </w:ins>
      <w:ins w:id="3895" w:author="Chiarelo, Hugo" w:date="2025-09-16T12:24:00Z" w16du:dateUtc="2025-09-16T15:24:00Z">
        <w:r w:rsidR="00BA41D0" w:rsidRPr="001F0A69">
          <w:rPr>
            <w:rFonts w:cs="Arial"/>
          </w:rPr>
          <w:t xml:space="preserve">inable Item that best </w:t>
        </w:r>
        <w:proofErr w:type="gramStart"/>
        <w:r w:rsidR="00BA41D0" w:rsidRPr="001F0A69">
          <w:rPr>
            <w:rFonts w:cs="Arial"/>
          </w:rPr>
          <w:t>fit</w:t>
        </w:r>
        <w:proofErr w:type="gramEnd"/>
        <w:r w:rsidR="00BA41D0" w:rsidRPr="001F0A69">
          <w:rPr>
            <w:rFonts w:cs="Arial"/>
          </w:rPr>
          <w:t xml:space="preserve"> in the Boundaries Description.</w:t>
        </w:r>
      </w:ins>
    </w:p>
    <w:p w14:paraId="6225C054" w14:textId="77777777" w:rsidR="00CA7A4F" w:rsidRPr="001F0A69" w:rsidRDefault="00BA41D0">
      <w:pPr>
        <w:pStyle w:val="NormalIndent"/>
        <w:ind w:left="1080"/>
        <w:rPr>
          <w:ins w:id="3896" w:author="Chiarelo, Hugo" w:date="2025-11-03T10:27:00Z" w16du:dateUtc="2025-11-03T13:27:00Z"/>
          <w:rFonts w:cs="Arial"/>
        </w:rPr>
      </w:pPr>
      <w:ins w:id="3897" w:author="Chiarelo, Hugo" w:date="2025-09-16T12:24:00Z" w16du:dateUtc="2025-09-16T15:24:00Z">
        <w:r w:rsidRPr="001F0A69">
          <w:rPr>
            <w:rFonts w:cs="Arial"/>
          </w:rPr>
          <w:t>If any suggesti</w:t>
        </w:r>
        <w:r w:rsidR="00BB4009" w:rsidRPr="001F0A69">
          <w:rPr>
            <w:rFonts w:cs="Arial"/>
          </w:rPr>
          <w:t xml:space="preserve">ons of missing Maintainable Item </w:t>
        </w:r>
        <w:proofErr w:type="gramStart"/>
        <w:r w:rsidR="00BB4009" w:rsidRPr="001F0A69">
          <w:rPr>
            <w:rFonts w:cs="Arial"/>
          </w:rPr>
          <w:t>is</w:t>
        </w:r>
        <w:proofErr w:type="gramEnd"/>
        <w:r w:rsidR="00BB4009" w:rsidRPr="001F0A69">
          <w:rPr>
            <w:rFonts w:cs="Arial"/>
          </w:rPr>
          <w:t xml:space="preserve"> needed, please add in the output</w:t>
        </w:r>
      </w:ins>
      <w:ins w:id="3898" w:author="Chiarelo, Hugo" w:date="2025-09-16T12:25:00Z" w16du:dateUtc="2025-09-16T15:25:00Z">
        <w:r w:rsidR="00BB4009" w:rsidRPr="001F0A69">
          <w:rPr>
            <w:rFonts w:cs="Arial"/>
          </w:rPr>
          <w:t xml:space="preserve"> being identified by (*). </w:t>
        </w:r>
      </w:ins>
    </w:p>
    <w:p w14:paraId="3C775617" w14:textId="7B7211E7" w:rsidR="00BA41D0" w:rsidRPr="001F0A69" w:rsidRDefault="00BB4009">
      <w:pPr>
        <w:pStyle w:val="NormalIndent"/>
        <w:ind w:left="1080"/>
        <w:rPr>
          <w:ins w:id="3899" w:author="Chiarelo, Hugo" w:date="2025-09-10T17:37:00Z" w16du:dateUtc="2025-09-10T20:37:00Z"/>
          <w:rFonts w:cs="Arial"/>
        </w:rPr>
        <w:pPrChange w:id="3900" w:author="Chiarelo, Hugo" w:date="2025-09-16T12:15:00Z" w16du:dateUtc="2025-09-16T15:15:00Z">
          <w:pPr>
            <w:pStyle w:val="NormalIndent"/>
            <w:numPr>
              <w:numId w:val="58"/>
            </w:numPr>
            <w:ind w:left="1080" w:hanging="360"/>
          </w:pPr>
        </w:pPrChange>
      </w:pPr>
      <w:ins w:id="3901" w:author="Chiarelo, Hugo" w:date="2025-09-16T12:25:00Z" w16du:dateUtc="2025-09-16T15:25:00Z">
        <w:r w:rsidRPr="001F0A69">
          <w:rPr>
            <w:rFonts w:cs="Arial"/>
          </w:rPr>
          <w:t>Example: “DE Bearing (*)”</w:t>
        </w:r>
        <w:r w:rsidR="007A0DDA" w:rsidRPr="001F0A69">
          <w:rPr>
            <w:rFonts w:cs="Arial"/>
          </w:rPr>
          <w:t>. To suggest new Ma</w:t>
        </w:r>
      </w:ins>
      <w:ins w:id="3902" w:author="Chiarelo, Hugo" w:date="2025-09-16T12:26:00Z" w16du:dateUtc="2025-09-16T15:26:00Z">
        <w:r w:rsidR="007A0DDA" w:rsidRPr="001F0A69">
          <w:rPr>
            <w:rFonts w:cs="Arial"/>
          </w:rPr>
          <w:t>intainable Item, read the column “Scope”</w:t>
        </w:r>
        <w:r w:rsidR="00DF4D84" w:rsidRPr="001F0A69">
          <w:rPr>
            <w:rFonts w:cs="Arial"/>
          </w:rPr>
          <w:t xml:space="preserve"> in the EMS and take account of this is </w:t>
        </w:r>
        <w:proofErr w:type="spellStart"/>
        <w:proofErr w:type="gramStart"/>
        <w:r w:rsidR="00DF4D84" w:rsidRPr="001F0A69">
          <w:rPr>
            <w:rFonts w:cs="Arial"/>
          </w:rPr>
          <w:t>a</w:t>
        </w:r>
        <w:proofErr w:type="spellEnd"/>
        <w:proofErr w:type="gramEnd"/>
        <w:r w:rsidR="00DF4D84" w:rsidRPr="001F0A69">
          <w:rPr>
            <w:rFonts w:cs="Arial"/>
          </w:rPr>
          <w:t xml:space="preserve"> Oil and Gas Industry with Equipment inside the FPSO.</w:t>
        </w:r>
      </w:ins>
    </w:p>
    <w:p w14:paraId="726F5AC6" w14:textId="77777777" w:rsidR="00894EAA" w:rsidRPr="001F0A69" w:rsidRDefault="008E511D" w:rsidP="008516BC">
      <w:pPr>
        <w:pStyle w:val="NormalIndent"/>
        <w:numPr>
          <w:ilvl w:val="0"/>
          <w:numId w:val="58"/>
        </w:numPr>
        <w:rPr>
          <w:ins w:id="3903" w:author="Chiarelo, Hugo" w:date="2025-11-03T10:27:00Z" w16du:dateUtc="2025-11-03T13:27:00Z"/>
          <w:rFonts w:cs="Arial"/>
        </w:rPr>
      </w:pPr>
      <w:ins w:id="3904" w:author="Alvarenga, Agatha" w:date="2025-06-08T18:38:00Z" w16du:dateUtc="2025-06-08T21:38:00Z">
        <w:del w:id="3905" w:author="Chiarelo, Hugo" w:date="2025-09-10T14:12:00Z" w16du:dateUtc="2025-09-10T17:12:00Z">
          <w:r w:rsidRPr="001F0A69" w:rsidDel="00731CF3">
            <w:rPr>
              <w:rFonts w:cs="Arial"/>
            </w:rPr>
            <w:delText>T</w:delText>
          </w:r>
        </w:del>
      </w:ins>
      <w:ins w:id="3906" w:author="Alvarenga, Agatha" w:date="2025-06-08T18:39:00Z" w16du:dateUtc="2025-06-08T21:39:00Z">
        <w:del w:id="3907" w:author="Chiarelo, Hugo" w:date="2025-09-10T14:12:00Z" w16du:dateUtc="2025-09-10T17:12:00Z">
          <w:r w:rsidRPr="001F0A69" w:rsidDel="00731CF3">
            <w:rPr>
              <w:rFonts w:cs="Arial"/>
            </w:rPr>
            <w:delText xml:space="preserve">he maintainable item should be based </w:delText>
          </w:r>
        </w:del>
      </w:ins>
      <w:ins w:id="3908" w:author="Alvarenga, Agatha" w:date="2025-06-08T19:02:00Z" w16du:dateUtc="2025-06-08T22:02:00Z">
        <w:del w:id="3909" w:author="Chiarelo, Hugo" w:date="2025-09-10T14:12:00Z" w16du:dateUtc="2025-09-10T17:12:00Z">
          <w:r w:rsidR="00372F11" w:rsidRPr="001F0A69" w:rsidDel="00731CF3">
            <w:rPr>
              <w:rFonts w:cs="Arial"/>
            </w:rPr>
            <w:delText>on</w:delText>
          </w:r>
        </w:del>
      </w:ins>
      <w:ins w:id="3910" w:author="Alvarenga, Agatha" w:date="2025-06-08T18:39:00Z" w16du:dateUtc="2025-06-08T21:39:00Z">
        <w:del w:id="3911" w:author="Chiarelo, Hugo" w:date="2025-09-10T14:12:00Z" w16du:dateUtc="2025-09-10T17:12:00Z">
          <w:r w:rsidRPr="001F0A69" w:rsidDel="00731CF3">
            <w:rPr>
              <w:rFonts w:cs="Arial"/>
            </w:rPr>
            <w:delText xml:space="preserve"> the Boundaries of  EMS</w:delText>
          </w:r>
        </w:del>
      </w:ins>
      <w:ins w:id="3912" w:author="Matias, Kleber" w:date="2025-09-02T16:16:00Z" w16du:dateUtc="2025-09-02T19:16:00Z">
        <w:del w:id="3913" w:author="Chiarelo, Hugo" w:date="2025-09-10T14:12:00Z" w16du:dateUtc="2025-09-10T17:12:00Z">
          <w:r w:rsidR="00982995" w:rsidRPr="001F0A69" w:rsidDel="00731CF3">
            <w:rPr>
              <w:rFonts w:cs="Arial"/>
            </w:rPr>
            <w:delText>of EMS</w:delText>
          </w:r>
        </w:del>
      </w:ins>
      <w:ins w:id="3914" w:author="Alvarenga, Agatha" w:date="2025-06-08T19:02:00Z" w16du:dateUtc="2025-06-08T22:02:00Z">
        <w:del w:id="3915" w:author="Chiarelo, Hugo" w:date="2025-09-10T14:12:00Z" w16du:dateUtc="2025-09-10T17:12:00Z">
          <w:r w:rsidR="00372F11" w:rsidRPr="001F0A69" w:rsidDel="00731CF3">
            <w:rPr>
              <w:rFonts w:cs="Arial"/>
            </w:rPr>
            <w:delText>, but if something is missing, it also can be listed with a “*” in front of the description.</w:delText>
          </w:r>
        </w:del>
      </w:ins>
      <w:ins w:id="3916" w:author="Matias, Kleber" w:date="2025-09-02T16:17:00Z" w16du:dateUtc="2025-09-02T19:17:00Z">
        <w:del w:id="3917" w:author="Chiarelo, Hugo" w:date="2025-09-10T14:26:00Z" w16du:dateUtc="2025-09-10T17:26:00Z">
          <w:r w:rsidR="00294D53" w:rsidRPr="001F0A69" w:rsidDel="008516BC">
            <w:rPr>
              <w:rFonts w:cs="Arial"/>
            </w:rPr>
            <w:delText>s</w:delText>
          </w:r>
        </w:del>
      </w:ins>
      <w:ins w:id="3918" w:author="Chiarelo, Hugo" w:date="2025-09-10T14:29:00Z" w16du:dateUtc="2025-09-10T17:29:00Z">
        <w:r w:rsidR="001A6EF8" w:rsidRPr="001F0A69">
          <w:rPr>
            <w:rFonts w:cs="Arial"/>
          </w:rPr>
          <w:t xml:space="preserve">Maintainable Item must follow the structure: Maintainable Item + </w:t>
        </w:r>
      </w:ins>
      <w:ins w:id="3919" w:author="Chiarelo, Hugo" w:date="2025-09-10T14:30:00Z" w16du:dateUtc="2025-09-10T17:30:00Z">
        <w:r w:rsidR="0005627F" w:rsidRPr="001F0A69">
          <w:rPr>
            <w:rFonts w:cs="Arial"/>
          </w:rPr>
          <w:t>word “</w:t>
        </w:r>
      </w:ins>
      <w:ins w:id="3920" w:author="Chiarelo, Hugo" w:date="2025-09-10T14:29:00Z" w16du:dateUtc="2025-09-10T17:29:00Z">
        <w:r w:rsidR="001A6EF8" w:rsidRPr="001F0A69">
          <w:rPr>
            <w:rFonts w:cs="Arial"/>
          </w:rPr>
          <w:t>Failure</w:t>
        </w:r>
      </w:ins>
      <w:ins w:id="3921" w:author="Chiarelo, Hugo" w:date="2025-09-10T14:30:00Z" w16du:dateUtc="2025-09-10T17:30:00Z">
        <w:r w:rsidR="0005627F" w:rsidRPr="001F0A69">
          <w:rPr>
            <w:rFonts w:cs="Arial"/>
          </w:rPr>
          <w:t xml:space="preserve">”. </w:t>
        </w:r>
      </w:ins>
    </w:p>
    <w:p w14:paraId="1EAAD0B2" w14:textId="0B590DB4" w:rsidR="001A6EF8" w:rsidRPr="001F0A69" w:rsidRDefault="0005627F">
      <w:pPr>
        <w:pStyle w:val="NormalIndent"/>
        <w:ind w:left="1080"/>
        <w:rPr>
          <w:ins w:id="3922" w:author="Chiarelo, Hugo" w:date="2025-09-10T14:31:00Z" w16du:dateUtc="2025-09-10T17:31:00Z"/>
          <w:rFonts w:cs="Arial"/>
        </w:rPr>
        <w:pPrChange w:id="3923" w:author="Chiarelo, Hugo" w:date="2025-11-03T10:27:00Z" w16du:dateUtc="2025-11-03T13:27:00Z">
          <w:pPr>
            <w:pStyle w:val="NormalIndent"/>
            <w:numPr>
              <w:numId w:val="58"/>
            </w:numPr>
            <w:ind w:left="1080" w:hanging="360"/>
          </w:pPr>
        </w:pPrChange>
      </w:pPr>
      <w:ins w:id="3924" w:author="Chiarelo, Hugo" w:date="2025-09-10T14:30:00Z" w16du:dateUtc="2025-09-10T17:30:00Z">
        <w:r w:rsidRPr="001F0A69">
          <w:rPr>
            <w:rFonts w:cs="Arial"/>
          </w:rPr>
          <w:t xml:space="preserve">Example: </w:t>
        </w:r>
      </w:ins>
      <w:ins w:id="3925" w:author="Chiarelo, Hugo" w:date="2025-09-10T14:31:00Z" w16du:dateUtc="2025-09-10T17:31:00Z">
        <w:r w:rsidRPr="001F0A69">
          <w:rPr>
            <w:rFonts w:cs="Arial"/>
          </w:rPr>
          <w:t>“</w:t>
        </w:r>
      </w:ins>
      <w:ins w:id="3926" w:author="Chiarelo, Hugo" w:date="2025-09-10T14:30:00Z" w16du:dateUtc="2025-09-10T17:30:00Z">
        <w:r w:rsidRPr="001F0A69">
          <w:rPr>
            <w:rFonts w:cs="Arial"/>
          </w:rPr>
          <w:t>Radial Bearing Failure</w:t>
        </w:r>
      </w:ins>
      <w:ins w:id="3927" w:author="Chiarelo, Hugo" w:date="2025-09-10T14:31:00Z" w16du:dateUtc="2025-09-10T17:31:00Z">
        <w:r w:rsidRPr="001F0A69">
          <w:rPr>
            <w:rFonts w:cs="Arial"/>
          </w:rPr>
          <w:t>”</w:t>
        </w:r>
      </w:ins>
    </w:p>
    <w:p w14:paraId="0CA34A82" w14:textId="77777777" w:rsidR="0005627F" w:rsidRPr="001F0A69" w:rsidRDefault="0005627F" w:rsidP="0005627F">
      <w:pPr>
        <w:pStyle w:val="NormalIndent"/>
        <w:ind w:left="1080"/>
        <w:rPr>
          <w:ins w:id="3928" w:author="Chiarelo, Hugo" w:date="2025-09-10T14:31:00Z" w16du:dateUtc="2025-09-10T17:31:00Z"/>
          <w:rFonts w:cs="Arial"/>
        </w:rPr>
      </w:pPr>
    </w:p>
    <w:p w14:paraId="18595AAF" w14:textId="44994CDA" w:rsidR="0005627F" w:rsidRPr="001F0A69" w:rsidRDefault="0005627F">
      <w:pPr>
        <w:pStyle w:val="NormalIndent"/>
        <w:ind w:left="1080"/>
        <w:rPr>
          <w:ins w:id="3929" w:author="Chiarelo, Hugo" w:date="2025-09-10T13:55:00Z" w16du:dateUtc="2025-09-10T16:55:00Z"/>
          <w:rFonts w:cs="Arial"/>
        </w:rPr>
        <w:pPrChange w:id="3930" w:author="Chiarelo, Hugo" w:date="2025-09-10T14:31:00Z" w16du:dateUtc="2025-09-10T17:31:00Z">
          <w:pPr>
            <w:pStyle w:val="NormalIndent"/>
          </w:pPr>
        </w:pPrChange>
      </w:pPr>
      <w:ins w:id="3931" w:author="Chiarelo, Hugo" w:date="2025-09-10T14:31:00Z" w16du:dateUtc="2025-09-10T17:31:00Z">
        <w:r w:rsidRPr="001F0A69">
          <w:rPr>
            <w:rFonts w:cs="Arial"/>
          </w:rPr>
          <w:t>Notes:</w:t>
        </w:r>
        <w:r w:rsidRPr="001F0A69">
          <w:rPr>
            <w:rFonts w:cs="Arial"/>
          </w:rPr>
          <w:br/>
          <w:t xml:space="preserve">For Bearings, instead of using Radial and Axial Bearing, use </w:t>
        </w:r>
        <w:r w:rsidR="006179EE" w:rsidRPr="001F0A69">
          <w:rPr>
            <w:rFonts w:cs="Arial"/>
          </w:rPr>
          <w:t>NDE and DE Bearing.</w:t>
        </w:r>
      </w:ins>
    </w:p>
    <w:p w14:paraId="19FF6B3D" w14:textId="77777777" w:rsidR="00F973F3" w:rsidRPr="001F0A69" w:rsidRDefault="00F973F3" w:rsidP="00F973F3">
      <w:pPr>
        <w:pStyle w:val="NormalIndent"/>
        <w:ind w:left="720"/>
        <w:rPr>
          <w:ins w:id="3932" w:author="Alvarenga, Agatha" w:date="2025-06-08T18:36:00Z" w16du:dateUtc="2025-06-08T21:36:00Z"/>
          <w:rFonts w:cs="Arial"/>
        </w:rPr>
      </w:pPr>
    </w:p>
    <w:p w14:paraId="3F0505EB" w14:textId="77777777" w:rsidR="00F85ABD" w:rsidRPr="001F0A69" w:rsidRDefault="00F85ABD">
      <w:pPr>
        <w:pStyle w:val="NormalIndent"/>
        <w:ind w:left="720"/>
        <w:rPr>
          <w:ins w:id="3933" w:author="Alvarenga, Agatha" w:date="2025-06-08T18:34:00Z" w16du:dateUtc="2025-06-08T21:34:00Z"/>
          <w:rFonts w:cs="Arial"/>
        </w:rPr>
        <w:pPrChange w:id="3934" w:author="Alvarenga, Agatha" w:date="2025-06-08T18:34:00Z" w16du:dateUtc="2025-06-08T21:34:00Z">
          <w:pPr>
            <w:pStyle w:val="ListParagraph"/>
            <w:numPr>
              <w:numId w:val="52"/>
            </w:numPr>
            <w:spacing w:line="276" w:lineRule="auto"/>
            <w:ind w:hanging="360"/>
          </w:pPr>
        </w:pPrChange>
      </w:pPr>
    </w:p>
    <w:p w14:paraId="6DCC43C9" w14:textId="45402692" w:rsidR="00F85ABD" w:rsidRPr="001F0A69" w:rsidDel="007B4A83" w:rsidRDefault="00AF3FB8">
      <w:pPr>
        <w:pStyle w:val="NormalIndent"/>
        <w:numPr>
          <w:ilvl w:val="0"/>
          <w:numId w:val="54"/>
        </w:numPr>
        <w:jc w:val="left"/>
        <w:rPr>
          <w:ins w:id="3935" w:author="Alvarenga, Agatha" w:date="2025-06-08T18:36:00Z" w16du:dateUtc="2025-06-08T21:36:00Z"/>
          <w:del w:id="3936" w:author="Chiarelo, Hugo" w:date="2025-10-13T16:09:00Z" w16du:dateUtc="2025-10-13T19:09:00Z"/>
          <w:rFonts w:cs="Arial"/>
        </w:rPr>
        <w:pPrChange w:id="3937" w:author="Chiarelo, Hugo" w:date="2025-10-13T16:09:00Z" w16du:dateUtc="2025-10-13T19:09:00Z">
          <w:pPr>
            <w:pStyle w:val="NormalIndent"/>
            <w:numPr>
              <w:numId w:val="54"/>
            </w:numPr>
            <w:ind w:left="720" w:hanging="360"/>
          </w:pPr>
        </w:pPrChange>
      </w:pPr>
      <w:ins w:id="3938" w:author="Alvarenga, Agatha" w:date="2025-05-13T19:11:00Z" w16du:dateUtc="2025-05-13T22:11:00Z">
        <w:r w:rsidRPr="001F0A69">
          <w:rPr>
            <w:rFonts w:cs="Arial"/>
          </w:rPr>
          <w:t xml:space="preserve">Failure Effect </w:t>
        </w:r>
        <w:del w:id="3939" w:author="Chiarelo, Hugo" w:date="2025-10-13T16:09:00Z" w16du:dateUtc="2025-10-13T19:09:00Z">
          <w:r w:rsidRPr="001F0A69" w:rsidDel="007B4A83">
            <w:rPr>
              <w:rFonts w:cs="Arial"/>
            </w:rPr>
            <w:delText>Severit</w:delText>
          </w:r>
        </w:del>
      </w:ins>
      <w:ins w:id="3940" w:author="Alvarenga, Agatha" w:date="2025-06-08T18:35:00Z" w16du:dateUtc="2025-06-08T21:35:00Z">
        <w:del w:id="3941" w:author="Chiarelo, Hugo" w:date="2025-10-13T16:09:00Z" w16du:dateUtc="2025-10-13T19:09:00Z">
          <w:r w:rsidR="00F85ABD" w:rsidRPr="001F0A69" w:rsidDel="007B4A83">
            <w:rPr>
              <w:rFonts w:cs="Arial"/>
            </w:rPr>
            <w:delText>y</w:delText>
          </w:r>
        </w:del>
      </w:ins>
    </w:p>
    <w:p w14:paraId="4E68CDE8" w14:textId="2CFE8560" w:rsidR="00F85ABD" w:rsidRPr="001F0A69" w:rsidRDefault="007B4A83" w:rsidP="00A12C35">
      <w:pPr>
        <w:pStyle w:val="NormalIndent"/>
        <w:numPr>
          <w:ilvl w:val="0"/>
          <w:numId w:val="54"/>
        </w:numPr>
        <w:jc w:val="left"/>
        <w:rPr>
          <w:ins w:id="3942" w:author="Chiarelo, Hugo" w:date="2025-10-13T16:13:00Z" w16du:dateUtc="2025-10-13T19:13:00Z"/>
          <w:rFonts w:cs="Arial"/>
        </w:rPr>
      </w:pPr>
      <w:ins w:id="3943" w:author="Chiarelo, Hugo" w:date="2025-10-13T16:09:00Z" w16du:dateUtc="2025-10-13T19:09:00Z">
        <w:r w:rsidRPr="001F0A69">
          <w:rPr>
            <w:rFonts w:cs="Arial"/>
          </w:rPr>
          <w:br/>
        </w:r>
        <w:r w:rsidR="00A12C35" w:rsidRPr="001F0A69">
          <w:rPr>
            <w:rFonts w:cs="Arial"/>
          </w:rPr>
          <w:t xml:space="preserve">Identify what is the effect of the Failure </w:t>
        </w:r>
      </w:ins>
      <w:ins w:id="3944" w:author="Chiarelo, Hugo" w:date="2025-10-13T16:11:00Z" w16du:dateUtc="2025-10-13T19:11:00Z">
        <w:r w:rsidR="00924547" w:rsidRPr="001F0A69">
          <w:rPr>
            <w:rFonts w:cs="Arial"/>
          </w:rPr>
          <w:t>in the Maintainable Item</w:t>
        </w:r>
        <w:r w:rsidR="004B57FB" w:rsidRPr="001F0A69">
          <w:rPr>
            <w:rFonts w:cs="Arial"/>
          </w:rPr>
          <w:t xml:space="preserve">, which presents that Symptom and </w:t>
        </w:r>
      </w:ins>
      <w:ins w:id="3945" w:author="Chiarelo, Hugo" w:date="2025-10-13T16:12:00Z" w16du:dateUtc="2025-10-13T19:12:00Z">
        <w:r w:rsidR="004B57FB" w:rsidRPr="001F0A69">
          <w:rPr>
            <w:rFonts w:cs="Arial"/>
          </w:rPr>
          <w:t>caused by that Failure Mechanism.</w:t>
        </w:r>
      </w:ins>
      <w:ins w:id="3946" w:author="Chiarelo, Hugo" w:date="2025-10-13T16:14:00Z" w16du:dateUtc="2025-10-13T19:14:00Z">
        <w:r w:rsidR="00C32088" w:rsidRPr="001F0A69">
          <w:rPr>
            <w:rFonts w:cs="Arial"/>
          </w:rPr>
          <w:br/>
          <w:t xml:space="preserve">The effect is the </w:t>
        </w:r>
      </w:ins>
      <w:ins w:id="3947" w:author="Chiarelo, Hugo" w:date="2025-11-03T10:28:00Z" w16du:dateUtc="2025-11-03T13:28:00Z">
        <w:r w:rsidR="00894EAA" w:rsidRPr="001F0A69">
          <w:rPr>
            <w:rFonts w:cs="Arial"/>
          </w:rPr>
          <w:t>immediate</w:t>
        </w:r>
      </w:ins>
      <w:ins w:id="3948" w:author="Chiarelo, Hugo" w:date="2025-10-13T16:14:00Z" w16du:dateUtc="2025-10-13T19:14:00Z">
        <w:r w:rsidR="00C32088" w:rsidRPr="001F0A69">
          <w:rPr>
            <w:rFonts w:cs="Arial"/>
          </w:rPr>
          <w:t xml:space="preserve"> </w:t>
        </w:r>
        <w:r w:rsidR="0074052C" w:rsidRPr="001F0A69">
          <w:rPr>
            <w:rFonts w:cs="Arial"/>
          </w:rPr>
          <w:t>result of Failure.</w:t>
        </w:r>
      </w:ins>
      <w:ins w:id="3949" w:author="Chiarelo, Hugo" w:date="2025-10-13T16:12:00Z" w16du:dateUtc="2025-10-13T19:12:00Z">
        <w:r w:rsidR="004B57FB" w:rsidRPr="001F0A69">
          <w:rPr>
            <w:rFonts w:cs="Arial"/>
          </w:rPr>
          <w:br/>
          <w:t xml:space="preserve">Example: </w:t>
        </w:r>
        <w:r w:rsidR="008F4293" w:rsidRPr="001F0A69">
          <w:rPr>
            <w:rFonts w:cs="Arial"/>
          </w:rPr>
          <w:br/>
          <w:t xml:space="preserve">What is the effect of the </w:t>
        </w:r>
      </w:ins>
      <w:ins w:id="3950" w:author="Chiarelo, Hugo" w:date="2025-10-13T16:13:00Z" w16du:dateUtc="2025-10-13T19:13:00Z">
        <w:r w:rsidR="00D47EA1" w:rsidRPr="001F0A69">
          <w:rPr>
            <w:rFonts w:cs="Arial"/>
          </w:rPr>
          <w:t>Bearing Failure, showing Vibration caused by a misalignment?</w:t>
        </w:r>
        <w:r w:rsidR="00D47EA1" w:rsidRPr="001F0A69">
          <w:rPr>
            <w:rFonts w:cs="Arial"/>
          </w:rPr>
          <w:br/>
          <w:t>Trip in the compressor</w:t>
        </w:r>
      </w:ins>
      <w:ins w:id="3951" w:author="Chiarelo, Hugo" w:date="2025-10-13T16:09:00Z" w16du:dateUtc="2025-10-13T19:09:00Z">
        <w:r w:rsidR="00A12C35" w:rsidRPr="001F0A69">
          <w:rPr>
            <w:rFonts w:cs="Arial"/>
          </w:rPr>
          <w:br/>
        </w:r>
      </w:ins>
    </w:p>
    <w:p w14:paraId="6D92F457" w14:textId="77777777" w:rsidR="00C32088" w:rsidRPr="001F0A69" w:rsidRDefault="00C32088">
      <w:pPr>
        <w:pStyle w:val="NormalIndent"/>
        <w:ind w:left="720"/>
        <w:jc w:val="left"/>
        <w:rPr>
          <w:ins w:id="3952" w:author="Chiarelo, Hugo" w:date="2025-10-13T16:13:00Z" w16du:dateUtc="2025-10-13T19:13:00Z"/>
          <w:rFonts w:cs="Arial"/>
        </w:rPr>
        <w:pPrChange w:id="3953" w:author="Chiarelo, Hugo" w:date="2025-10-13T16:14:00Z" w16du:dateUtc="2025-10-13T19:14:00Z">
          <w:pPr>
            <w:pStyle w:val="NormalIndent"/>
            <w:numPr>
              <w:numId w:val="54"/>
            </w:numPr>
            <w:ind w:left="720" w:hanging="360"/>
            <w:jc w:val="left"/>
          </w:pPr>
        </w:pPrChange>
      </w:pPr>
    </w:p>
    <w:p w14:paraId="6E8BC120" w14:textId="77777777" w:rsidR="00C32088" w:rsidRPr="001F0A69" w:rsidRDefault="00C32088">
      <w:pPr>
        <w:pStyle w:val="NormalIndent"/>
        <w:ind w:left="720"/>
        <w:jc w:val="left"/>
        <w:rPr>
          <w:ins w:id="3954" w:author="Alvarenga, Agatha" w:date="2025-05-13T17:50:00Z" w16du:dateUtc="2025-05-13T20:50:00Z"/>
          <w:rFonts w:cs="Arial"/>
        </w:rPr>
        <w:pPrChange w:id="3955" w:author="Chiarelo, Hugo" w:date="2025-10-13T16:13:00Z" w16du:dateUtc="2025-10-13T19:13:00Z">
          <w:pPr>
            <w:pStyle w:val="NormalIndent"/>
            <w:numPr>
              <w:numId w:val="54"/>
            </w:numPr>
            <w:ind w:left="720" w:hanging="360"/>
          </w:pPr>
        </w:pPrChange>
      </w:pPr>
    </w:p>
    <w:p w14:paraId="0E3734F0" w14:textId="4B5682B8" w:rsidR="00783667" w:rsidRPr="001F0A69" w:rsidRDefault="0083519C" w:rsidP="00783667">
      <w:pPr>
        <w:pStyle w:val="NormalIndent"/>
        <w:numPr>
          <w:ilvl w:val="0"/>
          <w:numId w:val="54"/>
        </w:numPr>
        <w:rPr>
          <w:ins w:id="3956" w:author="Alvarenga, Agatha" w:date="2025-06-08T18:51:00Z" w16du:dateUtc="2025-06-08T21:51:00Z"/>
          <w:rFonts w:cs="Arial"/>
        </w:rPr>
      </w:pPr>
      <w:ins w:id="3957" w:author="Alvarenga, Agatha" w:date="2025-05-13T17:50:00Z" w16du:dateUtc="2025-05-13T20:50:00Z">
        <w:r w:rsidRPr="001F0A69">
          <w:rPr>
            <w:rFonts w:cs="Arial"/>
          </w:rPr>
          <w:t>Symptom</w:t>
        </w:r>
      </w:ins>
      <w:ins w:id="3958" w:author="Alvarenga, Agatha" w:date="2025-06-08T18:51:00Z" w16du:dateUtc="2025-06-08T21:51:00Z">
        <w:r w:rsidR="00B4294E" w:rsidRPr="001F0A69">
          <w:rPr>
            <w:rFonts w:cs="Arial"/>
          </w:rPr>
          <w:t xml:space="preserve"> Code</w:t>
        </w:r>
      </w:ins>
    </w:p>
    <w:p w14:paraId="58F474CE" w14:textId="09C4DBC0" w:rsidR="00B4294E" w:rsidRPr="001F0A69" w:rsidRDefault="00B4294E">
      <w:pPr>
        <w:ind w:left="720"/>
        <w:rPr>
          <w:ins w:id="3959" w:author="Chiarelo, Hugo" w:date="2025-09-10T14:36:00Z" w16du:dateUtc="2025-09-10T17:36:00Z"/>
          <w:rFonts w:cs="Arial"/>
        </w:rPr>
        <w:pPrChange w:id="3960" w:author="Chiarelo, Hugo" w:date="2025-11-03T10:30:00Z" w16du:dateUtc="2025-11-03T13:30:00Z">
          <w:pPr>
            <w:pStyle w:val="ListParagraph"/>
            <w:numPr>
              <w:numId w:val="62"/>
            </w:numPr>
            <w:ind w:left="1080" w:hanging="360"/>
          </w:pPr>
        </w:pPrChange>
      </w:pPr>
      <w:ins w:id="3961" w:author="Alvarenga, Agatha" w:date="2025-06-08T18:51:00Z" w16du:dateUtc="2025-06-08T21:51:00Z">
        <w:r w:rsidRPr="001F0A69">
          <w:rPr>
            <w:rFonts w:cs="Arial"/>
          </w:rPr>
          <w:t xml:space="preserve">Symptom Code </w:t>
        </w:r>
      </w:ins>
      <w:ins w:id="3962" w:author="Matias, Kleber" w:date="2025-09-03T08:19:00Z" w16du:dateUtc="2025-09-03T11:19:00Z">
        <w:r w:rsidR="003A5CE2" w:rsidRPr="001F0A69">
          <w:rPr>
            <w:rFonts w:cs="Arial"/>
          </w:rPr>
          <w:t xml:space="preserve">is the </w:t>
        </w:r>
        <w:del w:id="3963" w:author="Chiarelo, Hugo" w:date="2025-09-10T16:40:00Z" w16du:dateUtc="2025-09-10T19:40:00Z">
          <w:r w:rsidR="003A5CE2" w:rsidRPr="001F0A69" w:rsidDel="00AE6C02">
            <w:rPr>
              <w:rFonts w:cs="Arial"/>
            </w:rPr>
            <w:delText>same of</w:delText>
          </w:r>
        </w:del>
      </w:ins>
      <w:ins w:id="3964" w:author="Chiarelo, Hugo" w:date="2025-09-10T16:40:00Z" w16du:dateUtc="2025-09-10T19:40:00Z">
        <w:r w:rsidR="00AE6C02" w:rsidRPr="001F0A69">
          <w:rPr>
            <w:rFonts w:cs="Arial"/>
          </w:rPr>
          <w:t>same</w:t>
        </w:r>
      </w:ins>
      <w:ins w:id="3965" w:author="Matias, Kleber" w:date="2025-09-03T08:19:00Z" w16du:dateUtc="2025-09-03T11:19:00Z">
        <w:r w:rsidR="003A5CE2" w:rsidRPr="001F0A69">
          <w:rPr>
            <w:rFonts w:cs="Arial"/>
          </w:rPr>
          <w:t xml:space="preserve"> failure modes presented </w:t>
        </w:r>
      </w:ins>
      <w:ins w:id="3966" w:author="Alvarenga, Agatha" w:date="2025-06-08T18:51:00Z" w16du:dateUtc="2025-06-08T21:51:00Z">
        <w:del w:id="3967" w:author="Matias, Kleber" w:date="2025-09-03T08:19:00Z" w16du:dateUtc="2025-09-03T11:19:00Z">
          <w:r w:rsidRPr="001F0A69">
            <w:rPr>
              <w:rFonts w:cs="Arial"/>
            </w:rPr>
            <w:delText xml:space="preserve">based </w:delText>
          </w:r>
        </w:del>
        <w:r w:rsidRPr="001F0A69">
          <w:rPr>
            <w:rFonts w:cs="Arial"/>
          </w:rPr>
          <w:t>in</w:t>
        </w:r>
      </w:ins>
      <w:ins w:id="3968" w:author="Chiarelo, Hugo" w:date="2025-09-10T14:31:00Z" w16du:dateUtc="2025-09-10T17:31:00Z">
        <w:r w:rsidR="006179EE" w:rsidRPr="001F0A69">
          <w:rPr>
            <w:rFonts w:cs="Arial"/>
          </w:rPr>
          <w:t xml:space="preserve"> the Symptom</w:t>
        </w:r>
      </w:ins>
      <w:ins w:id="3969" w:author="Chiarelo, Hugo" w:date="2025-09-10T14:32:00Z" w16du:dateUtc="2025-09-10T17:32:00Z">
        <w:r w:rsidR="006179EE" w:rsidRPr="001F0A69">
          <w:rPr>
            <w:rFonts w:cs="Arial"/>
          </w:rPr>
          <w:t xml:space="preserve"> Catalog</w:t>
        </w:r>
      </w:ins>
      <w:ins w:id="3970" w:author="Chiarelo, Hugo" w:date="2025-09-10T14:33:00Z" w16du:dateUtc="2025-09-10T17:33:00Z">
        <w:r w:rsidR="003D40EE" w:rsidRPr="001F0A69">
          <w:rPr>
            <w:rFonts w:cs="Arial"/>
          </w:rPr>
          <w:t xml:space="preserve"> file, based on </w:t>
        </w:r>
      </w:ins>
      <w:ins w:id="3971" w:author="Alvarenga, Agatha" w:date="2025-06-08T18:51:00Z" w16du:dateUtc="2025-06-08T21:51:00Z">
        <w:del w:id="3972" w:author="Chiarelo, Hugo" w:date="2025-11-03T10:29:00Z" w16du:dateUtc="2025-11-03T13:29:00Z">
          <w:r w:rsidRPr="001F0A69" w:rsidDel="006175A3">
            <w:rPr>
              <w:rFonts w:cs="Arial"/>
            </w:rPr>
            <w:delText xml:space="preserve"> ISO</w:delText>
          </w:r>
        </w:del>
      </w:ins>
      <w:ins w:id="3973" w:author="Chiarelo, Hugo" w:date="2025-11-03T10:29:00Z" w16du:dateUtc="2025-11-03T13:29:00Z">
        <w:r w:rsidR="006175A3" w:rsidRPr="001F0A69">
          <w:rPr>
            <w:rFonts w:cs="Arial"/>
          </w:rPr>
          <w:t>ISO</w:t>
        </w:r>
      </w:ins>
      <w:ins w:id="3974" w:author="Chiarelo, Hugo" w:date="2025-09-10T14:33:00Z" w16du:dateUtc="2025-09-10T17:33:00Z">
        <w:r w:rsidR="003D40EE" w:rsidRPr="001F0A69">
          <w:rPr>
            <w:rFonts w:cs="Arial"/>
          </w:rPr>
          <w:t xml:space="preserve"> </w:t>
        </w:r>
      </w:ins>
      <w:ins w:id="3975" w:author="Alvarenga, Agatha" w:date="2025-06-08T18:51:00Z" w16du:dateUtc="2025-06-08T21:51:00Z">
        <w:r w:rsidRPr="001F0A69">
          <w:rPr>
            <w:rFonts w:cs="Arial"/>
          </w:rPr>
          <w:t>14224</w:t>
        </w:r>
      </w:ins>
      <w:ins w:id="3976" w:author="Matias, Kleber" w:date="2025-09-03T08:19:00Z" w16du:dateUtc="2025-09-03T11:19:00Z">
        <w:r w:rsidR="003A5CE2" w:rsidRPr="001F0A69">
          <w:rPr>
            <w:rFonts w:cs="Arial"/>
          </w:rPr>
          <w:t>,</w:t>
        </w:r>
      </w:ins>
      <w:ins w:id="3977" w:author="Chiarelo, Hugo" w:date="2025-09-02T16:11:00Z" w16du:dateUtc="2025-09-02T19:11:00Z">
        <w:r w:rsidR="00DB25F2" w:rsidRPr="001F0A69">
          <w:rPr>
            <w:rFonts w:cs="Arial"/>
          </w:rPr>
          <w:t xml:space="preserve"> tab</w:t>
        </w:r>
        <w:r w:rsidR="00212ED7" w:rsidRPr="001F0A69">
          <w:rPr>
            <w:rFonts w:cs="Arial"/>
          </w:rPr>
          <w:t>le</w:t>
        </w:r>
      </w:ins>
      <w:ins w:id="3978" w:author="Matias, Kleber" w:date="2025-09-03T08:18:00Z" w16du:dateUtc="2025-09-03T11:18:00Z">
        <w:r w:rsidR="00212ED7" w:rsidRPr="001F0A69" w:rsidDel="00294D53">
          <w:rPr>
            <w:rFonts w:cs="Arial"/>
          </w:rPr>
          <w:t xml:space="preserve"> </w:t>
        </w:r>
        <w:r w:rsidR="00A81045" w:rsidRPr="001F0A69">
          <w:rPr>
            <w:rFonts w:cs="Arial"/>
          </w:rPr>
          <w:t>B.</w:t>
        </w:r>
        <w:r w:rsidR="001001BC" w:rsidRPr="001F0A69">
          <w:rPr>
            <w:rFonts w:cs="Arial"/>
          </w:rPr>
          <w:t>1</w:t>
        </w:r>
      </w:ins>
      <w:ins w:id="3979" w:author="Chiarelo, Hugo" w:date="2025-09-10T14:31:00Z" w16du:dateUtc="2025-09-10T17:31:00Z">
        <w:r w:rsidR="006179EE" w:rsidRPr="001F0A69">
          <w:rPr>
            <w:rFonts w:cs="Arial"/>
          </w:rPr>
          <w:t>5</w:t>
        </w:r>
      </w:ins>
      <w:ins w:id="3980" w:author="Matias, Kleber" w:date="2025-09-03T08:18:00Z" w16du:dateUtc="2025-09-03T11:18:00Z">
        <w:del w:id="3981" w:author="Chiarelo, Hugo" w:date="2025-09-10T14:31:00Z" w16du:dateUtc="2025-09-10T17:31:00Z">
          <w:r w:rsidR="001001BC" w:rsidRPr="001F0A69" w:rsidDel="006179EE">
            <w:rPr>
              <w:rFonts w:cs="Arial"/>
            </w:rPr>
            <w:delText>5</w:delText>
          </w:r>
        </w:del>
        <w:r w:rsidR="003A5CE2" w:rsidRPr="001F0A69">
          <w:rPr>
            <w:rFonts w:cs="Arial"/>
          </w:rPr>
          <w:t>.</w:t>
        </w:r>
      </w:ins>
      <w:ins w:id="3982" w:author="Chiarelo, Hugo" w:date="2025-09-02T16:11:00Z" w16du:dateUtc="2025-09-02T19:11:00Z">
        <w:del w:id="3983" w:author="Matias, Kleber" w:date="2025-09-02T16:17:00Z" w16du:dateUtc="2025-09-02T19:17:00Z">
          <w:r w:rsidR="00212ED7" w:rsidRPr="001F0A69" w:rsidDel="00294D53">
            <w:rPr>
              <w:rFonts w:cs="Arial"/>
            </w:rPr>
            <w:delText xml:space="preserve"> </w:delText>
          </w:r>
        </w:del>
      </w:ins>
    </w:p>
    <w:p w14:paraId="4B58491E" w14:textId="0C5044B6" w:rsidR="00C44C79" w:rsidRPr="001F0A69" w:rsidRDefault="00C44C79">
      <w:pPr>
        <w:ind w:left="720"/>
        <w:rPr>
          <w:ins w:id="3984" w:author="Chiarelo, Hugo" w:date="2025-09-10T14:28:00Z" w16du:dateUtc="2025-09-10T17:28:00Z"/>
          <w:rFonts w:cs="Arial"/>
        </w:rPr>
        <w:pPrChange w:id="3985" w:author="Chiarelo, Hugo" w:date="2025-11-03T10:30:00Z" w16du:dateUtc="2025-11-03T13:30:00Z">
          <w:pPr>
            <w:pStyle w:val="ListParagraph"/>
            <w:numPr>
              <w:numId w:val="62"/>
            </w:numPr>
            <w:ind w:left="1080" w:hanging="360"/>
          </w:pPr>
        </w:pPrChange>
      </w:pPr>
      <w:ins w:id="3986" w:author="Chiarelo, Hugo" w:date="2025-09-10T14:36:00Z" w16du:dateUtc="2025-09-10T17:36:00Z">
        <w:r w:rsidRPr="001F0A69">
          <w:rPr>
            <w:rFonts w:cs="Arial"/>
          </w:rPr>
          <w:t>If the Item Class is not listed in the Symptom Catalog</w:t>
        </w:r>
      </w:ins>
      <w:ins w:id="3987" w:author="Chiarelo, Hugo" w:date="2025-09-10T14:37:00Z" w16du:dateUtc="2025-09-10T17:37:00Z">
        <w:r w:rsidR="00FF170E" w:rsidRPr="001F0A69">
          <w:rPr>
            <w:rFonts w:cs="Arial"/>
          </w:rPr>
          <w:t xml:space="preserve">, please </w:t>
        </w:r>
      </w:ins>
      <w:ins w:id="3988" w:author="Chiarelo, Hugo" w:date="2025-09-10T16:40:00Z" w16du:dateUtc="2025-09-10T19:40:00Z">
        <w:r w:rsidR="00AE6C02" w:rsidRPr="001F0A69">
          <w:rPr>
            <w:rFonts w:cs="Arial"/>
          </w:rPr>
          <w:t>suggest</w:t>
        </w:r>
      </w:ins>
      <w:ins w:id="3989" w:author="Chiarelo, Hugo" w:date="2025-09-10T14:37:00Z" w16du:dateUtc="2025-09-10T17:37:00Z">
        <w:r w:rsidR="00FF170E" w:rsidRPr="001F0A69">
          <w:rPr>
            <w:rFonts w:cs="Arial"/>
          </w:rPr>
          <w:t xml:space="preserve"> Symptoms using as reference this is </w:t>
        </w:r>
      </w:ins>
      <w:ins w:id="3990" w:author="Chiarelo, Hugo" w:date="2025-11-03T10:29:00Z" w16du:dateUtc="2025-11-03T13:29:00Z">
        <w:r w:rsidR="006175A3" w:rsidRPr="001F0A69">
          <w:rPr>
            <w:rFonts w:cs="Arial"/>
          </w:rPr>
          <w:t>a FMEA</w:t>
        </w:r>
      </w:ins>
      <w:ins w:id="3991" w:author="Chiarelo, Hugo" w:date="2025-09-10T14:37:00Z" w16du:dateUtc="2025-09-10T17:37:00Z">
        <w:r w:rsidR="00FF170E" w:rsidRPr="001F0A69">
          <w:rPr>
            <w:rFonts w:cs="Arial"/>
          </w:rPr>
          <w:t xml:space="preserve"> for </w:t>
        </w:r>
      </w:ins>
      <w:ins w:id="3992" w:author="Chiarelo, Hugo" w:date="2025-11-03T10:29:00Z" w16du:dateUtc="2025-11-03T13:29:00Z">
        <w:r w:rsidR="006175A3" w:rsidRPr="001F0A69">
          <w:rPr>
            <w:rFonts w:cs="Arial"/>
          </w:rPr>
          <w:t>an</w:t>
        </w:r>
      </w:ins>
      <w:ins w:id="3993" w:author="Chiarelo, Hugo" w:date="2025-09-10T14:37:00Z" w16du:dateUtc="2025-09-10T17:37:00Z">
        <w:r w:rsidR="00FF170E" w:rsidRPr="001F0A69">
          <w:rPr>
            <w:rFonts w:cs="Arial"/>
          </w:rPr>
          <w:t xml:space="preserve"> Oil and Gas industry, where the equipment </w:t>
        </w:r>
      </w:ins>
      <w:ins w:id="3994" w:author="Chiarelo, Hugo" w:date="2025-11-03T10:30:00Z" w16du:dateUtc="2025-11-03T13:30:00Z">
        <w:r w:rsidR="006175A3" w:rsidRPr="001F0A69">
          <w:rPr>
            <w:rFonts w:cs="Arial"/>
          </w:rPr>
          <w:t>is</w:t>
        </w:r>
      </w:ins>
      <w:ins w:id="3995" w:author="Chiarelo, Hugo" w:date="2025-09-10T14:38:00Z" w16du:dateUtc="2025-09-10T17:38:00Z">
        <w:r w:rsidR="00FF170E" w:rsidRPr="001F0A69">
          <w:rPr>
            <w:rFonts w:cs="Arial"/>
          </w:rPr>
          <w:t xml:space="preserve"> part of </w:t>
        </w:r>
      </w:ins>
      <w:ins w:id="3996" w:author="Chiarelo, Hugo" w:date="2025-09-10T15:16:00Z" w16du:dateUtc="2025-09-10T18:16:00Z">
        <w:r w:rsidR="00572CA1" w:rsidRPr="001F0A69">
          <w:rPr>
            <w:rFonts w:cs="Arial"/>
          </w:rPr>
          <w:t>an FPSO</w:t>
        </w:r>
      </w:ins>
      <w:ins w:id="3997" w:author="Chiarelo, Hugo" w:date="2025-09-10T14:38:00Z" w16du:dateUtc="2025-09-10T17:38:00Z">
        <w:r w:rsidR="00FF170E" w:rsidRPr="001F0A69">
          <w:rPr>
            <w:rFonts w:cs="Arial"/>
          </w:rPr>
          <w:t>.</w:t>
        </w:r>
      </w:ins>
    </w:p>
    <w:p w14:paraId="78ED45D3" w14:textId="77777777" w:rsidR="00006368" w:rsidRPr="001F0A69" w:rsidDel="00617029" w:rsidRDefault="00006368">
      <w:pPr>
        <w:pStyle w:val="ListParagraph"/>
        <w:ind w:left="1080"/>
        <w:rPr>
          <w:ins w:id="3998" w:author="Alvarenga, Agatha" w:date="2025-06-08T18:51:00Z" w16du:dateUtc="2025-06-08T21:51:00Z"/>
          <w:del w:id="3999" w:author="Chiarelo, Hugo" w:date="2025-09-10T14:38:00Z" w16du:dateUtc="2025-09-10T17:38:00Z"/>
          <w:rFonts w:cs="Arial"/>
        </w:rPr>
        <w:pPrChange w:id="4000" w:author="Chiarelo, Hugo" w:date="2025-09-10T14:28:00Z" w16du:dateUtc="2025-09-10T17:28:00Z">
          <w:pPr>
            <w:pStyle w:val="ListParagraph"/>
          </w:pPr>
        </w:pPrChange>
      </w:pPr>
    </w:p>
    <w:p w14:paraId="3BD2013E" w14:textId="77777777" w:rsidR="00B4294E" w:rsidRPr="001F0A69" w:rsidRDefault="00B4294E">
      <w:pPr>
        <w:pStyle w:val="TOC6"/>
        <w:ind w:left="0"/>
        <w:rPr>
          <w:ins w:id="4001" w:author="Alvarenga, Agatha" w:date="2025-06-08T18:51:00Z" w16du:dateUtc="2025-06-08T21:51:00Z"/>
          <w:rFonts w:cs="Arial"/>
        </w:rPr>
        <w:pPrChange w:id="4002" w:author="Chiarelo, Hugo" w:date="2025-09-10T14:38:00Z" w16du:dateUtc="2025-09-10T17:38:00Z">
          <w:pPr>
            <w:pStyle w:val="NormalIndent"/>
            <w:numPr>
              <w:numId w:val="54"/>
            </w:numPr>
            <w:ind w:left="720" w:hanging="360"/>
          </w:pPr>
        </w:pPrChange>
      </w:pPr>
    </w:p>
    <w:p w14:paraId="476DC391" w14:textId="1D3012BA" w:rsidR="00B4294E" w:rsidRPr="001F0A69" w:rsidDel="00DE0F67" w:rsidRDefault="00B4294E" w:rsidP="00783667">
      <w:pPr>
        <w:pStyle w:val="NormalIndent"/>
        <w:numPr>
          <w:ilvl w:val="0"/>
          <w:numId w:val="54"/>
        </w:numPr>
        <w:rPr>
          <w:ins w:id="4003" w:author="Alvarenga, Agatha" w:date="2025-06-08T18:38:00Z" w16du:dateUtc="2025-06-08T21:38:00Z"/>
          <w:del w:id="4004" w:author="Chiarelo, Hugo" w:date="2025-09-10T14:27:00Z" w16du:dateUtc="2025-09-10T17:27:00Z"/>
          <w:rFonts w:cs="Arial"/>
        </w:rPr>
      </w:pPr>
      <w:ins w:id="4005" w:author="Alvarenga, Agatha" w:date="2025-06-08T18:51:00Z" w16du:dateUtc="2025-06-08T21:51:00Z">
        <w:del w:id="4006" w:author="Chiarelo, Hugo" w:date="2025-09-10T14:27:00Z" w16du:dateUtc="2025-09-10T17:27:00Z">
          <w:r w:rsidRPr="001F0A69" w:rsidDel="00DE0F67">
            <w:rPr>
              <w:rFonts w:cs="Arial"/>
            </w:rPr>
            <w:delText>Symptoms Description</w:delText>
          </w:r>
        </w:del>
      </w:ins>
    </w:p>
    <w:p w14:paraId="286935D8" w14:textId="77777777" w:rsidR="00D51BD4" w:rsidRPr="001F0A69" w:rsidRDefault="008E511D" w:rsidP="008E511D">
      <w:pPr>
        <w:pStyle w:val="NormalIndent"/>
        <w:ind w:left="720"/>
        <w:rPr>
          <w:ins w:id="4007" w:author="Alvarenga, Agatha" w:date="2025-06-08T18:40:00Z" w16du:dateUtc="2025-06-08T21:40:00Z"/>
          <w:rFonts w:cs="Arial"/>
        </w:rPr>
      </w:pPr>
      <w:ins w:id="4008" w:author="Alvarenga, Agatha" w:date="2025-06-08T18:38:00Z" w16du:dateUtc="2025-06-08T21:38:00Z">
        <w:r w:rsidRPr="001F0A69">
          <w:rPr>
            <w:rFonts w:cs="Arial"/>
          </w:rPr>
          <w:t xml:space="preserve">Rules: </w:t>
        </w:r>
      </w:ins>
    </w:p>
    <w:p w14:paraId="6B349BA7" w14:textId="33FEB8C4" w:rsidR="008E511D" w:rsidRPr="001F0A69" w:rsidRDefault="008E511D" w:rsidP="00D51BD4">
      <w:pPr>
        <w:pStyle w:val="NormalIndent"/>
        <w:numPr>
          <w:ilvl w:val="0"/>
          <w:numId w:val="59"/>
        </w:numPr>
        <w:rPr>
          <w:ins w:id="4009" w:author="Alvarenga, Agatha" w:date="2025-06-08T18:40:00Z" w16du:dateUtc="2025-06-08T21:40:00Z"/>
          <w:rFonts w:cs="Arial"/>
        </w:rPr>
      </w:pPr>
      <w:ins w:id="4010" w:author="Alvarenga, Agatha" w:date="2025-06-08T18:38:00Z" w16du:dateUtc="2025-06-08T21:38:00Z">
        <w:r w:rsidRPr="001F0A69">
          <w:rPr>
            <w:rFonts w:cs="Arial"/>
          </w:rPr>
          <w:t>Should one symptom per line be considered.</w:t>
        </w:r>
      </w:ins>
    </w:p>
    <w:p w14:paraId="479D65CB" w14:textId="2AE2B317" w:rsidR="00D51BD4" w:rsidRPr="001F0A69" w:rsidRDefault="00D51BD4" w:rsidP="00D51BD4">
      <w:pPr>
        <w:pStyle w:val="NormalIndent"/>
        <w:numPr>
          <w:ilvl w:val="0"/>
          <w:numId w:val="59"/>
        </w:numPr>
        <w:rPr>
          <w:ins w:id="4011" w:author="Alvarenga, Agatha" w:date="2025-06-08T19:02:00Z" w16du:dateUtc="2025-06-08T22:02:00Z"/>
          <w:rFonts w:cs="Arial"/>
        </w:rPr>
      </w:pPr>
      <w:ins w:id="4012" w:author="Alvarenga, Agatha" w:date="2025-06-08T18:40:00Z" w16du:dateUtc="2025-06-08T21:40:00Z">
        <w:r w:rsidRPr="001F0A69">
          <w:rPr>
            <w:rFonts w:cs="Arial"/>
          </w:rPr>
          <w:t>Keep all symptoms possible per maintainable item</w:t>
        </w:r>
      </w:ins>
      <w:ins w:id="4013" w:author="Alvarenga, Agatha" w:date="2025-06-08T18:43:00Z" w16du:dateUtc="2025-06-08T21:43:00Z">
        <w:r w:rsidR="00562F76" w:rsidRPr="001F0A69">
          <w:rPr>
            <w:rFonts w:cs="Arial"/>
          </w:rPr>
          <w:t xml:space="preserve"> </w:t>
        </w:r>
      </w:ins>
      <w:ins w:id="4014" w:author="Alvarenga, Agatha" w:date="2025-06-08T18:44:00Z" w16du:dateUtc="2025-06-08T21:44:00Z">
        <w:r w:rsidR="00562F76" w:rsidRPr="001F0A69">
          <w:rPr>
            <w:rFonts w:cs="Arial"/>
          </w:rPr>
          <w:t xml:space="preserve">following the </w:t>
        </w:r>
        <w:del w:id="4015" w:author="Chiarelo, Hugo" w:date="2025-09-10T14:34:00Z" w16du:dateUtc="2025-09-10T17:34:00Z">
          <w:r w:rsidR="00562F76" w:rsidRPr="001F0A69" w:rsidDel="0028643D">
            <w:rPr>
              <w:rFonts w:cs="Arial"/>
            </w:rPr>
            <w:delText>ISO14224 table</w:delText>
          </w:r>
        </w:del>
      </w:ins>
      <w:ins w:id="4016" w:author="Chiarelo, Hugo" w:date="2025-09-10T14:34:00Z" w16du:dateUtc="2025-09-10T17:34:00Z">
        <w:r w:rsidR="0028643D" w:rsidRPr="001F0A69">
          <w:rPr>
            <w:rFonts w:cs="Arial"/>
          </w:rPr>
          <w:t xml:space="preserve">Symptom </w:t>
        </w:r>
        <w:r w:rsidR="00D05188" w:rsidRPr="001F0A69">
          <w:rPr>
            <w:rFonts w:cs="Arial"/>
          </w:rPr>
          <w:t>Catalog file.</w:t>
        </w:r>
      </w:ins>
    </w:p>
    <w:p w14:paraId="72F02D85" w14:textId="1F1A614E" w:rsidR="00372F11" w:rsidRPr="001F0A69" w:rsidRDefault="00372F11">
      <w:pPr>
        <w:pStyle w:val="NormalIndent"/>
        <w:numPr>
          <w:ilvl w:val="0"/>
          <w:numId w:val="59"/>
        </w:numPr>
        <w:rPr>
          <w:ins w:id="4017" w:author="Chiarelo, Hugo" w:date="2025-09-10T14:34:00Z" w16du:dateUtc="2025-09-10T17:34:00Z"/>
          <w:rFonts w:cs="Arial"/>
        </w:rPr>
      </w:pPr>
      <w:ins w:id="4018" w:author="Alvarenga, Agatha" w:date="2025-06-08T19:02:00Z" w16du:dateUtc="2025-06-08T22:02:00Z">
        <w:r w:rsidRPr="001F0A69">
          <w:rPr>
            <w:rFonts w:cs="Arial"/>
          </w:rPr>
          <w:t>More than one symptom can be listed</w:t>
        </w:r>
      </w:ins>
      <w:ins w:id="4019" w:author="Chiarelo, Hugo" w:date="2025-09-10T14:34:00Z" w16du:dateUtc="2025-09-10T17:34:00Z">
        <w:r w:rsidR="00D05188" w:rsidRPr="001F0A69">
          <w:rPr>
            <w:rFonts w:cs="Arial"/>
          </w:rPr>
          <w:t xml:space="preserve"> per Maintainable Item</w:t>
        </w:r>
      </w:ins>
      <w:ins w:id="4020" w:author="Alvarenga, Agatha" w:date="2025-06-08T19:02:00Z" w16du:dateUtc="2025-06-08T22:02:00Z">
        <w:r w:rsidRPr="001F0A69">
          <w:rPr>
            <w:rFonts w:cs="Arial"/>
          </w:rPr>
          <w:t>.</w:t>
        </w:r>
      </w:ins>
    </w:p>
    <w:p w14:paraId="5E0A9F30" w14:textId="60F8F7F4" w:rsidR="00D05188" w:rsidRPr="001F0A69" w:rsidRDefault="00D05188">
      <w:pPr>
        <w:pStyle w:val="NormalIndent"/>
        <w:numPr>
          <w:ilvl w:val="0"/>
          <w:numId w:val="59"/>
        </w:numPr>
        <w:rPr>
          <w:ins w:id="4021" w:author="Chiarelo, Hugo" w:date="2025-09-10T14:36:00Z" w16du:dateUtc="2025-09-10T17:36:00Z"/>
          <w:rFonts w:cs="Arial"/>
        </w:rPr>
      </w:pPr>
      <w:ins w:id="4022" w:author="Chiarelo, Hugo" w:date="2025-09-10T14:34:00Z" w16du:dateUtc="2025-09-10T17:34:00Z">
        <w:r w:rsidRPr="001F0A69">
          <w:rPr>
            <w:rFonts w:cs="Arial"/>
          </w:rPr>
          <w:t>All the Maintainable Item should</w:t>
        </w:r>
      </w:ins>
      <w:ins w:id="4023" w:author="Chiarelo, Hugo" w:date="2025-09-10T14:35:00Z" w16du:dateUtc="2025-09-10T17:35:00Z">
        <w:r w:rsidR="00131D9D" w:rsidRPr="001F0A69">
          <w:rPr>
            <w:rFonts w:cs="Arial"/>
          </w:rPr>
          <w:t xml:space="preserve"> have at least one Symptom.</w:t>
        </w:r>
      </w:ins>
    </w:p>
    <w:p w14:paraId="453BD2C0" w14:textId="77777777" w:rsidR="00C44C79" w:rsidRPr="001F0A69" w:rsidRDefault="00C44C79">
      <w:pPr>
        <w:pStyle w:val="NormalIndent"/>
        <w:ind w:left="720"/>
        <w:rPr>
          <w:ins w:id="4024" w:author="Chiarelo, Hugo" w:date="2025-10-21T08:23:00Z" w16du:dateUtc="2025-10-21T11:23:00Z"/>
          <w:rFonts w:cs="Arial"/>
        </w:rPr>
      </w:pPr>
    </w:p>
    <w:p w14:paraId="03965704" w14:textId="01A8F7AA" w:rsidR="00C3118D" w:rsidRPr="001F0A69" w:rsidRDefault="00C3118D">
      <w:pPr>
        <w:pStyle w:val="NormalIndent"/>
        <w:numPr>
          <w:ilvl w:val="0"/>
          <w:numId w:val="59"/>
        </w:numPr>
        <w:rPr>
          <w:ins w:id="4025" w:author="Chiarelo, Hugo" w:date="2025-10-21T08:23:00Z" w16du:dateUtc="2025-10-21T11:23:00Z"/>
          <w:rFonts w:cs="Arial"/>
        </w:rPr>
        <w:pPrChange w:id="4026" w:author="Chiarelo, Hugo" w:date="2025-10-21T08:23:00Z" w16du:dateUtc="2025-10-21T11:23:00Z">
          <w:pPr>
            <w:pStyle w:val="NormalIndent"/>
            <w:ind w:left="720"/>
          </w:pPr>
        </w:pPrChange>
      </w:pPr>
      <w:ins w:id="4027" w:author="Chiarelo, Hugo" w:date="2025-10-21T08:23:00Z" w16du:dateUtc="2025-10-21T11:23:00Z">
        <w:r w:rsidRPr="001F0A69">
          <w:rPr>
            <w:rFonts w:cs="Arial"/>
          </w:rPr>
          <w:t>Symptom–Item Consistency Rule</w:t>
        </w:r>
      </w:ins>
    </w:p>
    <w:p w14:paraId="3994F438" w14:textId="74F41852" w:rsidR="00C3118D" w:rsidRPr="001F0A69" w:rsidRDefault="00C3118D">
      <w:pPr>
        <w:pStyle w:val="NormalIndent"/>
        <w:ind w:left="1080"/>
        <w:rPr>
          <w:ins w:id="4028" w:author="Chiarelo, Hugo" w:date="2025-10-21T08:23:00Z" w16du:dateUtc="2025-10-21T11:23:00Z"/>
          <w:rFonts w:cs="Arial"/>
        </w:rPr>
        <w:pPrChange w:id="4029" w:author="Chiarelo, Hugo" w:date="2025-10-21T08:23:00Z" w16du:dateUtc="2025-10-21T11:23:00Z">
          <w:pPr>
            <w:pStyle w:val="NormalIndent"/>
            <w:ind w:left="720"/>
          </w:pPr>
        </w:pPrChange>
      </w:pPr>
      <w:ins w:id="4030" w:author="Chiarelo, Hugo" w:date="2025-10-21T08:23:00Z" w16du:dateUtc="2025-10-21T11:23:00Z">
        <w:r w:rsidRPr="001F0A69">
          <w:rPr>
            <w:rFonts w:cs="Arial"/>
          </w:rPr>
          <w:t>When generating the FMEA, the AI must analyze each Maintainable Item’s technical nature (mechanical, electrical, instrumentation, sealing, structural, control/</w:t>
        </w:r>
      </w:ins>
      <w:ins w:id="4031" w:author="Chiarelo, Hugo" w:date="2025-11-03T10:30:00Z" w16du:dateUtc="2025-11-03T13:30:00Z">
        <w:r w:rsidR="00E46BA0" w:rsidRPr="001F0A69">
          <w:rPr>
            <w:rFonts w:cs="Arial"/>
          </w:rPr>
          <w:t>software,</w:t>
        </w:r>
      </w:ins>
      <w:ins w:id="4032" w:author="Chiarelo, Hugo" w:date="2025-10-21T08:23:00Z" w16du:dateUtc="2025-10-21T11:23:00Z">
        <w:r w:rsidRPr="001F0A69">
          <w:rPr>
            <w:rFonts w:cs="Arial"/>
          </w:rPr>
          <w:t xml:space="preserve"> </w:t>
        </w:r>
      </w:ins>
      <w:ins w:id="4033" w:author="Chiarelo, Hugo" w:date="2025-11-03T10:31:00Z" w16du:dateUtc="2025-11-03T13:31:00Z">
        <w:r w:rsidR="00E46BA0" w:rsidRPr="001F0A69">
          <w:rPr>
            <w:rFonts w:cs="Arial"/>
          </w:rPr>
          <w:t>etc.</w:t>
        </w:r>
      </w:ins>
      <w:ins w:id="4034" w:author="Chiarelo, Hugo" w:date="2025-10-21T08:23:00Z" w16du:dateUtc="2025-10-21T11:23:00Z">
        <w:r w:rsidRPr="001F0A69">
          <w:rPr>
            <w:rFonts w:cs="Arial"/>
          </w:rPr>
          <w:t>) using the EMS boundaries and Maintainable Item Catalog.</w:t>
        </w:r>
      </w:ins>
    </w:p>
    <w:p w14:paraId="2269D1ED" w14:textId="77777777" w:rsidR="00C3118D" w:rsidRPr="001F0A69" w:rsidRDefault="00C3118D">
      <w:pPr>
        <w:pStyle w:val="NormalIndent"/>
        <w:ind w:left="1080"/>
        <w:rPr>
          <w:ins w:id="4035" w:author="Chiarelo, Hugo" w:date="2025-10-21T08:23:00Z" w16du:dateUtc="2025-10-21T11:23:00Z"/>
          <w:rFonts w:cs="Arial"/>
        </w:rPr>
        <w:pPrChange w:id="4036" w:author="Chiarelo, Hugo" w:date="2025-10-21T08:23:00Z" w16du:dateUtc="2025-10-21T11:23:00Z">
          <w:pPr>
            <w:pStyle w:val="NormalIndent"/>
            <w:ind w:left="720"/>
          </w:pPr>
        </w:pPrChange>
      </w:pPr>
      <w:ins w:id="4037" w:author="Chiarelo, Hugo" w:date="2025-10-21T08:23:00Z" w16du:dateUtc="2025-10-21T11:23:00Z">
        <w:r w:rsidRPr="001F0A69">
          <w:rPr>
            <w:rFonts w:cs="Arial"/>
          </w:rPr>
          <w:t>Then, for each Maintainable Item, only select Symptoms that are physically or functionally observable for that type according to ISO 14224.</w:t>
        </w:r>
      </w:ins>
    </w:p>
    <w:p w14:paraId="50A732CF" w14:textId="77777777" w:rsidR="00C3118D" w:rsidRPr="001F0A69" w:rsidRDefault="00C3118D">
      <w:pPr>
        <w:pStyle w:val="NormalIndent"/>
        <w:ind w:left="1080"/>
        <w:rPr>
          <w:ins w:id="4038" w:author="Chiarelo, Hugo" w:date="2025-10-21T08:23:00Z" w16du:dateUtc="2025-10-21T11:23:00Z"/>
          <w:rFonts w:cs="Arial"/>
        </w:rPr>
        <w:pPrChange w:id="4039" w:author="Chiarelo, Hugo" w:date="2025-10-21T08:23:00Z" w16du:dateUtc="2025-10-21T11:23:00Z">
          <w:pPr>
            <w:pStyle w:val="NormalIndent"/>
            <w:ind w:left="720"/>
          </w:pPr>
        </w:pPrChange>
      </w:pPr>
      <w:ins w:id="4040" w:author="Chiarelo, Hugo" w:date="2025-10-21T08:23:00Z" w16du:dateUtc="2025-10-21T11:23:00Z">
        <w:r w:rsidRPr="001F0A69">
          <w:rPr>
            <w:rFonts w:cs="Arial"/>
          </w:rPr>
          <w:t>Exclude or replace Symptoms that are not technically coherent (e.g., "Failure to start" on bearings → use "Failure to rotate"; "Leakage" on control panels → invalid).</w:t>
        </w:r>
      </w:ins>
    </w:p>
    <w:p w14:paraId="402813A5" w14:textId="39551481" w:rsidR="00C3118D" w:rsidRPr="001F0A69" w:rsidRDefault="00C3118D" w:rsidP="00C3118D">
      <w:pPr>
        <w:pStyle w:val="NormalIndent"/>
        <w:ind w:left="1080"/>
        <w:rPr>
          <w:ins w:id="4041" w:author="Chiarelo, Hugo" w:date="2025-10-21T08:25:00Z" w16du:dateUtc="2025-10-21T11:25:00Z"/>
          <w:rFonts w:cs="Arial"/>
        </w:rPr>
      </w:pPr>
      <w:ins w:id="4042" w:author="Chiarelo, Hugo" w:date="2025-10-21T08:23:00Z" w16du:dateUtc="2025-10-21T11:23:00Z">
        <w:r w:rsidRPr="001F0A69">
          <w:rPr>
            <w:rFonts w:cs="Arial"/>
          </w:rPr>
          <w:t>This validation must be done before final FMEA export to guarantee that every Symptom is realistic for the Maintainable Item’s actual function and engineering behavior.</w:t>
        </w:r>
      </w:ins>
    </w:p>
    <w:p w14:paraId="1FB58B78" w14:textId="77777777" w:rsidR="00BC418A" w:rsidRPr="001F0A69" w:rsidRDefault="00BC418A">
      <w:pPr>
        <w:pStyle w:val="NormalIndent"/>
        <w:ind w:left="1080"/>
        <w:rPr>
          <w:ins w:id="4043" w:author="Alvarenga, Agatha" w:date="2025-06-08T18:36:00Z" w16du:dateUtc="2025-06-08T21:36:00Z"/>
          <w:rFonts w:cs="Arial"/>
        </w:rPr>
        <w:pPrChange w:id="4044" w:author="Chiarelo, Hugo" w:date="2025-10-21T08:23:00Z" w16du:dateUtc="2025-10-21T11:23:00Z">
          <w:pPr>
            <w:pStyle w:val="NormalIndent"/>
            <w:numPr>
              <w:numId w:val="54"/>
            </w:numPr>
            <w:ind w:left="720" w:hanging="360"/>
          </w:pPr>
        </w:pPrChange>
      </w:pPr>
    </w:p>
    <w:p w14:paraId="2BA8B96E" w14:textId="6FC41B23" w:rsidR="00BC418A" w:rsidRPr="001F0A69" w:rsidRDefault="00BC418A">
      <w:pPr>
        <w:pStyle w:val="Heading3"/>
        <w:numPr>
          <w:ilvl w:val="0"/>
          <w:numId w:val="0"/>
        </w:numPr>
        <w:ind w:left="1134"/>
        <w:rPr>
          <w:ins w:id="4045" w:author="Chiarelo, Hugo" w:date="2025-10-21T08:25:00Z" w16du:dateUtc="2025-10-21T11:25:00Z"/>
          <w:rFonts w:cs="Arial"/>
          <w:b w:val="0"/>
          <w:bCs/>
          <w:sz w:val="27"/>
          <w:rPrChange w:id="4046" w:author="Chiarelo, Hugo" w:date="2025-11-03T10:58:00Z" w16du:dateUtc="2025-11-03T13:58:00Z">
            <w:rPr>
              <w:ins w:id="4047" w:author="Chiarelo, Hugo" w:date="2025-10-21T08:25:00Z" w16du:dateUtc="2025-10-21T11:25:00Z"/>
              <w:rFonts w:ascii="Times New Roman" w:hAnsi="Times New Roman"/>
              <w:sz w:val="27"/>
            </w:rPr>
          </w:rPrChange>
        </w:rPr>
        <w:pPrChange w:id="4048" w:author="Chiarelo, Hugo" w:date="2025-10-21T08:25:00Z" w16du:dateUtc="2025-10-21T11:25:00Z">
          <w:pPr>
            <w:pStyle w:val="Heading3"/>
          </w:pPr>
        </w:pPrChange>
      </w:pPr>
      <w:bookmarkStart w:id="4049" w:name="_Toc212622462"/>
      <w:ins w:id="4050" w:author="Chiarelo, Hugo" w:date="2025-10-21T08:25:00Z" w16du:dateUtc="2025-10-21T11:25:00Z">
        <w:r w:rsidRPr="001F0A69">
          <w:rPr>
            <w:rStyle w:val="Strong"/>
            <w:rFonts w:cs="Arial"/>
            <w:rPrChange w:id="4051" w:author="Chiarelo, Hugo" w:date="2025-11-03T10:58:00Z" w16du:dateUtc="2025-11-03T13:58:00Z">
              <w:rPr>
                <w:rStyle w:val="Strong"/>
                <w:b/>
                <w:bCs w:val="0"/>
              </w:rPr>
            </w:rPrChange>
          </w:rPr>
          <w:t>Application Rules of Symptoms</w:t>
        </w:r>
      </w:ins>
      <w:ins w:id="4052" w:author="Chiarelo, Hugo" w:date="2025-10-21T08:29:00Z" w16du:dateUtc="2025-10-21T11:29:00Z">
        <w:r w:rsidR="00647634" w:rsidRPr="001F0A69">
          <w:rPr>
            <w:rStyle w:val="Strong"/>
            <w:rFonts w:cs="Arial"/>
            <w:rPrChange w:id="4053" w:author="Chiarelo, Hugo" w:date="2025-11-03T10:58:00Z" w16du:dateUtc="2025-11-03T13:58:00Z">
              <w:rPr>
                <w:rStyle w:val="Strong"/>
                <w:b/>
                <w:bCs w:val="0"/>
              </w:rPr>
            </w:rPrChange>
          </w:rPr>
          <w:t xml:space="preserve"> for AI Agent</w:t>
        </w:r>
      </w:ins>
      <w:bookmarkEnd w:id="4049"/>
    </w:p>
    <w:p w14:paraId="6CFE4DBC" w14:textId="22480501" w:rsidR="00D67D93" w:rsidRPr="001F0A69" w:rsidRDefault="00BC418A" w:rsidP="00D67D93">
      <w:pPr>
        <w:pStyle w:val="NormalWeb"/>
        <w:numPr>
          <w:ilvl w:val="0"/>
          <w:numId w:val="75"/>
        </w:numPr>
        <w:rPr>
          <w:ins w:id="4054" w:author="Chiarelo, Hugo" w:date="2025-11-03T10:33:00Z" w16du:dateUtc="2025-11-03T13:33:00Z"/>
          <w:rFonts w:ascii="Arial" w:hAnsi="Arial" w:cs="Arial"/>
          <w:bCs/>
          <w:sz w:val="22"/>
          <w:szCs w:val="22"/>
        </w:rPr>
      </w:pPr>
      <w:ins w:id="4055" w:author="Chiarelo, Hugo" w:date="2025-10-21T08:25:00Z" w16du:dateUtc="2025-10-21T11:25:00Z">
        <w:r w:rsidRPr="001F0A69">
          <w:rPr>
            <w:rStyle w:val="Strong"/>
            <w:rFonts w:ascii="Arial" w:hAnsi="Arial" w:cs="Arial"/>
            <w:b w:val="0"/>
            <w:sz w:val="22"/>
            <w:szCs w:val="22"/>
            <w:rPrChange w:id="4056" w:author="Chiarelo, Hugo" w:date="2025-11-03T10:58:00Z" w16du:dateUtc="2025-11-03T13:58:00Z">
              <w:rPr>
                <w:rStyle w:val="Strong"/>
              </w:rPr>
            </w:rPrChange>
          </w:rPr>
          <w:t>Technical Classification of Maintainable Item</w:t>
        </w:r>
        <w:r w:rsidRPr="001F0A69">
          <w:rPr>
            <w:rFonts w:ascii="Arial" w:hAnsi="Arial" w:cs="Arial"/>
            <w:bCs/>
            <w:sz w:val="22"/>
            <w:szCs w:val="22"/>
            <w:rPrChange w:id="4057" w:author="Chiarelo, Hugo" w:date="2025-11-03T10:58:00Z" w16du:dateUtc="2025-11-03T13:58:00Z">
              <w:rPr/>
            </w:rPrChange>
          </w:rPr>
          <w:br/>
          <w:t>Before assigning any Symptom, the AI shall determine the Maintainable Item’s technical type based on the EMS boundary, Maintainable Item Catalog, and functional description.</w:t>
        </w:r>
        <w:r w:rsidRPr="001F0A69">
          <w:rPr>
            <w:rFonts w:ascii="Arial" w:hAnsi="Arial" w:cs="Arial"/>
            <w:bCs/>
            <w:sz w:val="22"/>
            <w:szCs w:val="22"/>
            <w:rPrChange w:id="4058" w:author="Chiarelo, Hugo" w:date="2025-11-03T10:58:00Z" w16du:dateUtc="2025-11-03T13:58:00Z">
              <w:rPr/>
            </w:rPrChange>
          </w:rPr>
          <w:br/>
          <w:t>Each Maintainable Item shall be classified into one of the following example types</w:t>
        </w:r>
      </w:ins>
      <w:ins w:id="4059" w:author="Chiarelo, Hugo" w:date="2025-11-03T10:33:00Z" w16du:dateUtc="2025-11-03T13:33:00Z">
        <w:r w:rsidR="00D67D93" w:rsidRPr="001F0A69">
          <w:rPr>
            <w:rFonts w:ascii="Arial" w:hAnsi="Arial" w:cs="Arial"/>
            <w:bCs/>
            <w:sz w:val="22"/>
            <w:szCs w:val="22"/>
          </w:rPr>
          <w:t>:</w:t>
        </w:r>
      </w:ins>
    </w:p>
    <w:p w14:paraId="5D5088EA" w14:textId="77777777" w:rsidR="00D67D93" w:rsidRPr="001F0A69" w:rsidRDefault="00D67D93">
      <w:pPr>
        <w:pStyle w:val="NormalWeb"/>
        <w:ind w:left="720"/>
        <w:rPr>
          <w:ins w:id="4060" w:author="Chiarelo, Hugo" w:date="2025-10-21T08:25:00Z" w16du:dateUtc="2025-10-21T11:25:00Z"/>
          <w:rFonts w:ascii="Arial" w:hAnsi="Arial" w:cs="Arial"/>
          <w:bCs/>
          <w:sz w:val="22"/>
          <w:szCs w:val="22"/>
          <w:rPrChange w:id="4061" w:author="Chiarelo, Hugo" w:date="2025-11-03T10:58:00Z" w16du:dateUtc="2025-11-03T13:58:00Z">
            <w:rPr>
              <w:ins w:id="4062" w:author="Chiarelo, Hugo" w:date="2025-10-21T08:25:00Z" w16du:dateUtc="2025-10-21T11:25:00Z"/>
            </w:rPr>
          </w:rPrChange>
        </w:rPr>
        <w:pPrChange w:id="4063" w:author="Chiarelo, Hugo" w:date="2025-11-03T10:33:00Z" w16du:dateUtc="2025-11-03T13:33:00Z">
          <w:pPr>
            <w:pStyle w:val="NormalWeb"/>
            <w:numPr>
              <w:numId w:val="75"/>
            </w:numPr>
            <w:tabs>
              <w:tab w:val="num" w:pos="720"/>
            </w:tabs>
            <w:ind w:left="720" w:hanging="360"/>
          </w:pPr>
        </w:pPrChange>
      </w:pPr>
    </w:p>
    <w:p w14:paraId="2D99B67E" w14:textId="77777777" w:rsidR="00BC418A" w:rsidRPr="001F0A69" w:rsidRDefault="00BC418A" w:rsidP="00BC418A">
      <w:pPr>
        <w:pStyle w:val="NormalWeb"/>
        <w:numPr>
          <w:ilvl w:val="1"/>
          <w:numId w:val="75"/>
        </w:numPr>
        <w:rPr>
          <w:ins w:id="4064" w:author="Chiarelo, Hugo" w:date="2025-10-21T08:28:00Z" w16du:dateUtc="2025-10-21T11:28:00Z"/>
          <w:rStyle w:val="Strong"/>
          <w:rFonts w:ascii="Arial" w:hAnsi="Arial" w:cs="Arial"/>
          <w:b w:val="0"/>
          <w:sz w:val="22"/>
          <w:szCs w:val="22"/>
        </w:rPr>
      </w:pPr>
      <w:ins w:id="4065" w:author="Chiarelo, Hugo" w:date="2025-10-21T08:25:00Z" w16du:dateUtc="2025-10-21T11:25:00Z">
        <w:r w:rsidRPr="001F0A69">
          <w:rPr>
            <w:rStyle w:val="Strong"/>
            <w:rFonts w:ascii="Arial" w:hAnsi="Arial" w:cs="Arial"/>
            <w:b w:val="0"/>
            <w:sz w:val="22"/>
            <w:szCs w:val="22"/>
            <w:rPrChange w:id="4066" w:author="Chiarelo, Hugo" w:date="2025-11-03T10:58:00Z" w16du:dateUtc="2025-11-03T13:58:00Z">
              <w:rPr>
                <w:rStyle w:val="Strong"/>
              </w:rPr>
            </w:rPrChange>
          </w:rPr>
          <w:t>Mechanical (Rotating / Static)</w:t>
        </w:r>
      </w:ins>
    </w:p>
    <w:p w14:paraId="7CFAC994" w14:textId="77777777" w:rsidR="00BC418A" w:rsidRPr="001F0A69" w:rsidRDefault="00BC418A" w:rsidP="00BC418A">
      <w:pPr>
        <w:pStyle w:val="NormalWeb"/>
        <w:numPr>
          <w:ilvl w:val="1"/>
          <w:numId w:val="75"/>
        </w:numPr>
        <w:rPr>
          <w:ins w:id="4067" w:author="Chiarelo, Hugo" w:date="2025-10-21T08:25:00Z" w16du:dateUtc="2025-10-21T11:25:00Z"/>
          <w:rFonts w:ascii="Arial" w:hAnsi="Arial" w:cs="Arial"/>
          <w:bCs/>
          <w:sz w:val="22"/>
          <w:szCs w:val="22"/>
          <w:rPrChange w:id="4068" w:author="Chiarelo, Hugo" w:date="2025-11-03T10:58:00Z" w16du:dateUtc="2025-11-03T13:58:00Z">
            <w:rPr>
              <w:ins w:id="4069" w:author="Chiarelo, Hugo" w:date="2025-10-21T08:25:00Z" w16du:dateUtc="2025-10-21T11:25:00Z"/>
            </w:rPr>
          </w:rPrChange>
        </w:rPr>
      </w:pPr>
      <w:ins w:id="4070" w:author="Chiarelo, Hugo" w:date="2025-10-21T08:25:00Z" w16du:dateUtc="2025-10-21T11:25:00Z">
        <w:r w:rsidRPr="001F0A69">
          <w:rPr>
            <w:rStyle w:val="Strong"/>
            <w:rFonts w:ascii="Arial" w:hAnsi="Arial" w:cs="Arial"/>
            <w:b w:val="0"/>
            <w:sz w:val="22"/>
            <w:szCs w:val="22"/>
            <w:rPrChange w:id="4071" w:author="Chiarelo, Hugo" w:date="2025-11-03T10:58:00Z" w16du:dateUtc="2025-11-03T13:58:00Z">
              <w:rPr>
                <w:rStyle w:val="Strong"/>
              </w:rPr>
            </w:rPrChange>
          </w:rPr>
          <w:t>Sealing System</w:t>
        </w:r>
      </w:ins>
    </w:p>
    <w:p w14:paraId="3C142063" w14:textId="77777777" w:rsidR="00BC418A" w:rsidRPr="001F0A69" w:rsidRDefault="00BC418A" w:rsidP="00BC418A">
      <w:pPr>
        <w:pStyle w:val="NormalWeb"/>
        <w:numPr>
          <w:ilvl w:val="1"/>
          <w:numId w:val="75"/>
        </w:numPr>
        <w:rPr>
          <w:ins w:id="4072" w:author="Chiarelo, Hugo" w:date="2025-10-21T08:25:00Z" w16du:dateUtc="2025-10-21T11:25:00Z"/>
          <w:rFonts w:ascii="Arial" w:hAnsi="Arial" w:cs="Arial"/>
          <w:bCs/>
          <w:sz w:val="22"/>
          <w:szCs w:val="22"/>
          <w:rPrChange w:id="4073" w:author="Chiarelo, Hugo" w:date="2025-11-03T10:58:00Z" w16du:dateUtc="2025-11-03T13:58:00Z">
            <w:rPr>
              <w:ins w:id="4074" w:author="Chiarelo, Hugo" w:date="2025-10-21T08:25:00Z" w16du:dateUtc="2025-10-21T11:25:00Z"/>
            </w:rPr>
          </w:rPrChange>
        </w:rPr>
      </w:pPr>
      <w:ins w:id="4075" w:author="Chiarelo, Hugo" w:date="2025-10-21T08:25:00Z" w16du:dateUtc="2025-10-21T11:25:00Z">
        <w:r w:rsidRPr="001F0A69">
          <w:rPr>
            <w:rStyle w:val="Strong"/>
            <w:rFonts w:ascii="Arial" w:hAnsi="Arial" w:cs="Arial"/>
            <w:b w:val="0"/>
            <w:sz w:val="22"/>
            <w:szCs w:val="22"/>
            <w:rPrChange w:id="4076" w:author="Chiarelo, Hugo" w:date="2025-11-03T10:58:00Z" w16du:dateUtc="2025-11-03T13:58:00Z">
              <w:rPr>
                <w:rStyle w:val="Strong"/>
              </w:rPr>
            </w:rPrChange>
          </w:rPr>
          <w:t>Electrical / Power Supply</w:t>
        </w:r>
      </w:ins>
    </w:p>
    <w:p w14:paraId="6B2B45E9" w14:textId="77777777" w:rsidR="00BC418A" w:rsidRPr="001F0A69" w:rsidRDefault="00BC418A" w:rsidP="00BC418A">
      <w:pPr>
        <w:pStyle w:val="NormalWeb"/>
        <w:numPr>
          <w:ilvl w:val="1"/>
          <w:numId w:val="75"/>
        </w:numPr>
        <w:rPr>
          <w:ins w:id="4077" w:author="Chiarelo, Hugo" w:date="2025-10-21T08:25:00Z" w16du:dateUtc="2025-10-21T11:25:00Z"/>
          <w:rFonts w:ascii="Arial" w:hAnsi="Arial" w:cs="Arial"/>
          <w:bCs/>
          <w:sz w:val="22"/>
          <w:szCs w:val="22"/>
          <w:rPrChange w:id="4078" w:author="Chiarelo, Hugo" w:date="2025-11-03T10:58:00Z" w16du:dateUtc="2025-11-03T13:58:00Z">
            <w:rPr>
              <w:ins w:id="4079" w:author="Chiarelo, Hugo" w:date="2025-10-21T08:25:00Z" w16du:dateUtc="2025-10-21T11:25:00Z"/>
            </w:rPr>
          </w:rPrChange>
        </w:rPr>
      </w:pPr>
      <w:ins w:id="4080" w:author="Chiarelo, Hugo" w:date="2025-10-21T08:25:00Z" w16du:dateUtc="2025-10-21T11:25:00Z">
        <w:r w:rsidRPr="001F0A69">
          <w:rPr>
            <w:rStyle w:val="Strong"/>
            <w:rFonts w:ascii="Arial" w:hAnsi="Arial" w:cs="Arial"/>
            <w:b w:val="0"/>
            <w:sz w:val="22"/>
            <w:szCs w:val="22"/>
            <w:rPrChange w:id="4081" w:author="Chiarelo, Hugo" w:date="2025-11-03T10:58:00Z" w16du:dateUtc="2025-11-03T13:58:00Z">
              <w:rPr>
                <w:rStyle w:val="Strong"/>
              </w:rPr>
            </w:rPrChange>
          </w:rPr>
          <w:t>Control / Software / Logic</w:t>
        </w:r>
      </w:ins>
    </w:p>
    <w:p w14:paraId="7625F493" w14:textId="77777777" w:rsidR="00BC418A" w:rsidRPr="001F0A69" w:rsidRDefault="00BC418A" w:rsidP="00BC418A">
      <w:pPr>
        <w:pStyle w:val="NormalWeb"/>
        <w:numPr>
          <w:ilvl w:val="1"/>
          <w:numId w:val="75"/>
        </w:numPr>
        <w:rPr>
          <w:ins w:id="4082" w:author="Chiarelo, Hugo" w:date="2025-10-21T08:28:00Z" w16du:dateUtc="2025-10-21T11:28:00Z"/>
          <w:rStyle w:val="Strong"/>
          <w:rFonts w:ascii="Arial" w:hAnsi="Arial" w:cs="Arial"/>
          <w:b w:val="0"/>
          <w:sz w:val="22"/>
          <w:szCs w:val="22"/>
        </w:rPr>
      </w:pPr>
      <w:ins w:id="4083" w:author="Chiarelo, Hugo" w:date="2025-10-21T08:25:00Z" w16du:dateUtc="2025-10-21T11:25:00Z">
        <w:r w:rsidRPr="001F0A69">
          <w:rPr>
            <w:rStyle w:val="Strong"/>
            <w:rFonts w:ascii="Arial" w:hAnsi="Arial" w:cs="Arial"/>
            <w:b w:val="0"/>
            <w:sz w:val="22"/>
            <w:szCs w:val="22"/>
            <w:rPrChange w:id="4084" w:author="Chiarelo, Hugo" w:date="2025-11-03T10:58:00Z" w16du:dateUtc="2025-11-03T13:58:00Z">
              <w:rPr>
                <w:rStyle w:val="Strong"/>
              </w:rPr>
            </w:rPrChange>
          </w:rPr>
          <w:t>Instrumentation / Measurement</w:t>
        </w:r>
      </w:ins>
    </w:p>
    <w:p w14:paraId="643B4897" w14:textId="60FCF30A" w:rsidR="00032813" w:rsidRPr="001F0A69" w:rsidRDefault="00860E0C" w:rsidP="00860E0C">
      <w:pPr>
        <w:pStyle w:val="NormalWeb"/>
        <w:numPr>
          <w:ilvl w:val="1"/>
          <w:numId w:val="75"/>
        </w:numPr>
        <w:rPr>
          <w:ins w:id="4085" w:author="Chiarelo, Hugo" w:date="2025-10-21T08:29:00Z" w16du:dateUtc="2025-10-21T11:29:00Z"/>
          <w:rStyle w:val="Strong"/>
          <w:rFonts w:ascii="Arial" w:hAnsi="Arial" w:cs="Arial"/>
          <w:b w:val="0"/>
          <w:sz w:val="22"/>
          <w:szCs w:val="22"/>
        </w:rPr>
      </w:pPr>
      <w:ins w:id="4086" w:author="Chiarelo, Hugo" w:date="2025-10-21T08:28:00Z" w16du:dateUtc="2025-10-21T11:28:00Z">
        <w:r w:rsidRPr="001F0A69">
          <w:rPr>
            <w:rStyle w:val="Strong"/>
            <w:rFonts w:ascii="Arial" w:hAnsi="Arial" w:cs="Arial"/>
            <w:b w:val="0"/>
            <w:sz w:val="22"/>
            <w:szCs w:val="22"/>
          </w:rPr>
          <w:t>Safety Equipment (Lifeboats, lifebuoys</w:t>
        </w:r>
      </w:ins>
      <w:ins w:id="4087" w:author="Chiarelo, Hugo" w:date="2025-10-21T08:29:00Z" w16du:dateUtc="2025-10-21T11:29:00Z">
        <w:r w:rsidRPr="001F0A69">
          <w:rPr>
            <w:rStyle w:val="Strong"/>
            <w:rFonts w:ascii="Arial" w:hAnsi="Arial" w:cs="Arial"/>
            <w:b w:val="0"/>
            <w:sz w:val="22"/>
            <w:szCs w:val="22"/>
          </w:rPr>
          <w:t>…)</w:t>
        </w:r>
      </w:ins>
    </w:p>
    <w:p w14:paraId="3A13AFAE" w14:textId="77777777" w:rsidR="00860E0C" w:rsidRPr="001F0A69" w:rsidRDefault="00860E0C">
      <w:pPr>
        <w:pStyle w:val="NormalWeb"/>
        <w:ind w:left="1440"/>
        <w:rPr>
          <w:ins w:id="4088" w:author="Chiarelo, Hugo" w:date="2025-10-21T08:25:00Z" w16du:dateUtc="2025-10-21T11:25:00Z"/>
          <w:rFonts w:ascii="Arial" w:hAnsi="Arial" w:cs="Arial"/>
          <w:bCs/>
          <w:sz w:val="22"/>
          <w:szCs w:val="22"/>
          <w:rPrChange w:id="4089" w:author="Chiarelo, Hugo" w:date="2025-11-03T10:58:00Z" w16du:dateUtc="2025-11-03T13:58:00Z">
            <w:rPr>
              <w:ins w:id="4090" w:author="Chiarelo, Hugo" w:date="2025-10-21T08:25:00Z" w16du:dateUtc="2025-10-21T11:25:00Z"/>
            </w:rPr>
          </w:rPrChange>
        </w:rPr>
        <w:pPrChange w:id="4091" w:author="Chiarelo, Hugo" w:date="2025-10-21T08:29:00Z" w16du:dateUtc="2025-10-21T11:29:00Z">
          <w:pPr>
            <w:pStyle w:val="NormalWeb"/>
            <w:numPr>
              <w:ilvl w:val="1"/>
              <w:numId w:val="75"/>
            </w:numPr>
            <w:tabs>
              <w:tab w:val="num" w:pos="1440"/>
            </w:tabs>
            <w:ind w:left="1440" w:hanging="360"/>
          </w:pPr>
        </w:pPrChange>
      </w:pPr>
    </w:p>
    <w:p w14:paraId="2924B233" w14:textId="21AFF397" w:rsidR="00BC418A" w:rsidRPr="001F0A69" w:rsidRDefault="00BC418A" w:rsidP="00BC418A">
      <w:pPr>
        <w:pStyle w:val="NormalWeb"/>
        <w:numPr>
          <w:ilvl w:val="0"/>
          <w:numId w:val="75"/>
        </w:numPr>
        <w:rPr>
          <w:ins w:id="4092" w:author="Chiarelo, Hugo" w:date="2025-11-03T10:33:00Z" w16du:dateUtc="2025-11-03T13:33:00Z"/>
          <w:rFonts w:ascii="Arial" w:hAnsi="Arial" w:cs="Arial"/>
          <w:bCs/>
          <w:sz w:val="22"/>
          <w:szCs w:val="22"/>
        </w:rPr>
      </w:pPr>
      <w:ins w:id="4093" w:author="Chiarelo, Hugo" w:date="2025-10-21T08:25:00Z" w16du:dateUtc="2025-10-21T11:25:00Z">
        <w:r w:rsidRPr="001F0A69">
          <w:rPr>
            <w:rStyle w:val="Strong"/>
            <w:rFonts w:ascii="Arial" w:hAnsi="Arial" w:cs="Arial"/>
            <w:b w:val="0"/>
            <w:sz w:val="22"/>
            <w:szCs w:val="22"/>
            <w:rPrChange w:id="4094" w:author="Chiarelo, Hugo" w:date="2025-11-03T10:58:00Z" w16du:dateUtc="2025-11-03T13:58:00Z">
              <w:rPr>
                <w:rStyle w:val="Strong"/>
              </w:rPr>
            </w:rPrChange>
          </w:rPr>
          <w:t>Symptom Eligibility</w:t>
        </w:r>
        <w:r w:rsidRPr="001F0A69">
          <w:rPr>
            <w:rFonts w:ascii="Arial" w:hAnsi="Arial" w:cs="Arial"/>
            <w:bCs/>
            <w:sz w:val="22"/>
            <w:szCs w:val="22"/>
            <w:rPrChange w:id="4095" w:author="Chiarelo, Hugo" w:date="2025-11-03T10:58:00Z" w16du:dateUtc="2025-11-03T13:58:00Z">
              <w:rPr/>
            </w:rPrChange>
          </w:rPr>
          <w:br/>
          <w:t xml:space="preserve">Only Symptoms that are </w:t>
        </w:r>
        <w:r w:rsidRPr="001F0A69">
          <w:rPr>
            <w:rStyle w:val="Strong"/>
            <w:rFonts w:ascii="Arial" w:hAnsi="Arial" w:cs="Arial"/>
            <w:b w:val="0"/>
            <w:sz w:val="22"/>
            <w:szCs w:val="22"/>
            <w:rPrChange w:id="4096" w:author="Chiarelo, Hugo" w:date="2025-11-03T10:58:00Z" w16du:dateUtc="2025-11-03T13:58:00Z">
              <w:rPr>
                <w:rStyle w:val="Strong"/>
              </w:rPr>
            </w:rPrChange>
          </w:rPr>
          <w:t>physically or functionally observable</w:t>
        </w:r>
        <w:r w:rsidRPr="001F0A69">
          <w:rPr>
            <w:rFonts w:ascii="Arial" w:hAnsi="Arial" w:cs="Arial"/>
            <w:bCs/>
            <w:sz w:val="22"/>
            <w:szCs w:val="22"/>
            <w:rPrChange w:id="4097" w:author="Chiarelo, Hugo" w:date="2025-11-03T10:58:00Z" w16du:dateUtc="2025-11-03T13:58:00Z">
              <w:rPr/>
            </w:rPrChange>
          </w:rPr>
          <w:t xml:space="preserve"> for the given type of Maintainable Item shall be selected from the Symptom Catalog (ISO 14224).</w:t>
        </w:r>
        <w:r w:rsidRPr="001F0A69">
          <w:rPr>
            <w:rFonts w:ascii="Arial" w:hAnsi="Arial" w:cs="Arial"/>
            <w:bCs/>
            <w:sz w:val="22"/>
            <w:szCs w:val="22"/>
            <w:rPrChange w:id="4098" w:author="Chiarelo, Hugo" w:date="2025-11-03T10:58:00Z" w16du:dateUtc="2025-11-03T13:58:00Z">
              <w:rPr/>
            </w:rPrChange>
          </w:rPr>
          <w:br/>
          <w:t xml:space="preserve">The AI </w:t>
        </w:r>
      </w:ins>
      <w:ins w:id="4099" w:author="Chiarelo, Hugo" w:date="2025-11-03T10:35:00Z" w16du:dateUtc="2025-11-03T13:35:00Z">
        <w:r w:rsidR="00360C27" w:rsidRPr="001F0A69">
          <w:rPr>
            <w:rFonts w:ascii="Arial" w:hAnsi="Arial" w:cs="Arial"/>
            <w:bCs/>
            <w:sz w:val="22"/>
            <w:szCs w:val="22"/>
          </w:rPr>
          <w:t xml:space="preserve">agent </w:t>
        </w:r>
      </w:ins>
      <w:ins w:id="4100" w:author="Chiarelo, Hugo" w:date="2025-10-21T08:25:00Z" w16du:dateUtc="2025-10-21T11:25:00Z">
        <w:r w:rsidRPr="001F0A69">
          <w:rPr>
            <w:rFonts w:ascii="Arial" w:hAnsi="Arial" w:cs="Arial"/>
            <w:bCs/>
            <w:sz w:val="22"/>
            <w:szCs w:val="22"/>
            <w:rPrChange w:id="4101" w:author="Chiarelo, Hugo" w:date="2025-11-03T10:58:00Z" w16du:dateUtc="2025-11-03T13:58:00Z">
              <w:rPr/>
            </w:rPrChange>
          </w:rPr>
          <w:t>must ensure that each chosen Symptom can reasonably be detected during operation, inspection, or maintenance of that item.</w:t>
        </w:r>
      </w:ins>
    </w:p>
    <w:p w14:paraId="55940852" w14:textId="77777777" w:rsidR="00D67D93" w:rsidRPr="001F0A69" w:rsidRDefault="00D67D93">
      <w:pPr>
        <w:pStyle w:val="NormalWeb"/>
        <w:ind w:left="720"/>
        <w:rPr>
          <w:ins w:id="4102" w:author="Chiarelo, Hugo" w:date="2025-10-21T08:25:00Z" w16du:dateUtc="2025-10-21T11:25:00Z"/>
          <w:rFonts w:ascii="Arial" w:hAnsi="Arial" w:cs="Arial"/>
          <w:bCs/>
          <w:sz w:val="22"/>
          <w:szCs w:val="22"/>
          <w:rPrChange w:id="4103" w:author="Chiarelo, Hugo" w:date="2025-11-03T10:58:00Z" w16du:dateUtc="2025-11-03T13:58:00Z">
            <w:rPr>
              <w:ins w:id="4104" w:author="Chiarelo, Hugo" w:date="2025-10-21T08:25:00Z" w16du:dateUtc="2025-10-21T11:25:00Z"/>
            </w:rPr>
          </w:rPrChange>
        </w:rPr>
        <w:pPrChange w:id="4105" w:author="Chiarelo, Hugo" w:date="2025-11-03T10:33:00Z" w16du:dateUtc="2025-11-03T13:33:00Z">
          <w:pPr>
            <w:pStyle w:val="NormalWeb"/>
            <w:numPr>
              <w:numId w:val="75"/>
            </w:numPr>
            <w:tabs>
              <w:tab w:val="num" w:pos="720"/>
            </w:tabs>
            <w:ind w:left="720" w:hanging="360"/>
          </w:pPr>
        </w:pPrChange>
      </w:pPr>
    </w:p>
    <w:p w14:paraId="7FD51FAC" w14:textId="77777777" w:rsidR="00BC418A" w:rsidRPr="001F0A69" w:rsidRDefault="00BC418A" w:rsidP="00BC418A">
      <w:pPr>
        <w:pStyle w:val="NormalWeb"/>
        <w:numPr>
          <w:ilvl w:val="0"/>
          <w:numId w:val="75"/>
        </w:numPr>
        <w:rPr>
          <w:ins w:id="4106" w:author="Chiarelo, Hugo" w:date="2025-10-21T08:25:00Z" w16du:dateUtc="2025-10-21T11:25:00Z"/>
          <w:rFonts w:ascii="Arial" w:hAnsi="Arial" w:cs="Arial"/>
          <w:bCs/>
          <w:sz w:val="22"/>
          <w:szCs w:val="22"/>
          <w:rPrChange w:id="4107" w:author="Chiarelo, Hugo" w:date="2025-11-03T10:58:00Z" w16du:dateUtc="2025-11-03T13:58:00Z">
            <w:rPr>
              <w:ins w:id="4108" w:author="Chiarelo, Hugo" w:date="2025-10-21T08:25:00Z" w16du:dateUtc="2025-10-21T11:25:00Z"/>
            </w:rPr>
          </w:rPrChange>
        </w:rPr>
      </w:pPr>
      <w:ins w:id="4109" w:author="Chiarelo, Hugo" w:date="2025-10-21T08:25:00Z" w16du:dateUtc="2025-10-21T11:25:00Z">
        <w:r w:rsidRPr="001F0A69">
          <w:rPr>
            <w:rStyle w:val="Strong"/>
            <w:rFonts w:ascii="Arial" w:hAnsi="Arial" w:cs="Arial"/>
            <w:b w:val="0"/>
            <w:sz w:val="22"/>
            <w:szCs w:val="22"/>
            <w:rPrChange w:id="4110" w:author="Chiarelo, Hugo" w:date="2025-11-03T10:58:00Z" w16du:dateUtc="2025-11-03T13:58:00Z">
              <w:rPr>
                <w:rStyle w:val="Strong"/>
              </w:rPr>
            </w:rPrChange>
          </w:rPr>
          <w:t>Invalid Symptom Exclusion</w:t>
        </w:r>
        <w:r w:rsidRPr="001F0A69">
          <w:rPr>
            <w:rFonts w:ascii="Arial" w:hAnsi="Arial" w:cs="Arial"/>
            <w:bCs/>
            <w:sz w:val="22"/>
            <w:szCs w:val="22"/>
            <w:rPrChange w:id="4111" w:author="Chiarelo, Hugo" w:date="2025-11-03T10:58:00Z" w16du:dateUtc="2025-11-03T13:58:00Z">
              <w:rPr/>
            </w:rPrChange>
          </w:rPr>
          <w:br/>
          <w:t>Symptoms that are not technically applicable to the Maintainable Item’s physical nature must be automatically excluded.</w:t>
        </w:r>
        <w:r w:rsidRPr="001F0A69">
          <w:rPr>
            <w:rFonts w:ascii="Arial" w:hAnsi="Arial" w:cs="Arial"/>
            <w:bCs/>
            <w:sz w:val="22"/>
            <w:szCs w:val="22"/>
            <w:rPrChange w:id="4112" w:author="Chiarelo, Hugo" w:date="2025-11-03T10:58:00Z" w16du:dateUtc="2025-11-03T13:58:00Z">
              <w:rPr/>
            </w:rPrChange>
          </w:rPr>
          <w:br/>
          <w:t>Examples:</w:t>
        </w:r>
      </w:ins>
    </w:p>
    <w:p w14:paraId="2E2CFED3" w14:textId="77777777" w:rsidR="00BC418A" w:rsidRPr="001F0A69" w:rsidRDefault="00BC418A" w:rsidP="00BC418A">
      <w:pPr>
        <w:pStyle w:val="NormalWeb"/>
        <w:numPr>
          <w:ilvl w:val="1"/>
          <w:numId w:val="75"/>
        </w:numPr>
        <w:rPr>
          <w:ins w:id="4113" w:author="Chiarelo, Hugo" w:date="2025-10-21T08:25:00Z" w16du:dateUtc="2025-10-21T11:25:00Z"/>
          <w:rFonts w:ascii="Arial" w:hAnsi="Arial" w:cs="Arial"/>
          <w:bCs/>
          <w:sz w:val="22"/>
          <w:szCs w:val="22"/>
          <w:rPrChange w:id="4114" w:author="Chiarelo, Hugo" w:date="2025-11-03T10:58:00Z" w16du:dateUtc="2025-11-03T13:58:00Z">
            <w:rPr>
              <w:ins w:id="4115" w:author="Chiarelo, Hugo" w:date="2025-10-21T08:25:00Z" w16du:dateUtc="2025-10-21T11:25:00Z"/>
            </w:rPr>
          </w:rPrChange>
        </w:rPr>
      </w:pPr>
      <w:ins w:id="4116" w:author="Chiarelo, Hugo" w:date="2025-10-21T08:25:00Z" w16du:dateUtc="2025-10-21T11:25:00Z">
        <w:r w:rsidRPr="001F0A69">
          <w:rPr>
            <w:rFonts w:ascii="Arial" w:hAnsi="Arial" w:cs="Arial"/>
            <w:bCs/>
            <w:sz w:val="22"/>
            <w:szCs w:val="22"/>
            <w:rPrChange w:id="4117" w:author="Chiarelo, Hugo" w:date="2025-11-03T10:58:00Z" w16du:dateUtc="2025-11-03T13:58:00Z">
              <w:rPr/>
            </w:rPrChange>
          </w:rPr>
          <w:t xml:space="preserve">“Failure to start on demand (FTS)” → applies only to systems or components with </w:t>
        </w:r>
        <w:r w:rsidRPr="001F0A69">
          <w:rPr>
            <w:rStyle w:val="Strong"/>
            <w:rFonts w:ascii="Arial" w:hAnsi="Arial" w:cs="Arial"/>
            <w:b w:val="0"/>
            <w:sz w:val="22"/>
            <w:szCs w:val="22"/>
            <w:rPrChange w:id="4118" w:author="Chiarelo, Hugo" w:date="2025-11-03T10:58:00Z" w16du:dateUtc="2025-11-03T13:58:00Z">
              <w:rPr>
                <w:rStyle w:val="Strong"/>
              </w:rPr>
            </w:rPrChange>
          </w:rPr>
          <w:t>starting or power-supply function</w:t>
        </w:r>
        <w:r w:rsidRPr="001F0A69">
          <w:rPr>
            <w:rFonts w:ascii="Arial" w:hAnsi="Arial" w:cs="Arial"/>
            <w:bCs/>
            <w:sz w:val="22"/>
            <w:szCs w:val="22"/>
            <w:rPrChange w:id="4119" w:author="Chiarelo, Hugo" w:date="2025-11-03T10:58:00Z" w16du:dateUtc="2025-11-03T13:58:00Z">
              <w:rPr/>
            </w:rPrChange>
          </w:rPr>
          <w:t xml:space="preserve"> (e.g., motors, PLCs).</w:t>
        </w:r>
      </w:ins>
    </w:p>
    <w:p w14:paraId="0F38A984" w14:textId="77777777" w:rsidR="00BC418A" w:rsidRPr="001F0A69" w:rsidRDefault="00BC418A" w:rsidP="00BC418A">
      <w:pPr>
        <w:pStyle w:val="NormalWeb"/>
        <w:numPr>
          <w:ilvl w:val="2"/>
          <w:numId w:val="75"/>
        </w:numPr>
        <w:rPr>
          <w:ins w:id="4120" w:author="Chiarelo, Hugo" w:date="2025-10-21T08:25:00Z" w16du:dateUtc="2025-10-21T11:25:00Z"/>
          <w:rFonts w:ascii="Arial" w:hAnsi="Arial" w:cs="Arial"/>
          <w:bCs/>
          <w:sz w:val="22"/>
          <w:szCs w:val="22"/>
          <w:rPrChange w:id="4121" w:author="Chiarelo, Hugo" w:date="2025-11-03T10:58:00Z" w16du:dateUtc="2025-11-03T13:58:00Z">
            <w:rPr>
              <w:ins w:id="4122" w:author="Chiarelo, Hugo" w:date="2025-10-21T08:25:00Z" w16du:dateUtc="2025-10-21T11:25:00Z"/>
            </w:rPr>
          </w:rPrChange>
        </w:rPr>
      </w:pPr>
      <w:ins w:id="4123" w:author="Chiarelo, Hugo" w:date="2025-10-21T08:25:00Z" w16du:dateUtc="2025-10-21T11:25:00Z">
        <w:r w:rsidRPr="001F0A69">
          <w:rPr>
            <w:rFonts w:ascii="Arial" w:hAnsi="Arial" w:cs="Arial"/>
            <w:bCs/>
            <w:sz w:val="22"/>
            <w:szCs w:val="22"/>
            <w:rPrChange w:id="4124" w:author="Chiarelo, Hugo" w:date="2025-11-03T10:58:00Z" w16du:dateUtc="2025-11-03T13:58:00Z">
              <w:rPr/>
            </w:rPrChange>
          </w:rPr>
          <w:t xml:space="preserve">For rotating mechanical parts such as bearings, replace with </w:t>
        </w:r>
        <w:r w:rsidRPr="001F0A69">
          <w:rPr>
            <w:rStyle w:val="Strong"/>
            <w:rFonts w:ascii="Arial" w:hAnsi="Arial" w:cs="Arial"/>
            <w:b w:val="0"/>
            <w:sz w:val="22"/>
            <w:szCs w:val="22"/>
            <w:rPrChange w:id="4125" w:author="Chiarelo, Hugo" w:date="2025-11-03T10:58:00Z" w16du:dateUtc="2025-11-03T13:58:00Z">
              <w:rPr>
                <w:rStyle w:val="Strong"/>
              </w:rPr>
            </w:rPrChange>
          </w:rPr>
          <w:t>“Failure to rotate (FRO)”</w:t>
        </w:r>
        <w:r w:rsidRPr="001F0A69">
          <w:rPr>
            <w:rFonts w:ascii="Arial" w:hAnsi="Arial" w:cs="Arial"/>
            <w:bCs/>
            <w:sz w:val="22"/>
            <w:szCs w:val="22"/>
            <w:rPrChange w:id="4126" w:author="Chiarelo, Hugo" w:date="2025-11-03T10:58:00Z" w16du:dateUtc="2025-11-03T13:58:00Z">
              <w:rPr/>
            </w:rPrChange>
          </w:rPr>
          <w:t>.</w:t>
        </w:r>
      </w:ins>
    </w:p>
    <w:p w14:paraId="0BCBDDA9" w14:textId="77777777" w:rsidR="00BC418A" w:rsidRPr="001F0A69" w:rsidRDefault="00BC418A" w:rsidP="00BC418A">
      <w:pPr>
        <w:pStyle w:val="NormalWeb"/>
        <w:numPr>
          <w:ilvl w:val="1"/>
          <w:numId w:val="75"/>
        </w:numPr>
        <w:rPr>
          <w:ins w:id="4127" w:author="Chiarelo, Hugo" w:date="2025-10-21T08:25:00Z" w16du:dateUtc="2025-10-21T11:25:00Z"/>
          <w:rFonts w:ascii="Arial" w:hAnsi="Arial" w:cs="Arial"/>
          <w:bCs/>
          <w:sz w:val="22"/>
          <w:szCs w:val="22"/>
          <w:rPrChange w:id="4128" w:author="Chiarelo, Hugo" w:date="2025-11-03T10:58:00Z" w16du:dateUtc="2025-11-03T13:58:00Z">
            <w:rPr>
              <w:ins w:id="4129" w:author="Chiarelo, Hugo" w:date="2025-10-21T08:25:00Z" w16du:dateUtc="2025-10-21T11:25:00Z"/>
            </w:rPr>
          </w:rPrChange>
        </w:rPr>
      </w:pPr>
      <w:ins w:id="4130" w:author="Chiarelo, Hugo" w:date="2025-10-21T08:25:00Z" w16du:dateUtc="2025-10-21T11:25:00Z">
        <w:r w:rsidRPr="001F0A69">
          <w:rPr>
            <w:rFonts w:ascii="Arial" w:hAnsi="Arial" w:cs="Arial"/>
            <w:bCs/>
            <w:sz w:val="22"/>
            <w:szCs w:val="22"/>
            <w:rPrChange w:id="4131" w:author="Chiarelo, Hugo" w:date="2025-11-03T10:58:00Z" w16du:dateUtc="2025-11-03T13:58:00Z">
              <w:rPr/>
            </w:rPrChange>
          </w:rPr>
          <w:t xml:space="preserve">“External Leakage (ELP)” → applies only to </w:t>
        </w:r>
        <w:r w:rsidRPr="001F0A69">
          <w:rPr>
            <w:rStyle w:val="Strong"/>
            <w:rFonts w:ascii="Arial" w:hAnsi="Arial" w:cs="Arial"/>
            <w:b w:val="0"/>
            <w:sz w:val="22"/>
            <w:szCs w:val="22"/>
            <w:rPrChange w:id="4132" w:author="Chiarelo, Hugo" w:date="2025-11-03T10:58:00Z" w16du:dateUtc="2025-11-03T13:58:00Z">
              <w:rPr>
                <w:rStyle w:val="Strong"/>
              </w:rPr>
            </w:rPrChange>
          </w:rPr>
          <w:t>pressure-retaining or sealing</w:t>
        </w:r>
        <w:r w:rsidRPr="001F0A69">
          <w:rPr>
            <w:rFonts w:ascii="Arial" w:hAnsi="Arial" w:cs="Arial"/>
            <w:bCs/>
            <w:sz w:val="22"/>
            <w:szCs w:val="22"/>
            <w:rPrChange w:id="4133" w:author="Chiarelo, Hugo" w:date="2025-11-03T10:58:00Z" w16du:dateUtc="2025-11-03T13:58:00Z">
              <w:rPr/>
            </w:rPrChange>
          </w:rPr>
          <w:t xml:space="preserve"> components (e.g., seals, casings).</w:t>
        </w:r>
      </w:ins>
    </w:p>
    <w:p w14:paraId="2703526B" w14:textId="77777777" w:rsidR="00BC418A" w:rsidRPr="001F0A69" w:rsidRDefault="00BC418A" w:rsidP="00BC418A">
      <w:pPr>
        <w:pStyle w:val="NormalWeb"/>
        <w:numPr>
          <w:ilvl w:val="1"/>
          <w:numId w:val="75"/>
        </w:numPr>
        <w:rPr>
          <w:ins w:id="4134" w:author="Chiarelo, Hugo" w:date="2025-10-21T08:25:00Z" w16du:dateUtc="2025-10-21T11:25:00Z"/>
          <w:rFonts w:ascii="Arial" w:hAnsi="Arial" w:cs="Arial"/>
          <w:bCs/>
          <w:sz w:val="22"/>
          <w:szCs w:val="22"/>
          <w:rPrChange w:id="4135" w:author="Chiarelo, Hugo" w:date="2025-11-03T10:58:00Z" w16du:dateUtc="2025-11-03T13:58:00Z">
            <w:rPr>
              <w:ins w:id="4136" w:author="Chiarelo, Hugo" w:date="2025-10-21T08:25:00Z" w16du:dateUtc="2025-10-21T11:25:00Z"/>
            </w:rPr>
          </w:rPrChange>
        </w:rPr>
      </w:pPr>
      <w:ins w:id="4137" w:author="Chiarelo, Hugo" w:date="2025-10-21T08:25:00Z" w16du:dateUtc="2025-10-21T11:25:00Z">
        <w:r w:rsidRPr="001F0A69">
          <w:rPr>
            <w:rFonts w:ascii="Arial" w:hAnsi="Arial" w:cs="Arial"/>
            <w:bCs/>
            <w:sz w:val="22"/>
            <w:szCs w:val="22"/>
            <w:rPrChange w:id="4138" w:author="Chiarelo, Hugo" w:date="2025-11-03T10:58:00Z" w16du:dateUtc="2025-11-03T13:58:00Z">
              <w:rPr/>
            </w:rPrChange>
          </w:rPr>
          <w:t xml:space="preserve">“Overheating (OHE)” → applicable to </w:t>
        </w:r>
        <w:r w:rsidRPr="001F0A69">
          <w:rPr>
            <w:rStyle w:val="Strong"/>
            <w:rFonts w:ascii="Arial" w:hAnsi="Arial" w:cs="Arial"/>
            <w:b w:val="0"/>
            <w:sz w:val="22"/>
            <w:szCs w:val="22"/>
            <w:rPrChange w:id="4139" w:author="Chiarelo, Hugo" w:date="2025-11-03T10:58:00Z" w16du:dateUtc="2025-11-03T13:58:00Z">
              <w:rPr>
                <w:rStyle w:val="Strong"/>
              </w:rPr>
            </w:rPrChange>
          </w:rPr>
          <w:t>mechanical or electrical</w:t>
        </w:r>
        <w:r w:rsidRPr="001F0A69">
          <w:rPr>
            <w:rFonts w:ascii="Arial" w:hAnsi="Arial" w:cs="Arial"/>
            <w:bCs/>
            <w:sz w:val="22"/>
            <w:szCs w:val="22"/>
            <w:rPrChange w:id="4140" w:author="Chiarelo, Hugo" w:date="2025-11-03T10:58:00Z" w16du:dateUtc="2025-11-03T13:58:00Z">
              <w:rPr/>
            </w:rPrChange>
          </w:rPr>
          <w:t xml:space="preserve"> items with heat generation; not valid for logic or instrumentation items.</w:t>
        </w:r>
      </w:ins>
    </w:p>
    <w:p w14:paraId="457DAB49" w14:textId="77777777" w:rsidR="00BC418A" w:rsidRPr="001F0A69" w:rsidRDefault="00BC418A" w:rsidP="00BC418A">
      <w:pPr>
        <w:pStyle w:val="NormalWeb"/>
        <w:numPr>
          <w:ilvl w:val="1"/>
          <w:numId w:val="75"/>
        </w:numPr>
        <w:rPr>
          <w:ins w:id="4141" w:author="Chiarelo, Hugo" w:date="2025-11-03T10:36:00Z" w16du:dateUtc="2025-11-03T13:36:00Z"/>
          <w:rFonts w:ascii="Arial" w:hAnsi="Arial" w:cs="Arial"/>
          <w:bCs/>
          <w:sz w:val="22"/>
          <w:szCs w:val="22"/>
        </w:rPr>
      </w:pPr>
      <w:ins w:id="4142" w:author="Chiarelo, Hugo" w:date="2025-10-21T08:25:00Z" w16du:dateUtc="2025-10-21T11:25:00Z">
        <w:r w:rsidRPr="001F0A69">
          <w:rPr>
            <w:rFonts w:ascii="Arial" w:hAnsi="Arial" w:cs="Arial"/>
            <w:bCs/>
            <w:sz w:val="22"/>
            <w:szCs w:val="22"/>
            <w:rPrChange w:id="4143" w:author="Chiarelo, Hugo" w:date="2025-11-03T10:58:00Z" w16du:dateUtc="2025-11-03T13:58:00Z">
              <w:rPr/>
            </w:rPrChange>
          </w:rPr>
          <w:t xml:space="preserve">“Control failure (CSF)” → valid for </w:t>
        </w:r>
        <w:r w:rsidRPr="001F0A69">
          <w:rPr>
            <w:rStyle w:val="Strong"/>
            <w:rFonts w:ascii="Arial" w:hAnsi="Arial" w:cs="Arial"/>
            <w:b w:val="0"/>
            <w:sz w:val="22"/>
            <w:szCs w:val="22"/>
            <w:rPrChange w:id="4144" w:author="Chiarelo, Hugo" w:date="2025-11-03T10:58:00Z" w16du:dateUtc="2025-11-03T13:58:00Z">
              <w:rPr>
                <w:rStyle w:val="Strong"/>
              </w:rPr>
            </w:rPrChange>
          </w:rPr>
          <w:t>electronic or programmable</w:t>
        </w:r>
        <w:r w:rsidRPr="001F0A69">
          <w:rPr>
            <w:rFonts w:ascii="Arial" w:hAnsi="Arial" w:cs="Arial"/>
            <w:bCs/>
            <w:sz w:val="22"/>
            <w:szCs w:val="22"/>
            <w:rPrChange w:id="4145" w:author="Chiarelo, Hugo" w:date="2025-11-03T10:58:00Z" w16du:dateUtc="2025-11-03T13:58:00Z">
              <w:rPr/>
            </w:rPrChange>
          </w:rPr>
          <w:t xml:space="preserve"> components; not valid for mechanical parts.</w:t>
        </w:r>
      </w:ins>
    </w:p>
    <w:p w14:paraId="7EDF95CA" w14:textId="77777777" w:rsidR="004B144D" w:rsidRPr="001F0A69" w:rsidRDefault="004B144D">
      <w:pPr>
        <w:pStyle w:val="NormalWeb"/>
        <w:rPr>
          <w:ins w:id="4146" w:author="Chiarelo, Hugo" w:date="2025-10-21T08:25:00Z" w16du:dateUtc="2025-10-21T11:25:00Z"/>
          <w:rFonts w:ascii="Arial" w:hAnsi="Arial" w:cs="Arial"/>
          <w:bCs/>
          <w:sz w:val="22"/>
          <w:szCs w:val="22"/>
          <w:rPrChange w:id="4147" w:author="Chiarelo, Hugo" w:date="2025-11-03T10:58:00Z" w16du:dateUtc="2025-11-03T13:58:00Z">
            <w:rPr>
              <w:ins w:id="4148" w:author="Chiarelo, Hugo" w:date="2025-10-21T08:25:00Z" w16du:dateUtc="2025-10-21T11:25:00Z"/>
            </w:rPr>
          </w:rPrChange>
        </w:rPr>
        <w:pPrChange w:id="4149" w:author="Chiarelo, Hugo" w:date="2025-11-03T10:36:00Z" w16du:dateUtc="2025-11-03T13:36:00Z">
          <w:pPr>
            <w:pStyle w:val="NormalWeb"/>
            <w:numPr>
              <w:ilvl w:val="1"/>
              <w:numId w:val="75"/>
            </w:numPr>
            <w:tabs>
              <w:tab w:val="num" w:pos="1440"/>
            </w:tabs>
            <w:ind w:left="1440" w:hanging="360"/>
          </w:pPr>
        </w:pPrChange>
      </w:pPr>
    </w:p>
    <w:p w14:paraId="43E2FDF5" w14:textId="0BEE534F" w:rsidR="004B144D" w:rsidRPr="001F0A69" w:rsidRDefault="00BC418A" w:rsidP="000023DA">
      <w:pPr>
        <w:pStyle w:val="NormalWeb"/>
        <w:numPr>
          <w:ilvl w:val="0"/>
          <w:numId w:val="75"/>
        </w:numPr>
        <w:rPr>
          <w:ins w:id="4150" w:author="Chiarelo, Hugo" w:date="2025-11-03T10:41:00Z" w16du:dateUtc="2025-11-03T13:41:00Z"/>
          <w:rFonts w:ascii="Arial" w:hAnsi="Arial" w:cs="Arial"/>
          <w:sz w:val="22"/>
          <w:szCs w:val="22"/>
        </w:rPr>
      </w:pPr>
      <w:ins w:id="4151" w:author="Chiarelo, Hugo" w:date="2025-10-21T08:25:00Z" w16du:dateUtc="2025-10-21T11:25:00Z">
        <w:r w:rsidRPr="001F0A69">
          <w:rPr>
            <w:rStyle w:val="Strong"/>
            <w:rFonts w:ascii="Arial" w:hAnsi="Arial" w:cs="Arial"/>
            <w:b w:val="0"/>
            <w:sz w:val="22"/>
            <w:szCs w:val="22"/>
            <w:rPrChange w:id="4152" w:author="Chiarelo, Hugo" w:date="2025-11-03T10:58:00Z" w16du:dateUtc="2025-11-03T13:58:00Z">
              <w:rPr>
                <w:rStyle w:val="Strong"/>
              </w:rPr>
            </w:rPrChange>
          </w:rPr>
          <w:t>Symptom Replacement Logic</w:t>
        </w:r>
        <w:r w:rsidRPr="001F0A69">
          <w:rPr>
            <w:rFonts w:ascii="Arial" w:hAnsi="Arial" w:cs="Arial"/>
            <w:bCs/>
            <w:sz w:val="22"/>
            <w:szCs w:val="22"/>
            <w:rPrChange w:id="4153" w:author="Chiarelo, Hugo" w:date="2025-11-03T10:58:00Z" w16du:dateUtc="2025-11-03T13:58:00Z">
              <w:rPr/>
            </w:rPrChange>
          </w:rPr>
          <w:br/>
          <w:t>When an invalid Symptom is identified, it must be replaced by the closest technically valid alternative according to the failure behavior of that item</w:t>
        </w:r>
      </w:ins>
      <w:ins w:id="4154" w:author="Chiarelo, Hugo" w:date="2025-11-03T10:41:00Z" w16du:dateUtc="2025-11-03T13:41:00Z">
        <w:r w:rsidR="000023DA" w:rsidRPr="001F0A69">
          <w:rPr>
            <w:rFonts w:ascii="Arial" w:hAnsi="Arial" w:cs="Arial"/>
            <w:bCs/>
            <w:sz w:val="22"/>
            <w:szCs w:val="22"/>
          </w:rPr>
          <w:t>.</w:t>
        </w:r>
      </w:ins>
    </w:p>
    <w:p w14:paraId="39C57106" w14:textId="4E2FA044" w:rsidR="000023DA" w:rsidRPr="001F0A69" w:rsidRDefault="000023DA">
      <w:pPr>
        <w:pStyle w:val="NormalWeb"/>
        <w:ind w:left="720"/>
        <w:rPr>
          <w:ins w:id="4155" w:author="Chiarelo, Hugo" w:date="2025-10-21T08:25:00Z" w16du:dateUtc="2025-10-21T11:25:00Z"/>
          <w:rFonts w:ascii="Arial" w:hAnsi="Arial" w:cs="Arial"/>
          <w:sz w:val="22"/>
          <w:szCs w:val="22"/>
          <w:rPrChange w:id="4156" w:author="Chiarelo, Hugo" w:date="2025-11-03T10:58:00Z" w16du:dateUtc="2025-11-03T13:58:00Z">
            <w:rPr>
              <w:ins w:id="4157" w:author="Chiarelo, Hugo" w:date="2025-10-21T08:25:00Z" w16du:dateUtc="2025-10-21T11:25:00Z"/>
            </w:rPr>
          </w:rPrChange>
        </w:rPr>
        <w:pPrChange w:id="4158" w:author="Chiarelo, Hugo" w:date="2025-11-03T10:41:00Z" w16du:dateUtc="2025-11-03T13:41:00Z">
          <w:pPr>
            <w:pStyle w:val="NormalWeb"/>
            <w:numPr>
              <w:ilvl w:val="1"/>
              <w:numId w:val="75"/>
            </w:numPr>
            <w:tabs>
              <w:tab w:val="num" w:pos="1440"/>
            </w:tabs>
            <w:ind w:left="1440" w:hanging="360"/>
          </w:pPr>
        </w:pPrChange>
      </w:pPr>
    </w:p>
    <w:p w14:paraId="1985CC5C" w14:textId="77777777" w:rsidR="00BC418A" w:rsidRPr="001F0A69" w:rsidRDefault="00BC418A" w:rsidP="00BC418A">
      <w:pPr>
        <w:pStyle w:val="NormalWeb"/>
        <w:numPr>
          <w:ilvl w:val="0"/>
          <w:numId w:val="75"/>
        </w:numPr>
        <w:rPr>
          <w:ins w:id="4159" w:author="Chiarelo, Hugo" w:date="2025-10-21T08:25:00Z" w16du:dateUtc="2025-10-21T11:25:00Z"/>
          <w:rFonts w:ascii="Arial" w:hAnsi="Arial" w:cs="Arial"/>
          <w:sz w:val="22"/>
          <w:szCs w:val="22"/>
          <w:rPrChange w:id="4160" w:author="Chiarelo, Hugo" w:date="2025-11-03T10:58:00Z" w16du:dateUtc="2025-11-03T13:58:00Z">
            <w:rPr>
              <w:ins w:id="4161" w:author="Chiarelo, Hugo" w:date="2025-10-21T08:25:00Z" w16du:dateUtc="2025-10-21T11:25:00Z"/>
            </w:rPr>
          </w:rPrChange>
        </w:rPr>
      </w:pPr>
      <w:ins w:id="4162" w:author="Chiarelo, Hugo" w:date="2025-10-21T08:25:00Z" w16du:dateUtc="2025-10-21T11:25:00Z">
        <w:r w:rsidRPr="001F0A69">
          <w:rPr>
            <w:rStyle w:val="Strong"/>
            <w:rFonts w:ascii="Arial" w:hAnsi="Arial" w:cs="Arial"/>
            <w:b w:val="0"/>
            <w:bCs w:val="0"/>
            <w:sz w:val="22"/>
            <w:szCs w:val="22"/>
            <w:rPrChange w:id="4163" w:author="Chiarelo, Hugo" w:date="2025-11-03T10:58:00Z" w16du:dateUtc="2025-11-03T13:58:00Z">
              <w:rPr>
                <w:rStyle w:val="Strong"/>
              </w:rPr>
            </w:rPrChange>
          </w:rPr>
          <w:t>Validation Rule</w:t>
        </w:r>
        <w:r w:rsidRPr="001F0A69">
          <w:rPr>
            <w:rFonts w:ascii="Arial" w:hAnsi="Arial" w:cs="Arial"/>
            <w:sz w:val="22"/>
            <w:szCs w:val="22"/>
            <w:rPrChange w:id="4164" w:author="Chiarelo, Hugo" w:date="2025-11-03T10:58:00Z" w16du:dateUtc="2025-11-03T13:58:00Z">
              <w:rPr/>
            </w:rPrChange>
          </w:rPr>
          <w:br/>
          <w:t>For each selected Symptom, the AI shall internally validate the following statement:</w:t>
        </w:r>
      </w:ins>
    </w:p>
    <w:p w14:paraId="3CFD9BD2" w14:textId="67E9301A" w:rsidR="00BC418A" w:rsidRPr="001F0A69" w:rsidRDefault="00BC418A" w:rsidP="00BC418A">
      <w:pPr>
        <w:pStyle w:val="NormalWeb"/>
        <w:ind w:left="720"/>
        <w:rPr>
          <w:ins w:id="4165" w:author="Chiarelo, Hugo" w:date="2025-10-21T08:25:00Z" w16du:dateUtc="2025-10-21T11:25:00Z"/>
          <w:rFonts w:ascii="Arial" w:hAnsi="Arial" w:cs="Arial"/>
          <w:sz w:val="22"/>
          <w:szCs w:val="22"/>
          <w:rPrChange w:id="4166" w:author="Chiarelo, Hugo" w:date="2025-11-03T10:58:00Z" w16du:dateUtc="2025-11-03T13:58:00Z">
            <w:rPr>
              <w:ins w:id="4167" w:author="Chiarelo, Hugo" w:date="2025-10-21T08:25:00Z" w16du:dateUtc="2025-10-21T11:25:00Z"/>
            </w:rPr>
          </w:rPrChange>
        </w:rPr>
      </w:pPr>
      <w:ins w:id="4168" w:author="Chiarelo, Hugo" w:date="2025-10-21T08:25:00Z" w16du:dateUtc="2025-10-21T11:25:00Z">
        <w:r w:rsidRPr="001F0A69">
          <w:rPr>
            <w:rFonts w:ascii="Arial" w:hAnsi="Arial" w:cs="Arial"/>
            <w:sz w:val="22"/>
            <w:szCs w:val="22"/>
            <w:rPrChange w:id="4169" w:author="Chiarelo, Hugo" w:date="2025-11-03T10:58:00Z" w16du:dateUtc="2025-11-03T13:58:00Z">
              <w:rPr/>
            </w:rPrChange>
          </w:rPr>
          <w:t>“Can this Symptom be observed or detected in this Maintainable Item during its operation or maintenance?”</w:t>
        </w:r>
        <w:r w:rsidRPr="001F0A69">
          <w:rPr>
            <w:rFonts w:ascii="Arial" w:hAnsi="Arial" w:cs="Arial"/>
            <w:sz w:val="22"/>
            <w:szCs w:val="22"/>
            <w:rPrChange w:id="4170" w:author="Chiarelo, Hugo" w:date="2025-11-03T10:58:00Z" w16du:dateUtc="2025-11-03T13:58:00Z">
              <w:rPr/>
            </w:rPrChange>
          </w:rPr>
          <w:br/>
          <w:t xml:space="preserve">If the answer is </w:t>
        </w:r>
        <w:r w:rsidRPr="001F0A69">
          <w:rPr>
            <w:rStyle w:val="Strong"/>
            <w:rFonts w:ascii="Arial" w:hAnsi="Arial" w:cs="Arial"/>
            <w:b w:val="0"/>
            <w:bCs w:val="0"/>
            <w:sz w:val="22"/>
            <w:szCs w:val="22"/>
            <w:rPrChange w:id="4171" w:author="Chiarelo, Hugo" w:date="2025-11-03T10:58:00Z" w16du:dateUtc="2025-11-03T13:58:00Z">
              <w:rPr>
                <w:rStyle w:val="Strong"/>
              </w:rPr>
            </w:rPrChange>
          </w:rPr>
          <w:t>No</w:t>
        </w:r>
        <w:r w:rsidRPr="001F0A69">
          <w:rPr>
            <w:rFonts w:ascii="Arial" w:hAnsi="Arial" w:cs="Arial"/>
            <w:sz w:val="22"/>
            <w:szCs w:val="22"/>
            <w:rPrChange w:id="4172" w:author="Chiarelo, Hugo" w:date="2025-11-03T10:58:00Z" w16du:dateUtc="2025-11-03T13:58:00Z">
              <w:rPr/>
            </w:rPrChange>
          </w:rPr>
          <w:t xml:space="preserve">, the Symptom shall not be included in the </w:t>
        </w:r>
      </w:ins>
      <w:ins w:id="4173" w:author="Chiarelo, Hugo" w:date="2025-11-03T10:36:00Z" w16du:dateUtc="2025-11-03T13:36:00Z">
        <w:r w:rsidR="004B144D" w:rsidRPr="001F0A69">
          <w:rPr>
            <w:rFonts w:ascii="Arial" w:hAnsi="Arial" w:cs="Arial"/>
            <w:sz w:val="22"/>
            <w:szCs w:val="22"/>
          </w:rPr>
          <w:t>output.</w:t>
        </w:r>
      </w:ins>
    </w:p>
    <w:p w14:paraId="684F9C2E" w14:textId="77777777" w:rsidR="00BC418A" w:rsidRPr="001F0A69" w:rsidRDefault="00BC418A" w:rsidP="00BC418A">
      <w:pPr>
        <w:pStyle w:val="NormalWeb"/>
        <w:numPr>
          <w:ilvl w:val="0"/>
          <w:numId w:val="75"/>
        </w:numPr>
        <w:rPr>
          <w:ins w:id="4174" w:author="Chiarelo, Hugo" w:date="2025-10-21T08:25:00Z" w16du:dateUtc="2025-10-21T11:25:00Z"/>
          <w:rFonts w:ascii="Arial" w:hAnsi="Arial" w:cs="Arial"/>
          <w:rPrChange w:id="4175" w:author="Chiarelo, Hugo" w:date="2025-11-03T10:58:00Z" w16du:dateUtc="2025-11-03T13:58:00Z">
            <w:rPr>
              <w:ins w:id="4176" w:author="Chiarelo, Hugo" w:date="2025-10-21T08:25:00Z" w16du:dateUtc="2025-10-21T11:25:00Z"/>
            </w:rPr>
          </w:rPrChange>
        </w:rPr>
      </w:pPr>
      <w:ins w:id="4177" w:author="Chiarelo, Hugo" w:date="2025-10-21T08:25:00Z" w16du:dateUtc="2025-10-21T11:25:00Z">
        <w:r w:rsidRPr="001F0A69">
          <w:rPr>
            <w:rStyle w:val="Strong"/>
            <w:rFonts w:ascii="Arial" w:hAnsi="Arial" w:cs="Arial"/>
            <w:b w:val="0"/>
            <w:bCs w:val="0"/>
            <w:sz w:val="22"/>
            <w:szCs w:val="22"/>
            <w:rPrChange w:id="4178" w:author="Chiarelo, Hugo" w:date="2025-11-03T10:58:00Z" w16du:dateUtc="2025-11-03T13:58:00Z">
              <w:rPr>
                <w:rStyle w:val="Strong"/>
              </w:rPr>
            </w:rPrChange>
          </w:rPr>
          <w:t>Documentation of Replacements</w:t>
        </w:r>
        <w:r w:rsidRPr="001F0A69">
          <w:rPr>
            <w:rFonts w:ascii="Arial" w:hAnsi="Arial" w:cs="Arial"/>
            <w:sz w:val="22"/>
            <w:szCs w:val="22"/>
            <w:rPrChange w:id="4179" w:author="Chiarelo, Hugo" w:date="2025-11-03T10:58:00Z" w16du:dateUtc="2025-11-03T13:58:00Z">
              <w:rPr/>
            </w:rPrChange>
          </w:rPr>
          <w:br/>
          <w:t xml:space="preserve">When a Symptom is replaced for technical coherence, a brief justification should be noted </w:t>
        </w:r>
        <w:r w:rsidRPr="001F0A69">
          <w:rPr>
            <w:rFonts w:ascii="Arial" w:hAnsi="Arial" w:cs="Arial"/>
            <w:sz w:val="22"/>
            <w:szCs w:val="22"/>
            <w:rPrChange w:id="4180" w:author="Chiarelo, Hugo" w:date="2025-11-03T10:58:00Z" w16du:dateUtc="2025-11-03T13:58:00Z">
              <w:rPr/>
            </w:rPrChange>
          </w:rPr>
          <w:lastRenderedPageBreak/>
          <w:t xml:space="preserve">in the FMEA development log (e.g., </w:t>
        </w:r>
        <w:r w:rsidRPr="001F0A69">
          <w:rPr>
            <w:rStyle w:val="Emphasis"/>
            <w:rFonts w:ascii="Arial" w:hAnsi="Arial" w:cs="Arial"/>
            <w:sz w:val="22"/>
            <w:szCs w:val="22"/>
            <w:rPrChange w:id="4181" w:author="Chiarelo, Hugo" w:date="2025-11-03T10:58:00Z" w16du:dateUtc="2025-11-03T13:58:00Z">
              <w:rPr>
                <w:rStyle w:val="Emphasis"/>
              </w:rPr>
            </w:rPrChange>
          </w:rPr>
          <w:t>“FTS replaced by FRO for Bearing — mechanical seizure; no electrical function involved”</w:t>
        </w:r>
        <w:r w:rsidRPr="001F0A69">
          <w:rPr>
            <w:rFonts w:ascii="Arial" w:hAnsi="Arial" w:cs="Arial"/>
            <w:sz w:val="22"/>
            <w:szCs w:val="22"/>
            <w:rPrChange w:id="4182" w:author="Chiarelo, Hugo" w:date="2025-11-03T10:58:00Z" w16du:dateUtc="2025-11-03T13:58:00Z">
              <w:rPr/>
            </w:rPrChange>
          </w:rPr>
          <w:t>).</w:t>
        </w:r>
        <w:r w:rsidRPr="001F0A69">
          <w:rPr>
            <w:rFonts w:ascii="Arial" w:hAnsi="Arial" w:cs="Arial"/>
            <w:sz w:val="22"/>
            <w:szCs w:val="22"/>
            <w:rPrChange w:id="4183" w:author="Chiarelo, Hugo" w:date="2025-11-03T10:58:00Z" w16du:dateUtc="2025-11-03T13:58:00Z">
              <w:rPr/>
            </w:rPrChange>
          </w:rPr>
          <w:br/>
          <w:t>This traceability ensures engineering rationale and auditability</w:t>
        </w:r>
        <w:r w:rsidRPr="001F0A69">
          <w:rPr>
            <w:rFonts w:ascii="Arial" w:hAnsi="Arial" w:cs="Arial"/>
            <w:rPrChange w:id="4184" w:author="Chiarelo, Hugo" w:date="2025-11-03T10:58:00Z" w16du:dateUtc="2025-11-03T13:58:00Z">
              <w:rPr/>
            </w:rPrChange>
          </w:rPr>
          <w:t>.</w:t>
        </w:r>
      </w:ins>
    </w:p>
    <w:p w14:paraId="51278932" w14:textId="7D0BA966" w:rsidR="00BC418A" w:rsidRPr="001F0A69" w:rsidRDefault="00BC418A" w:rsidP="00BC418A">
      <w:pPr>
        <w:rPr>
          <w:ins w:id="4185" w:author="Chiarelo, Hugo" w:date="2025-10-21T08:25:00Z" w16du:dateUtc="2025-10-21T11:25:00Z"/>
          <w:rFonts w:cs="Arial"/>
        </w:rPr>
      </w:pPr>
    </w:p>
    <w:p w14:paraId="74C71FFF" w14:textId="473EDA67" w:rsidR="00BC418A" w:rsidRPr="001F0A69" w:rsidRDefault="00BC418A">
      <w:pPr>
        <w:rPr>
          <w:ins w:id="4186" w:author="Chiarelo, Hugo" w:date="2025-10-21T08:25:00Z" w16du:dateUtc="2025-10-21T11:25:00Z"/>
          <w:rFonts w:cs="Arial"/>
          <w:bCs/>
        </w:rPr>
        <w:pPrChange w:id="4187" w:author="Chiarelo, Hugo" w:date="2025-11-03T10:56:00Z" w16du:dateUtc="2025-11-03T13:56:00Z">
          <w:pPr>
            <w:pStyle w:val="Heading3"/>
          </w:pPr>
        </w:pPrChange>
      </w:pPr>
      <w:bookmarkStart w:id="4188" w:name="_Toc212622463"/>
      <w:ins w:id="4189" w:author="Chiarelo, Hugo" w:date="2025-10-21T08:25:00Z" w16du:dateUtc="2025-10-21T11:25:00Z">
        <w:r w:rsidRPr="00D14305">
          <w:rPr>
            <w:rStyle w:val="Strong"/>
            <w:rFonts w:cs="Arial"/>
            <w:b w:val="0"/>
          </w:rPr>
          <w:t>Expected Outcome</w:t>
        </w:r>
      </w:ins>
      <w:bookmarkEnd w:id="4188"/>
      <w:ins w:id="4190" w:author="Chiarelo, Hugo" w:date="2025-11-03T10:56:00Z" w16du:dateUtc="2025-11-03T13:56:00Z">
        <w:r w:rsidR="00730C3B" w:rsidRPr="001F0A69">
          <w:rPr>
            <w:rStyle w:val="Strong"/>
            <w:rFonts w:cs="Arial"/>
            <w:b w:val="0"/>
          </w:rPr>
          <w:t xml:space="preserve"> for </w:t>
        </w:r>
      </w:ins>
      <w:ins w:id="4191" w:author="Chiarelo, Hugo" w:date="2025-11-03T10:58:00Z" w16du:dateUtc="2025-11-03T13:58:00Z">
        <w:r w:rsidR="001F0A69" w:rsidRPr="001F0A69">
          <w:rPr>
            <w:rStyle w:val="Strong"/>
            <w:rFonts w:cs="Arial"/>
            <w:b w:val="0"/>
          </w:rPr>
          <w:t>Symptoms</w:t>
        </w:r>
      </w:ins>
    </w:p>
    <w:p w14:paraId="16237BDD" w14:textId="77777777" w:rsidR="00BC418A" w:rsidRPr="001F0A69" w:rsidRDefault="00BC418A" w:rsidP="00BC418A">
      <w:pPr>
        <w:pStyle w:val="NormalWeb"/>
        <w:numPr>
          <w:ilvl w:val="0"/>
          <w:numId w:val="76"/>
        </w:numPr>
        <w:rPr>
          <w:ins w:id="4192" w:author="Chiarelo, Hugo" w:date="2025-10-21T08:25:00Z" w16du:dateUtc="2025-10-21T11:25:00Z"/>
          <w:rFonts w:ascii="Arial" w:hAnsi="Arial" w:cs="Arial"/>
          <w:bCs/>
          <w:rPrChange w:id="4193" w:author="Chiarelo, Hugo" w:date="2025-11-03T10:58:00Z" w16du:dateUtc="2025-11-03T13:58:00Z">
            <w:rPr>
              <w:ins w:id="4194" w:author="Chiarelo, Hugo" w:date="2025-10-21T08:25:00Z" w16du:dateUtc="2025-10-21T11:25:00Z"/>
              <w:bCs/>
            </w:rPr>
          </w:rPrChange>
        </w:rPr>
      </w:pPr>
      <w:ins w:id="4195" w:author="Chiarelo, Hugo" w:date="2025-10-21T08:25:00Z" w16du:dateUtc="2025-10-21T11:25:00Z">
        <w:r w:rsidRPr="001F0A69">
          <w:rPr>
            <w:rFonts w:ascii="Arial" w:hAnsi="Arial" w:cs="Arial"/>
            <w:bCs/>
            <w:rPrChange w:id="4196" w:author="Chiarelo, Hugo" w:date="2025-11-03T10:58:00Z" w16du:dateUtc="2025-11-03T13:58:00Z">
              <w:rPr>
                <w:bCs/>
              </w:rPr>
            </w:rPrChange>
          </w:rPr>
          <w:t xml:space="preserve">All Symptoms are </w:t>
        </w:r>
        <w:r w:rsidRPr="001F0A69">
          <w:rPr>
            <w:rStyle w:val="Strong"/>
            <w:rFonts w:ascii="Arial" w:hAnsi="Arial" w:cs="Arial"/>
            <w:b w:val="0"/>
            <w:rPrChange w:id="4197" w:author="Chiarelo, Hugo" w:date="2025-11-03T10:58:00Z" w16du:dateUtc="2025-11-03T13:58:00Z">
              <w:rPr>
                <w:rStyle w:val="Strong"/>
              </w:rPr>
            </w:rPrChange>
          </w:rPr>
          <w:t>technically valid</w:t>
        </w:r>
        <w:r w:rsidRPr="001F0A69">
          <w:rPr>
            <w:rFonts w:ascii="Arial" w:hAnsi="Arial" w:cs="Arial"/>
            <w:bCs/>
            <w:rPrChange w:id="4198" w:author="Chiarelo, Hugo" w:date="2025-11-03T10:58:00Z" w16du:dateUtc="2025-11-03T13:58:00Z">
              <w:rPr>
                <w:bCs/>
              </w:rPr>
            </w:rPrChange>
          </w:rPr>
          <w:t xml:space="preserve"> and </w:t>
        </w:r>
        <w:r w:rsidRPr="001F0A69">
          <w:rPr>
            <w:rStyle w:val="Strong"/>
            <w:rFonts w:ascii="Arial" w:hAnsi="Arial" w:cs="Arial"/>
            <w:b w:val="0"/>
            <w:rPrChange w:id="4199" w:author="Chiarelo, Hugo" w:date="2025-11-03T10:58:00Z" w16du:dateUtc="2025-11-03T13:58:00Z">
              <w:rPr>
                <w:rStyle w:val="Strong"/>
              </w:rPr>
            </w:rPrChange>
          </w:rPr>
          <w:t>observable</w:t>
        </w:r>
        <w:r w:rsidRPr="001F0A69">
          <w:rPr>
            <w:rFonts w:ascii="Arial" w:hAnsi="Arial" w:cs="Arial"/>
            <w:bCs/>
            <w:rPrChange w:id="4200" w:author="Chiarelo, Hugo" w:date="2025-11-03T10:58:00Z" w16du:dateUtc="2025-11-03T13:58:00Z">
              <w:rPr>
                <w:bCs/>
              </w:rPr>
            </w:rPrChange>
          </w:rPr>
          <w:t xml:space="preserve"> for their Maintainable Items.</w:t>
        </w:r>
      </w:ins>
    </w:p>
    <w:p w14:paraId="6A539B6F" w14:textId="77777777" w:rsidR="00BC418A" w:rsidRPr="001F0A69" w:rsidRDefault="00BC418A" w:rsidP="00BC418A">
      <w:pPr>
        <w:pStyle w:val="NormalWeb"/>
        <w:numPr>
          <w:ilvl w:val="0"/>
          <w:numId w:val="76"/>
        </w:numPr>
        <w:rPr>
          <w:ins w:id="4201" w:author="Chiarelo, Hugo" w:date="2025-10-21T08:25:00Z" w16du:dateUtc="2025-10-21T11:25:00Z"/>
          <w:rFonts w:ascii="Arial" w:hAnsi="Arial" w:cs="Arial"/>
          <w:bCs/>
          <w:rPrChange w:id="4202" w:author="Chiarelo, Hugo" w:date="2025-11-03T10:58:00Z" w16du:dateUtc="2025-11-03T13:58:00Z">
            <w:rPr>
              <w:ins w:id="4203" w:author="Chiarelo, Hugo" w:date="2025-10-21T08:25:00Z" w16du:dateUtc="2025-10-21T11:25:00Z"/>
              <w:bCs/>
            </w:rPr>
          </w:rPrChange>
        </w:rPr>
      </w:pPr>
      <w:ins w:id="4204" w:author="Chiarelo, Hugo" w:date="2025-10-21T08:25:00Z" w16du:dateUtc="2025-10-21T11:25:00Z">
        <w:r w:rsidRPr="001F0A69">
          <w:rPr>
            <w:rFonts w:ascii="Arial" w:hAnsi="Arial" w:cs="Arial"/>
            <w:bCs/>
            <w:rPrChange w:id="4205" w:author="Chiarelo, Hugo" w:date="2025-11-03T10:58:00Z" w16du:dateUtc="2025-11-03T13:58:00Z">
              <w:rPr>
                <w:bCs/>
              </w:rPr>
            </w:rPrChange>
          </w:rPr>
          <w:t>No mismatches such as electrical symptoms on mechanical components, or leakage symptoms on control equipment.</w:t>
        </w:r>
      </w:ins>
    </w:p>
    <w:p w14:paraId="247EDC79" w14:textId="77777777" w:rsidR="00BC418A" w:rsidRPr="001F0A69" w:rsidRDefault="00BC418A" w:rsidP="00BC418A">
      <w:pPr>
        <w:pStyle w:val="NormalWeb"/>
        <w:numPr>
          <w:ilvl w:val="0"/>
          <w:numId w:val="76"/>
        </w:numPr>
        <w:rPr>
          <w:ins w:id="4206" w:author="Chiarelo, Hugo" w:date="2025-10-21T08:25:00Z" w16du:dateUtc="2025-10-21T11:25:00Z"/>
          <w:rFonts w:ascii="Arial" w:hAnsi="Arial" w:cs="Arial"/>
          <w:bCs/>
          <w:rPrChange w:id="4207" w:author="Chiarelo, Hugo" w:date="2025-11-03T10:58:00Z" w16du:dateUtc="2025-11-03T13:58:00Z">
            <w:rPr>
              <w:ins w:id="4208" w:author="Chiarelo, Hugo" w:date="2025-10-21T08:25:00Z" w16du:dateUtc="2025-10-21T11:25:00Z"/>
              <w:bCs/>
            </w:rPr>
          </w:rPrChange>
        </w:rPr>
      </w:pPr>
      <w:ins w:id="4209" w:author="Chiarelo, Hugo" w:date="2025-10-21T08:25:00Z" w16du:dateUtc="2025-10-21T11:25:00Z">
        <w:r w:rsidRPr="001F0A69">
          <w:rPr>
            <w:rFonts w:ascii="Arial" w:hAnsi="Arial" w:cs="Arial"/>
            <w:bCs/>
            <w:rPrChange w:id="4210" w:author="Chiarelo, Hugo" w:date="2025-11-03T10:58:00Z" w16du:dateUtc="2025-11-03T13:58:00Z">
              <w:rPr>
                <w:bCs/>
              </w:rPr>
            </w:rPrChange>
          </w:rPr>
          <w:t>The FMEA output represents the actual physical behavior of each Maintainable Item within the EMS boundary.</w:t>
        </w:r>
      </w:ins>
    </w:p>
    <w:p w14:paraId="005407A7" w14:textId="313C5FE6" w:rsidR="00F85ABD" w:rsidRPr="001F0A69" w:rsidRDefault="00BC418A">
      <w:pPr>
        <w:pStyle w:val="NormalIndent"/>
        <w:ind w:left="0"/>
        <w:rPr>
          <w:ins w:id="4211" w:author="Alvarenga, Agatha" w:date="2025-05-13T17:50:00Z" w16du:dateUtc="2025-05-13T20:50:00Z"/>
          <w:rFonts w:cs="Arial"/>
        </w:rPr>
        <w:pPrChange w:id="4212" w:author="Alvarenga, Agatha" w:date="2025-06-08T18:36:00Z" w16du:dateUtc="2025-06-08T21:36:00Z">
          <w:pPr>
            <w:pStyle w:val="NormalIndent"/>
            <w:numPr>
              <w:numId w:val="54"/>
            </w:numPr>
            <w:ind w:left="720" w:hanging="360"/>
          </w:pPr>
        </w:pPrChange>
      </w:pPr>
      <w:ins w:id="4213" w:author="Chiarelo, Hugo" w:date="2025-10-21T08:25:00Z" w16du:dateUtc="2025-10-21T11:25:00Z">
        <w:r w:rsidRPr="001F0A69">
          <w:rPr>
            <w:rFonts w:cs="Arial"/>
          </w:rPr>
          <w:br/>
        </w:r>
        <w:r w:rsidRPr="001F0A69">
          <w:rPr>
            <w:rFonts w:cs="Arial"/>
          </w:rPr>
          <w:br/>
        </w:r>
      </w:ins>
    </w:p>
    <w:p w14:paraId="66BF3A2F" w14:textId="394CD806" w:rsidR="0083519C" w:rsidRPr="001F0A69" w:rsidRDefault="0083519C" w:rsidP="00783667">
      <w:pPr>
        <w:pStyle w:val="NormalIndent"/>
        <w:numPr>
          <w:ilvl w:val="0"/>
          <w:numId w:val="54"/>
        </w:numPr>
        <w:rPr>
          <w:ins w:id="4214" w:author="Alvarenga, Agatha" w:date="2025-06-08T18:35:00Z" w16du:dateUtc="2025-06-08T21:35:00Z"/>
          <w:rFonts w:cs="Arial"/>
        </w:rPr>
      </w:pPr>
      <w:ins w:id="4215" w:author="Alvarenga, Agatha" w:date="2025-05-13T17:51:00Z" w16du:dateUtc="2025-05-13T20:51:00Z">
        <w:r w:rsidRPr="001F0A69">
          <w:rPr>
            <w:rFonts w:cs="Arial"/>
          </w:rPr>
          <w:t>Failure Mechanism</w:t>
        </w:r>
      </w:ins>
    </w:p>
    <w:p w14:paraId="1DD5C318" w14:textId="77777777" w:rsidR="00FC65BD" w:rsidRPr="001F0A69" w:rsidRDefault="00F85ABD" w:rsidP="00F85ABD">
      <w:pPr>
        <w:pStyle w:val="ListParagraph"/>
        <w:spacing w:line="276" w:lineRule="auto"/>
        <w:rPr>
          <w:ins w:id="4216" w:author="Chiarelo, Hugo" w:date="2025-09-10T14:42:00Z" w16du:dateUtc="2025-09-10T17:42:00Z"/>
          <w:rFonts w:cs="Arial"/>
        </w:rPr>
      </w:pPr>
      <w:ins w:id="4217" w:author="Alvarenga, Agatha" w:date="2025-06-08T18:35:00Z" w16du:dateUtc="2025-06-08T21:35:00Z">
        <w:r w:rsidRPr="001F0A69">
          <w:rPr>
            <w:rFonts w:cs="Arial"/>
          </w:rPr>
          <w:t xml:space="preserve">Rules: </w:t>
        </w:r>
      </w:ins>
    </w:p>
    <w:p w14:paraId="491A6D91" w14:textId="77777777" w:rsidR="001E6223" w:rsidRPr="001F0A69" w:rsidRDefault="001E6223" w:rsidP="00F85ABD">
      <w:pPr>
        <w:pStyle w:val="ListParagraph"/>
        <w:spacing w:line="276" w:lineRule="auto"/>
        <w:rPr>
          <w:ins w:id="4218" w:author="Alvarenga, Agatha" w:date="2025-06-08T18:40:00Z" w16du:dateUtc="2025-06-08T21:40:00Z"/>
          <w:rFonts w:cs="Arial"/>
        </w:rPr>
      </w:pPr>
    </w:p>
    <w:p w14:paraId="0216CCF1" w14:textId="2B8CA45A" w:rsidR="00224D74" w:rsidRPr="001F0A69" w:rsidRDefault="0059768F" w:rsidP="00FC65BD">
      <w:pPr>
        <w:pStyle w:val="ListParagraph"/>
        <w:numPr>
          <w:ilvl w:val="0"/>
          <w:numId w:val="60"/>
        </w:numPr>
        <w:spacing w:line="276" w:lineRule="auto"/>
        <w:rPr>
          <w:ins w:id="4219" w:author="Chiarelo, Hugo" w:date="2025-10-13T16:16:00Z" w16du:dateUtc="2025-10-13T19:16:00Z"/>
          <w:rFonts w:cs="Arial"/>
        </w:rPr>
      </w:pPr>
      <w:ins w:id="4220" w:author="Chiarelo, Hugo" w:date="2025-10-13T16:16:00Z">
        <w:r w:rsidRPr="001F0A69">
          <w:rPr>
            <w:rFonts w:cs="Arial"/>
          </w:rPr>
          <w:t xml:space="preserve">Failure </w:t>
        </w:r>
      </w:ins>
      <w:ins w:id="4221" w:author="Chiarelo, Hugo" w:date="2025-10-13T16:16:00Z" w16du:dateUtc="2025-10-13T19:16:00Z">
        <w:r w:rsidRPr="001F0A69">
          <w:rPr>
            <w:rFonts w:cs="Arial"/>
          </w:rPr>
          <w:t xml:space="preserve">Mechanism </w:t>
        </w:r>
      </w:ins>
      <w:proofErr w:type="gramStart"/>
      <w:ins w:id="4222" w:author="Chiarelo, Hugo" w:date="2025-10-13T16:16:00Z">
        <w:r w:rsidRPr="001F0A69">
          <w:rPr>
            <w:rFonts w:cs="Arial"/>
          </w:rPr>
          <w:t>describe</w:t>
        </w:r>
        <w:proofErr w:type="gramEnd"/>
        <w:r w:rsidRPr="001F0A69">
          <w:rPr>
            <w:rFonts w:cs="Arial"/>
          </w:rPr>
          <w:t xml:space="preserve"> the specific processes, events, or conditions that lead to the </w:t>
        </w:r>
      </w:ins>
      <w:proofErr w:type="gramStart"/>
      <w:ins w:id="4223" w:author="Chiarelo, Hugo" w:date="2025-10-13T16:16:00Z" w16du:dateUtc="2025-10-13T19:16:00Z">
        <w:r w:rsidRPr="001F0A69">
          <w:rPr>
            <w:rFonts w:cs="Arial"/>
          </w:rPr>
          <w:t>symptom</w:t>
        </w:r>
        <w:proofErr w:type="gramEnd"/>
        <w:r w:rsidRPr="001F0A69">
          <w:rPr>
            <w:rFonts w:cs="Arial"/>
          </w:rPr>
          <w:t xml:space="preserve"> </w:t>
        </w:r>
        <w:proofErr w:type="gramStart"/>
        <w:r w:rsidRPr="001F0A69">
          <w:rPr>
            <w:rFonts w:cs="Arial"/>
          </w:rPr>
          <w:t>happen</w:t>
        </w:r>
        <w:proofErr w:type="gramEnd"/>
        <w:r w:rsidRPr="001F0A69">
          <w:rPr>
            <w:rFonts w:cs="Arial"/>
          </w:rPr>
          <w:t xml:space="preserve"> in that specific Maintainable Item.</w:t>
        </w:r>
        <w:r w:rsidRPr="001F0A69">
          <w:rPr>
            <w:rFonts w:cs="Arial"/>
          </w:rPr>
          <w:br/>
        </w:r>
      </w:ins>
    </w:p>
    <w:p w14:paraId="68C69526" w14:textId="29E2EFD0" w:rsidR="00B87384" w:rsidRPr="001F0A69" w:rsidRDefault="00AF6351" w:rsidP="00FC65BD">
      <w:pPr>
        <w:pStyle w:val="ListParagraph"/>
        <w:numPr>
          <w:ilvl w:val="0"/>
          <w:numId w:val="60"/>
        </w:numPr>
        <w:spacing w:line="276" w:lineRule="auto"/>
        <w:rPr>
          <w:ins w:id="4224" w:author="Chiarelo, Hugo" w:date="2025-09-10T15:06:00Z" w16du:dateUtc="2025-09-10T18:06:00Z"/>
          <w:rFonts w:cs="Arial"/>
        </w:rPr>
      </w:pPr>
      <w:ins w:id="4225" w:author="Chiarelo, Hugo" w:date="2025-09-10T14:47:00Z" w16du:dateUtc="2025-09-10T17:47:00Z">
        <w:r w:rsidRPr="001F0A69">
          <w:rPr>
            <w:rFonts w:cs="Arial"/>
          </w:rPr>
          <w:t>The Failure Mechanism is based in the Table</w:t>
        </w:r>
      </w:ins>
      <w:ins w:id="4226" w:author="Chiarelo, Hugo" w:date="2025-09-10T14:48:00Z" w16du:dateUtc="2025-09-10T17:48:00Z">
        <w:r w:rsidRPr="001F0A69">
          <w:rPr>
            <w:rFonts w:cs="Arial"/>
          </w:rPr>
          <w:t xml:space="preserve"> B.2 – Failure Mechanism, there is no </w:t>
        </w:r>
        <w:r w:rsidR="00F35F22" w:rsidRPr="001F0A69">
          <w:rPr>
            <w:rFonts w:cs="Arial"/>
          </w:rPr>
          <w:t xml:space="preserve">room for interpretation in this case, </w:t>
        </w:r>
      </w:ins>
      <w:ins w:id="4227" w:author="Chiarelo, Hugo" w:date="2025-09-10T14:49:00Z" w16du:dateUtc="2025-09-10T17:49:00Z">
        <w:r w:rsidR="00AF2BEF" w:rsidRPr="001F0A69">
          <w:rPr>
            <w:rFonts w:cs="Arial"/>
          </w:rPr>
          <w:t>the output of the Failure Mechanism must be t</w:t>
        </w:r>
      </w:ins>
      <w:ins w:id="4228" w:author="Chiarelo, Hugo" w:date="2025-09-10T14:50:00Z" w16du:dateUtc="2025-09-10T17:50:00Z">
        <w:r w:rsidR="00AF2BEF" w:rsidRPr="001F0A69">
          <w:rPr>
            <w:rFonts w:cs="Arial"/>
          </w:rPr>
          <w:t xml:space="preserve">he </w:t>
        </w:r>
        <w:r w:rsidR="002D3DC3" w:rsidRPr="001F0A69">
          <w:rPr>
            <w:rFonts w:cs="Arial"/>
          </w:rPr>
          <w:t>Code number (sub) + Notation. Example of a Failure Mechanism in the output file</w:t>
        </w:r>
        <w:r w:rsidR="00D91845" w:rsidRPr="001F0A69">
          <w:rPr>
            <w:rFonts w:cs="Arial"/>
          </w:rPr>
          <w:t xml:space="preserve">: </w:t>
        </w:r>
      </w:ins>
    </w:p>
    <w:p w14:paraId="0951947F" w14:textId="565E5014" w:rsidR="00A4171C" w:rsidRPr="001F0A69" w:rsidRDefault="00D91845" w:rsidP="00B87384">
      <w:pPr>
        <w:pStyle w:val="ListParagraph"/>
        <w:spacing w:line="276" w:lineRule="auto"/>
        <w:ind w:left="1080"/>
        <w:rPr>
          <w:ins w:id="4229" w:author="Chiarelo, Hugo" w:date="2025-09-10T15:16:00Z" w16du:dateUtc="2025-09-10T18:16:00Z"/>
          <w:rFonts w:cs="Arial"/>
          <w:i/>
          <w:iCs/>
        </w:rPr>
      </w:pPr>
      <w:ins w:id="4230" w:author="Chiarelo, Hugo" w:date="2025-09-10T14:51:00Z" w16du:dateUtc="2025-09-10T17:51:00Z">
        <w:r w:rsidRPr="001F0A69">
          <w:rPr>
            <w:rFonts w:cs="Arial"/>
            <w:i/>
            <w:iCs/>
            <w:rPrChange w:id="4231" w:author="Chiarelo, Hugo" w:date="2025-11-03T10:58:00Z" w16du:dateUtc="2025-11-03T13:58:00Z">
              <w:rPr/>
            </w:rPrChange>
          </w:rPr>
          <w:t>1.5 Looseness</w:t>
        </w:r>
      </w:ins>
    </w:p>
    <w:p w14:paraId="627D92B2" w14:textId="77777777" w:rsidR="00572CA1" w:rsidRPr="001F0A69" w:rsidRDefault="00572CA1">
      <w:pPr>
        <w:pStyle w:val="ListParagraph"/>
        <w:spacing w:line="276" w:lineRule="auto"/>
        <w:ind w:left="1080"/>
        <w:rPr>
          <w:ins w:id="4232" w:author="Chiarelo, Hugo" w:date="2025-09-10T14:51:00Z" w16du:dateUtc="2025-09-10T17:51:00Z"/>
          <w:rFonts w:cs="Arial"/>
          <w:i/>
          <w:iCs/>
          <w:rPrChange w:id="4233" w:author="Chiarelo, Hugo" w:date="2025-11-03T10:58:00Z" w16du:dateUtc="2025-11-03T13:58:00Z">
            <w:rPr>
              <w:ins w:id="4234" w:author="Chiarelo, Hugo" w:date="2025-09-10T14:51:00Z" w16du:dateUtc="2025-09-10T17:51:00Z"/>
            </w:rPr>
          </w:rPrChange>
        </w:rPr>
        <w:pPrChange w:id="4235" w:author="Chiarelo, Hugo" w:date="2025-09-10T15:06:00Z" w16du:dateUtc="2025-09-10T18:06:00Z">
          <w:pPr>
            <w:pStyle w:val="ListParagraph"/>
            <w:numPr>
              <w:numId w:val="60"/>
            </w:numPr>
            <w:spacing w:line="276" w:lineRule="auto"/>
            <w:ind w:left="1080" w:hanging="360"/>
          </w:pPr>
        </w:pPrChange>
      </w:pPr>
    </w:p>
    <w:p w14:paraId="1156C733" w14:textId="77777777" w:rsidR="00485199" w:rsidRPr="001F0A69" w:rsidRDefault="00D91845" w:rsidP="00FC65BD">
      <w:pPr>
        <w:pStyle w:val="ListParagraph"/>
        <w:numPr>
          <w:ilvl w:val="0"/>
          <w:numId w:val="60"/>
        </w:numPr>
        <w:spacing w:line="276" w:lineRule="auto"/>
        <w:rPr>
          <w:ins w:id="4236" w:author="Chiarelo, Hugo" w:date="2025-09-10T15:04:00Z" w16du:dateUtc="2025-09-10T18:04:00Z"/>
          <w:rFonts w:cs="Arial"/>
          <w:i/>
          <w:iCs/>
          <w:rPrChange w:id="4237" w:author="Chiarelo, Hugo" w:date="2025-11-03T10:58:00Z" w16du:dateUtc="2025-11-03T13:58:00Z">
            <w:rPr>
              <w:ins w:id="4238" w:author="Chiarelo, Hugo" w:date="2025-09-10T15:04:00Z" w16du:dateUtc="2025-09-10T18:04:00Z"/>
            </w:rPr>
          </w:rPrChange>
        </w:rPr>
      </w:pPr>
      <w:ins w:id="4239" w:author="Chiarelo, Hugo" w:date="2025-09-10T14:51:00Z" w16du:dateUtc="2025-09-10T17:51:00Z">
        <w:r w:rsidRPr="001F0A69">
          <w:rPr>
            <w:rFonts w:cs="Arial"/>
          </w:rPr>
          <w:t xml:space="preserve">The ‘General’ Code number (sub) should be avoided, but it can be used in cases where </w:t>
        </w:r>
      </w:ins>
      <w:ins w:id="4240" w:author="Chiarelo, Hugo" w:date="2025-09-10T14:53:00Z" w16du:dateUtc="2025-09-10T17:53:00Z">
        <w:r w:rsidR="00361CDE" w:rsidRPr="001F0A69">
          <w:rPr>
            <w:rFonts w:cs="Arial"/>
          </w:rPr>
          <w:t xml:space="preserve">no other option </w:t>
        </w:r>
      </w:ins>
      <w:ins w:id="4241" w:author="Chiarelo, Hugo" w:date="2025-09-10T15:00:00Z" w16du:dateUtc="2025-09-10T18:00:00Z">
        <w:r w:rsidR="00DB5FBE" w:rsidRPr="001F0A69">
          <w:rPr>
            <w:rFonts w:cs="Arial"/>
          </w:rPr>
          <w:t>fits</w:t>
        </w:r>
      </w:ins>
      <w:ins w:id="4242" w:author="Chiarelo, Hugo" w:date="2025-09-10T14:53:00Z" w16du:dateUtc="2025-09-10T17:53:00Z">
        <w:r w:rsidR="00361CDE" w:rsidRPr="001F0A69">
          <w:rPr>
            <w:rFonts w:cs="Arial"/>
          </w:rPr>
          <w:t xml:space="preserve"> bette</w:t>
        </w:r>
        <w:r w:rsidR="00953340" w:rsidRPr="001F0A69">
          <w:rPr>
            <w:rFonts w:cs="Arial"/>
          </w:rPr>
          <w:t xml:space="preserve">r. For </w:t>
        </w:r>
      </w:ins>
      <w:ins w:id="4243" w:author="Chiarelo, Hugo" w:date="2025-09-10T15:00:00Z" w16du:dateUtc="2025-09-10T18:00:00Z">
        <w:r w:rsidR="00DB5FBE" w:rsidRPr="001F0A69">
          <w:rPr>
            <w:rFonts w:cs="Arial"/>
          </w:rPr>
          <w:t>these cases</w:t>
        </w:r>
      </w:ins>
      <w:ins w:id="4244" w:author="Chiarelo, Hugo" w:date="2025-09-10T14:53:00Z" w16du:dateUtc="2025-09-10T17:53:00Z">
        <w:r w:rsidR="00953340" w:rsidRPr="001F0A69">
          <w:rPr>
            <w:rFonts w:cs="Arial"/>
          </w:rPr>
          <w:t xml:space="preserve"> use </w:t>
        </w:r>
      </w:ins>
      <w:ins w:id="4245" w:author="Chiarelo, Hugo" w:date="2025-09-10T14:56:00Z" w16du:dateUtc="2025-09-10T17:56:00Z">
        <w:r w:rsidR="00BE5FC5" w:rsidRPr="001F0A69">
          <w:rPr>
            <w:rFonts w:cs="Arial"/>
          </w:rPr>
          <w:t xml:space="preserve">the combination: </w:t>
        </w:r>
      </w:ins>
      <w:ins w:id="4246" w:author="Chiarelo, Hugo" w:date="2025-09-10T15:00:00Z" w16du:dateUtc="2025-09-10T18:00:00Z">
        <w:r w:rsidR="000E3D43" w:rsidRPr="001F0A69">
          <w:rPr>
            <w:rFonts w:cs="Arial"/>
          </w:rPr>
          <w:t xml:space="preserve">Failure mechanism + </w:t>
        </w:r>
      </w:ins>
      <w:ins w:id="4247" w:author="Chiarelo, Hugo" w:date="2025-09-10T15:01:00Z" w16du:dateUtc="2025-09-10T18:01:00Z">
        <w:r w:rsidR="000E3D43" w:rsidRPr="001F0A69">
          <w:rPr>
            <w:rFonts w:cs="Arial"/>
          </w:rPr>
          <w:t xml:space="preserve">Code number (sub) + </w:t>
        </w:r>
        <w:r w:rsidR="00AF701E" w:rsidRPr="001F0A69">
          <w:rPr>
            <w:rFonts w:cs="Arial"/>
          </w:rPr>
          <w:t xml:space="preserve">Notation. Example: </w:t>
        </w:r>
      </w:ins>
      <w:ins w:id="4248" w:author="Chiarelo, Hugo" w:date="2025-09-10T15:04:00Z" w16du:dateUtc="2025-09-10T18:04:00Z">
        <w:r w:rsidR="00485199" w:rsidRPr="001F0A69">
          <w:rPr>
            <w:rFonts w:cs="Arial"/>
          </w:rPr>
          <w:br/>
        </w:r>
      </w:ins>
      <w:ins w:id="4249" w:author="Chiarelo, Hugo" w:date="2025-09-10T15:01:00Z" w16du:dateUtc="2025-09-10T18:01:00Z">
        <w:r w:rsidR="00AF701E" w:rsidRPr="001F0A69">
          <w:rPr>
            <w:rFonts w:cs="Arial"/>
            <w:i/>
            <w:iCs/>
            <w:rPrChange w:id="4250" w:author="Chiarelo, Hugo" w:date="2025-11-03T10:58:00Z" w16du:dateUtc="2025-11-03T13:58:00Z">
              <w:rPr/>
            </w:rPrChange>
          </w:rPr>
          <w:t>Mechanical failure</w:t>
        </w:r>
      </w:ins>
      <w:ins w:id="4251" w:author="Chiarelo, Hugo" w:date="2025-09-10T15:03:00Z" w16du:dateUtc="2025-09-10T18:03:00Z">
        <w:r w:rsidR="000138F2" w:rsidRPr="001F0A69">
          <w:rPr>
            <w:rFonts w:cs="Arial"/>
            <w:i/>
            <w:iCs/>
            <w:rPrChange w:id="4252" w:author="Chiarelo, Hugo" w:date="2025-11-03T10:58:00Z" w16du:dateUtc="2025-11-03T13:58:00Z">
              <w:rPr/>
            </w:rPrChange>
          </w:rPr>
          <w:t xml:space="preserve"> 1</w:t>
        </w:r>
        <w:r w:rsidR="00485199" w:rsidRPr="001F0A69">
          <w:rPr>
            <w:rFonts w:cs="Arial"/>
            <w:i/>
            <w:iCs/>
            <w:rPrChange w:id="4253" w:author="Chiarelo, Hugo" w:date="2025-11-03T10:58:00Z" w16du:dateUtc="2025-11-03T13:58:00Z">
              <w:rPr/>
            </w:rPrChange>
          </w:rPr>
          <w:t xml:space="preserve"> General</w:t>
        </w:r>
      </w:ins>
    </w:p>
    <w:p w14:paraId="501F72B7" w14:textId="6135F37C" w:rsidR="00D91845" w:rsidRPr="001F0A69" w:rsidRDefault="00510D76">
      <w:pPr>
        <w:pStyle w:val="ListParagraph"/>
        <w:spacing w:line="276" w:lineRule="auto"/>
        <w:ind w:left="1080"/>
        <w:rPr>
          <w:ins w:id="4254" w:author="Chiarelo, Hugo" w:date="2025-09-10T14:46:00Z" w16du:dateUtc="2025-09-10T17:46:00Z"/>
          <w:rFonts w:cs="Arial"/>
          <w:i/>
          <w:iCs/>
          <w:rPrChange w:id="4255" w:author="Chiarelo, Hugo" w:date="2025-11-03T10:58:00Z" w16du:dateUtc="2025-11-03T13:58:00Z">
            <w:rPr>
              <w:ins w:id="4256" w:author="Chiarelo, Hugo" w:date="2025-09-10T14:46:00Z" w16du:dateUtc="2025-09-10T17:46:00Z"/>
            </w:rPr>
          </w:rPrChange>
        </w:rPr>
        <w:pPrChange w:id="4257" w:author="Chiarelo, Hugo" w:date="2025-09-10T15:04:00Z" w16du:dateUtc="2025-09-10T18:04:00Z">
          <w:pPr>
            <w:pStyle w:val="ListParagraph"/>
            <w:numPr>
              <w:numId w:val="60"/>
            </w:numPr>
            <w:spacing w:line="276" w:lineRule="auto"/>
            <w:ind w:left="1080" w:hanging="360"/>
          </w:pPr>
        </w:pPrChange>
      </w:pPr>
      <w:ins w:id="4258" w:author="Chiarelo, Hugo" w:date="2025-09-10T15:04:00Z" w16du:dateUtc="2025-09-10T18:04:00Z">
        <w:r w:rsidRPr="001F0A69">
          <w:rPr>
            <w:rFonts w:cs="Arial"/>
            <w:i/>
            <w:iCs/>
            <w:rPrChange w:id="4259" w:author="Chiarelo, Hugo" w:date="2025-11-03T10:58:00Z" w16du:dateUtc="2025-11-03T13:58:00Z">
              <w:rPr/>
            </w:rPrChange>
          </w:rPr>
          <w:t xml:space="preserve">Electrical </w:t>
        </w:r>
        <w:r w:rsidR="0016070F" w:rsidRPr="001F0A69">
          <w:rPr>
            <w:rFonts w:cs="Arial"/>
            <w:i/>
            <w:iCs/>
            <w:rPrChange w:id="4260" w:author="Chiarelo, Hugo" w:date="2025-11-03T10:58:00Z" w16du:dateUtc="2025-11-03T13:58:00Z">
              <w:rPr/>
            </w:rPrChange>
          </w:rPr>
          <w:t>f</w:t>
        </w:r>
        <w:r w:rsidRPr="001F0A69">
          <w:rPr>
            <w:rFonts w:cs="Arial"/>
            <w:i/>
            <w:iCs/>
            <w:rPrChange w:id="4261" w:author="Chiarelo, Hugo" w:date="2025-11-03T10:58:00Z" w16du:dateUtc="2025-11-03T13:58:00Z">
              <w:rPr/>
            </w:rPrChange>
          </w:rPr>
          <w:t>ailure</w:t>
        </w:r>
        <w:r w:rsidR="0016070F" w:rsidRPr="001F0A69">
          <w:rPr>
            <w:rFonts w:cs="Arial"/>
            <w:i/>
            <w:iCs/>
            <w:rPrChange w:id="4262" w:author="Chiarelo, Hugo" w:date="2025-11-03T10:58:00Z" w16du:dateUtc="2025-11-03T13:58:00Z">
              <w:rPr/>
            </w:rPrChange>
          </w:rPr>
          <w:t xml:space="preserve"> 1 </w:t>
        </w:r>
      </w:ins>
      <w:ins w:id="4263" w:author="Chiarelo, Hugo" w:date="2025-09-10T15:05:00Z" w16du:dateUtc="2025-09-10T18:05:00Z">
        <w:r w:rsidR="0016070F" w:rsidRPr="001F0A69">
          <w:rPr>
            <w:rFonts w:cs="Arial"/>
            <w:i/>
            <w:iCs/>
            <w:rPrChange w:id="4264" w:author="Chiarelo, Hugo" w:date="2025-11-03T10:58:00Z" w16du:dateUtc="2025-11-03T13:58:00Z">
              <w:rPr/>
            </w:rPrChange>
          </w:rPr>
          <w:t>General</w:t>
        </w:r>
      </w:ins>
      <w:ins w:id="4265" w:author="Chiarelo, Hugo" w:date="2025-09-10T15:04:00Z" w16du:dateUtc="2025-09-10T18:04:00Z">
        <w:r w:rsidR="00485199" w:rsidRPr="001F0A69">
          <w:rPr>
            <w:rFonts w:cs="Arial"/>
            <w:i/>
            <w:iCs/>
            <w:rPrChange w:id="4266" w:author="Chiarelo, Hugo" w:date="2025-11-03T10:58:00Z" w16du:dateUtc="2025-11-03T13:58:00Z">
              <w:rPr/>
            </w:rPrChange>
          </w:rPr>
          <w:br/>
        </w:r>
      </w:ins>
    </w:p>
    <w:p w14:paraId="2E63E38B" w14:textId="66BD2E92" w:rsidR="00F85ABD" w:rsidRPr="001F0A69" w:rsidDel="00D91845" w:rsidRDefault="00F85ABD" w:rsidP="00FC65BD">
      <w:pPr>
        <w:pStyle w:val="ListParagraph"/>
        <w:numPr>
          <w:ilvl w:val="0"/>
          <w:numId w:val="60"/>
        </w:numPr>
        <w:spacing w:line="276" w:lineRule="auto"/>
        <w:rPr>
          <w:ins w:id="4267" w:author="Alvarenga, Agatha" w:date="2025-06-08T19:02:00Z" w16du:dateUtc="2025-06-08T22:02:00Z"/>
          <w:del w:id="4268" w:author="Chiarelo, Hugo" w:date="2025-09-10T14:51:00Z" w16du:dateUtc="2025-09-10T17:51:00Z"/>
          <w:rFonts w:cs="Arial"/>
        </w:rPr>
      </w:pPr>
      <w:ins w:id="4269" w:author="Alvarenga, Agatha" w:date="2025-06-08T18:35:00Z" w16du:dateUtc="2025-06-08T21:35:00Z">
        <w:del w:id="4270" w:author="Chiarelo, Hugo" w:date="2025-09-10T14:51:00Z" w16du:dateUtc="2025-09-10T17:51:00Z">
          <w:r w:rsidRPr="001F0A69" w:rsidDel="00D91845">
            <w:rPr>
              <w:rFonts w:cs="Arial"/>
            </w:rPr>
            <w:delText xml:space="preserve">If the failure mechanism is </w:delText>
          </w:r>
        </w:del>
      </w:ins>
      <w:ins w:id="4271" w:author="Alvarenga, Agatha" w:date="2025-06-08T18:38:00Z" w16du:dateUtc="2025-06-08T21:38:00Z">
        <w:del w:id="4272" w:author="Chiarelo, Hugo" w:date="2025-09-10T14:51:00Z" w16du:dateUtc="2025-09-10T17:51:00Z">
          <w:r w:rsidR="008E511D" w:rsidRPr="001F0A69" w:rsidDel="00D91845">
            <w:rPr>
              <w:rFonts w:cs="Arial"/>
            </w:rPr>
            <w:delText>too</w:delText>
          </w:r>
        </w:del>
      </w:ins>
      <w:ins w:id="4273" w:author="Alvarenga, Agatha" w:date="2025-06-08T18:35:00Z" w16du:dateUtc="2025-06-08T21:35:00Z">
        <w:del w:id="4274" w:author="Chiarelo, Hugo" w:date="2025-09-10T14:51:00Z" w16du:dateUtc="2025-09-10T17:51:00Z">
          <w:r w:rsidRPr="001F0A69" w:rsidDel="00D91845">
            <w:rPr>
              <w:rFonts w:cs="Arial"/>
            </w:rPr>
            <w:delText xml:space="preserve"> low risk, no reporting question can be </w:delText>
          </w:r>
        </w:del>
      </w:ins>
      <w:ins w:id="4275" w:author="Alvarenga, Agatha" w:date="2025-06-08T19:03:00Z" w16du:dateUtc="2025-06-08T22:03:00Z">
        <w:del w:id="4276" w:author="Chiarelo, Hugo" w:date="2025-09-10T14:51:00Z" w16du:dateUtc="2025-09-10T17:51:00Z">
          <w:r w:rsidR="00372F11" w:rsidRPr="001F0A69" w:rsidDel="00D91845">
            <w:rPr>
              <w:rFonts w:cs="Arial"/>
            </w:rPr>
            <w:delText>considered,</w:delText>
          </w:r>
        </w:del>
      </w:ins>
      <w:ins w:id="4277" w:author="Alvarenga, Agatha" w:date="2025-06-08T18:35:00Z" w16du:dateUtc="2025-06-08T21:35:00Z">
        <w:del w:id="4278" w:author="Chiarelo, Hugo" w:date="2025-09-10T14:51:00Z" w16du:dateUtc="2025-09-10T17:51:00Z">
          <w:r w:rsidRPr="001F0A69" w:rsidDel="00D91845">
            <w:rPr>
              <w:rFonts w:cs="Arial"/>
            </w:rPr>
            <w:delText xml:space="preserve"> and an empty line should be </w:delText>
          </w:r>
        </w:del>
      </w:ins>
      <w:ins w:id="4279" w:author="Alvarenga, Agatha" w:date="2025-06-08T18:36:00Z" w16du:dateUtc="2025-06-08T21:36:00Z">
        <w:del w:id="4280" w:author="Chiarelo, Hugo" w:date="2025-09-10T14:51:00Z" w16du:dateUtc="2025-09-10T17:51:00Z">
          <w:r w:rsidRPr="001F0A69" w:rsidDel="00D91845">
            <w:rPr>
              <w:rFonts w:cs="Arial"/>
            </w:rPr>
            <w:delText>kept</w:delText>
          </w:r>
        </w:del>
      </w:ins>
      <w:ins w:id="4281" w:author="Alvarenga, Agatha" w:date="2025-06-08T18:35:00Z" w16du:dateUtc="2025-06-08T21:35:00Z">
        <w:del w:id="4282" w:author="Chiarelo, Hugo" w:date="2025-09-10T14:51:00Z" w16du:dateUtc="2025-09-10T17:51:00Z">
          <w:r w:rsidRPr="001F0A69" w:rsidDel="00D91845">
            <w:rPr>
              <w:rFonts w:cs="Arial"/>
            </w:rPr>
            <w:delText xml:space="preserve"> </w:delText>
          </w:r>
        </w:del>
      </w:ins>
      <w:ins w:id="4283" w:author="Alvarenga, Agatha" w:date="2025-06-08T19:02:00Z" w16du:dateUtc="2025-06-08T22:02:00Z">
        <w:del w:id="4284" w:author="Chiarelo, Hugo" w:date="2025-09-10T14:51:00Z" w16du:dateUtc="2025-09-10T17:51:00Z">
          <w:r w:rsidR="00372F11" w:rsidRPr="001F0A69" w:rsidDel="00D91845">
            <w:rPr>
              <w:rFonts w:cs="Arial"/>
            </w:rPr>
            <w:delText>on</w:delText>
          </w:r>
        </w:del>
      </w:ins>
      <w:ins w:id="4285" w:author="Alvarenga, Agatha" w:date="2025-06-08T18:35:00Z" w16du:dateUtc="2025-06-08T21:35:00Z">
        <w:del w:id="4286" w:author="Chiarelo, Hugo" w:date="2025-09-10T14:51:00Z" w16du:dateUtc="2025-09-10T17:51:00Z">
          <w:r w:rsidRPr="001F0A69" w:rsidDel="00D91845">
            <w:rPr>
              <w:rFonts w:cs="Arial"/>
            </w:rPr>
            <w:delText xml:space="preserve"> the table.</w:delText>
          </w:r>
        </w:del>
      </w:ins>
    </w:p>
    <w:p w14:paraId="57776EF7" w14:textId="780FFA57" w:rsidR="00372F11" w:rsidRPr="001F0A69" w:rsidRDefault="00372F11" w:rsidP="00372F11">
      <w:pPr>
        <w:pStyle w:val="NormalIndent"/>
        <w:numPr>
          <w:ilvl w:val="0"/>
          <w:numId w:val="60"/>
        </w:numPr>
        <w:rPr>
          <w:ins w:id="4287" w:author="Alvarenga, Agatha" w:date="2025-06-08T19:02:00Z" w16du:dateUtc="2025-06-08T22:02:00Z"/>
          <w:rFonts w:cs="Arial"/>
        </w:rPr>
      </w:pPr>
      <w:ins w:id="4288" w:author="Alvarenga, Agatha" w:date="2025-06-08T19:02:00Z" w16du:dateUtc="2025-06-08T22:02:00Z">
        <w:r w:rsidRPr="001F0A69">
          <w:rPr>
            <w:rFonts w:cs="Arial"/>
          </w:rPr>
          <w:t>More than one failure mechanism can be listed</w:t>
        </w:r>
      </w:ins>
      <w:ins w:id="4289" w:author="Chiarelo, Hugo" w:date="2025-09-10T14:51:00Z" w16du:dateUtc="2025-09-10T17:51:00Z">
        <w:r w:rsidR="00D91845" w:rsidRPr="001F0A69">
          <w:rPr>
            <w:rFonts w:cs="Arial"/>
          </w:rPr>
          <w:t xml:space="preserve"> per Maintainable Item</w:t>
        </w:r>
      </w:ins>
      <w:ins w:id="4290" w:author="Alvarenga, Agatha" w:date="2025-06-08T19:02:00Z" w16du:dateUtc="2025-06-08T22:02:00Z">
        <w:r w:rsidRPr="001F0A69">
          <w:rPr>
            <w:rFonts w:cs="Arial"/>
          </w:rPr>
          <w:t>.</w:t>
        </w:r>
      </w:ins>
    </w:p>
    <w:p w14:paraId="2903C540" w14:textId="77777777" w:rsidR="0074052C" w:rsidRPr="001F0A69" w:rsidRDefault="0074052C">
      <w:pPr>
        <w:pStyle w:val="ListParagraph"/>
        <w:spacing w:line="276" w:lineRule="auto"/>
        <w:ind w:left="1080"/>
        <w:rPr>
          <w:ins w:id="4291" w:author="Alvarenga, Agatha" w:date="2025-06-08T18:35:00Z" w16du:dateUtc="2025-06-08T21:35:00Z"/>
          <w:rFonts w:cs="Arial"/>
        </w:rPr>
        <w:pPrChange w:id="4292" w:author="Alvarenga, Agatha" w:date="2025-06-08T19:02:00Z" w16du:dateUtc="2025-06-08T22:02:00Z">
          <w:pPr>
            <w:pStyle w:val="ListParagraph"/>
            <w:numPr>
              <w:numId w:val="52"/>
            </w:numPr>
            <w:spacing w:line="276" w:lineRule="auto"/>
            <w:ind w:hanging="360"/>
          </w:pPr>
        </w:pPrChange>
      </w:pPr>
    </w:p>
    <w:p w14:paraId="6866F8B9" w14:textId="491D0FC1" w:rsidR="00F85ABD" w:rsidRPr="001F0A69" w:rsidRDefault="00F85ABD">
      <w:pPr>
        <w:pStyle w:val="NormalIndent"/>
        <w:ind w:left="720"/>
        <w:rPr>
          <w:ins w:id="4293" w:author="Alvarenga, Agatha" w:date="2025-05-13T19:11:00Z" w16du:dateUtc="2025-05-13T22:11:00Z"/>
          <w:rFonts w:cs="Arial"/>
        </w:rPr>
        <w:pPrChange w:id="4294" w:author="Alvarenga, Agatha" w:date="2025-06-08T18:35:00Z" w16du:dateUtc="2025-06-08T21:35:00Z">
          <w:pPr>
            <w:pStyle w:val="NormalIndent"/>
            <w:numPr>
              <w:numId w:val="54"/>
            </w:numPr>
            <w:ind w:left="720" w:hanging="360"/>
          </w:pPr>
        </w:pPrChange>
      </w:pPr>
    </w:p>
    <w:p w14:paraId="20C8CE75" w14:textId="2C5FD08A" w:rsidR="00AF3FB8" w:rsidRPr="001F0A69" w:rsidRDefault="0057151F" w:rsidP="00783667">
      <w:pPr>
        <w:pStyle w:val="NormalIndent"/>
        <w:numPr>
          <w:ilvl w:val="0"/>
          <w:numId w:val="54"/>
        </w:numPr>
        <w:rPr>
          <w:ins w:id="4295" w:author="Chiarelo, Hugo" w:date="2025-09-10T16:54:00Z" w16du:dateUtc="2025-09-10T19:54:00Z"/>
          <w:rFonts w:cs="Arial"/>
        </w:rPr>
      </w:pPr>
      <w:ins w:id="4296" w:author="Alvarenga, Agatha" w:date="2025-05-13T21:33:00Z" w16du:dateUtc="2025-05-14T00:33:00Z">
        <w:del w:id="4297" w:author="Chiarelo, Hugo" w:date="2025-09-10T14:38:00Z" w16du:dateUtc="2025-09-10T17:38:00Z">
          <w:r w:rsidRPr="001F0A69" w:rsidDel="00617029">
            <w:rPr>
              <w:rFonts w:cs="Arial"/>
            </w:rPr>
            <w:delText>Reporting Question</w:delText>
          </w:r>
        </w:del>
      </w:ins>
      <w:ins w:id="4298" w:author="Chiarelo, Hugo" w:date="2025-09-10T14:38:00Z" w16du:dateUtc="2025-09-10T17:38:00Z">
        <w:r w:rsidR="00617029" w:rsidRPr="001F0A69">
          <w:rPr>
            <w:rFonts w:cs="Arial"/>
          </w:rPr>
          <w:t>Treatment Actions</w:t>
        </w:r>
      </w:ins>
    </w:p>
    <w:p w14:paraId="7EC1787D" w14:textId="77777777" w:rsidR="004E23A0" w:rsidRPr="001F0A69" w:rsidRDefault="004E23A0" w:rsidP="004E23A0">
      <w:pPr>
        <w:pStyle w:val="NormalIndent"/>
        <w:ind w:left="720"/>
        <w:rPr>
          <w:ins w:id="4299" w:author="Chiarelo, Hugo" w:date="2025-09-10T16:54:00Z" w16du:dateUtc="2025-09-10T19:54:00Z"/>
          <w:rFonts w:cs="Arial"/>
        </w:rPr>
      </w:pPr>
    </w:p>
    <w:p w14:paraId="7CC1C373" w14:textId="54AC53CE" w:rsidR="004E23A0" w:rsidRPr="001F0A69" w:rsidRDefault="001C3FD3" w:rsidP="004E23A0">
      <w:pPr>
        <w:pStyle w:val="NormalIndent"/>
        <w:ind w:left="720"/>
        <w:rPr>
          <w:ins w:id="4300" w:author="Chiarelo, Hugo" w:date="2025-09-10T16:55:00Z" w16du:dateUtc="2025-09-10T19:55:00Z"/>
          <w:rFonts w:cs="Arial"/>
        </w:rPr>
      </w:pPr>
      <w:proofErr w:type="gramStart"/>
      <w:ins w:id="4301" w:author="Chiarelo, Hugo" w:date="2025-09-10T16:55:00Z" w16du:dateUtc="2025-09-10T19:55:00Z">
        <w:r w:rsidRPr="001F0A69">
          <w:rPr>
            <w:rFonts w:cs="Arial"/>
          </w:rPr>
          <w:t>This</w:t>
        </w:r>
        <w:proofErr w:type="gramEnd"/>
        <w:r w:rsidRPr="001F0A69">
          <w:rPr>
            <w:rFonts w:cs="Arial"/>
          </w:rPr>
          <w:t xml:space="preserve"> Treatment Actions </w:t>
        </w:r>
        <w:proofErr w:type="spellStart"/>
        <w:proofErr w:type="gramStart"/>
        <w:r w:rsidRPr="001F0A69">
          <w:rPr>
            <w:rFonts w:cs="Arial"/>
          </w:rPr>
          <w:t>can</w:t>
        </w:r>
      </w:ins>
      <w:ins w:id="4302" w:author="Chiarelo, Hugo" w:date="2025-09-10T16:56:00Z" w16du:dateUtc="2025-09-10T19:56:00Z">
        <w:r w:rsidR="00CB4718" w:rsidRPr="001F0A69">
          <w:rPr>
            <w:rFonts w:cs="Arial"/>
          </w:rPr>
          <w:t xml:space="preserve"> not</w:t>
        </w:r>
        <w:proofErr w:type="spellEnd"/>
        <w:proofErr w:type="gramEnd"/>
        <w:r w:rsidR="00CB4718" w:rsidRPr="001F0A69">
          <w:rPr>
            <w:rFonts w:cs="Arial"/>
          </w:rPr>
          <w:t xml:space="preserve"> use the Work Instruction as reference, use the ISO, OREDA</w:t>
        </w:r>
        <w:r w:rsidR="00344091" w:rsidRPr="001F0A69">
          <w:rPr>
            <w:rFonts w:cs="Arial"/>
          </w:rPr>
          <w:t>,</w:t>
        </w:r>
      </w:ins>
      <w:ins w:id="4303" w:author="Chiarelo, Hugo" w:date="2025-09-10T16:57:00Z" w16du:dateUtc="2025-09-10T19:57:00Z">
        <w:r w:rsidR="00344091" w:rsidRPr="001F0A69">
          <w:rPr>
            <w:rFonts w:cs="Arial"/>
          </w:rPr>
          <w:t xml:space="preserve"> the knowledge </w:t>
        </w:r>
        <w:proofErr w:type="gramStart"/>
        <w:r w:rsidR="00344091" w:rsidRPr="001F0A69">
          <w:rPr>
            <w:rFonts w:cs="Arial"/>
          </w:rPr>
          <w:t>provide</w:t>
        </w:r>
        <w:proofErr w:type="gramEnd"/>
        <w:r w:rsidR="00344091" w:rsidRPr="001F0A69">
          <w:rPr>
            <w:rFonts w:cs="Arial"/>
          </w:rPr>
          <w:t xml:space="preserve"> until here </w:t>
        </w:r>
        <w:proofErr w:type="gramStart"/>
        <w:r w:rsidR="00344091" w:rsidRPr="001F0A69">
          <w:rPr>
            <w:rFonts w:cs="Arial"/>
          </w:rPr>
          <w:t xml:space="preserve">and </w:t>
        </w:r>
      </w:ins>
      <w:ins w:id="4304" w:author="Chiarelo, Hugo" w:date="2025-09-10T16:56:00Z" w16du:dateUtc="2025-09-10T19:56:00Z">
        <w:r w:rsidR="00344091" w:rsidRPr="001F0A69">
          <w:rPr>
            <w:rFonts w:cs="Arial"/>
          </w:rPr>
          <w:t xml:space="preserve"> the</w:t>
        </w:r>
        <w:proofErr w:type="gramEnd"/>
        <w:r w:rsidR="00344091" w:rsidRPr="001F0A69">
          <w:rPr>
            <w:rFonts w:cs="Arial"/>
          </w:rPr>
          <w:t xml:space="preserve"> research mode to de</w:t>
        </w:r>
      </w:ins>
      <w:ins w:id="4305" w:author="Chiarelo, Hugo" w:date="2025-09-10T16:57:00Z" w16du:dateUtc="2025-09-10T19:57:00Z">
        <w:r w:rsidR="00344091" w:rsidRPr="001F0A69">
          <w:rPr>
            <w:rFonts w:cs="Arial"/>
          </w:rPr>
          <w:t>fine the Treat</w:t>
        </w:r>
        <w:r w:rsidR="00257E97" w:rsidRPr="001F0A69">
          <w:rPr>
            <w:rFonts w:cs="Arial"/>
          </w:rPr>
          <w:t>ment Actions.</w:t>
        </w:r>
      </w:ins>
    </w:p>
    <w:p w14:paraId="35D3CFF1" w14:textId="77777777" w:rsidR="001C3FD3" w:rsidRPr="001F0A69" w:rsidRDefault="001C3FD3">
      <w:pPr>
        <w:pStyle w:val="NormalIndent"/>
        <w:ind w:left="720"/>
        <w:rPr>
          <w:ins w:id="4306" w:author="Alvarenga, Agatha" w:date="2025-06-08T18:34:00Z" w16du:dateUtc="2025-06-08T21:34:00Z"/>
          <w:rFonts w:cs="Arial"/>
        </w:rPr>
        <w:pPrChange w:id="4307" w:author="Chiarelo, Hugo" w:date="2025-09-10T16:54:00Z" w16du:dateUtc="2025-09-10T19:54:00Z">
          <w:pPr>
            <w:pStyle w:val="NormalIndent"/>
            <w:numPr>
              <w:numId w:val="54"/>
            </w:numPr>
            <w:ind w:left="720" w:hanging="360"/>
          </w:pPr>
        </w:pPrChange>
      </w:pPr>
    </w:p>
    <w:p w14:paraId="05C20E52" w14:textId="77777777" w:rsidR="00FC65BD" w:rsidRPr="001F0A69" w:rsidRDefault="00F85ABD" w:rsidP="00F85ABD">
      <w:pPr>
        <w:pStyle w:val="ListParagraph"/>
        <w:spacing w:line="276" w:lineRule="auto"/>
        <w:rPr>
          <w:ins w:id="4308" w:author="Alvarenga, Agatha" w:date="2025-06-08T18:40:00Z" w16du:dateUtc="2025-06-08T21:40:00Z"/>
          <w:rFonts w:cs="Arial"/>
        </w:rPr>
      </w:pPr>
      <w:ins w:id="4309" w:author="Alvarenga, Agatha" w:date="2025-06-08T18:34:00Z" w16du:dateUtc="2025-06-08T21:34:00Z">
        <w:r w:rsidRPr="001F0A69">
          <w:rPr>
            <w:rFonts w:cs="Arial"/>
          </w:rPr>
          <w:t xml:space="preserve">Rules: </w:t>
        </w:r>
      </w:ins>
    </w:p>
    <w:p w14:paraId="762B12CE" w14:textId="00EC00C6" w:rsidR="00F85ABD" w:rsidRPr="001F0A69" w:rsidRDefault="00F85ABD">
      <w:pPr>
        <w:pStyle w:val="ListParagraph"/>
        <w:numPr>
          <w:ilvl w:val="0"/>
          <w:numId w:val="61"/>
        </w:numPr>
        <w:spacing w:line="276" w:lineRule="auto"/>
        <w:rPr>
          <w:ins w:id="4310" w:author="Chiarelo, Hugo" w:date="2025-09-10T15:57:00Z" w16du:dateUtc="2025-09-10T18:57:00Z"/>
          <w:rFonts w:cs="Arial"/>
        </w:rPr>
      </w:pPr>
      <w:ins w:id="4311" w:author="Alvarenga, Agatha" w:date="2025-06-08T18:34:00Z" w16du:dateUtc="2025-06-08T21:34:00Z">
        <w:r w:rsidRPr="001F0A69">
          <w:rPr>
            <w:rFonts w:cs="Arial"/>
          </w:rPr>
          <w:t xml:space="preserve">The </w:t>
        </w:r>
        <w:del w:id="4312" w:author="Chiarelo, Hugo" w:date="2025-09-10T15:54:00Z" w16du:dateUtc="2025-09-10T18:54:00Z">
          <w:r w:rsidRPr="001F0A69" w:rsidDel="002203DC">
            <w:rPr>
              <w:rFonts w:cs="Arial"/>
            </w:rPr>
            <w:delText>Reporting Question needs to be associated with the failure mechanism.</w:delText>
          </w:r>
        </w:del>
      </w:ins>
      <w:ins w:id="4313" w:author="Chiarelo, Hugo" w:date="2025-09-10T15:54:00Z" w16du:dateUtc="2025-09-10T18:54:00Z">
        <w:r w:rsidR="002203DC" w:rsidRPr="001F0A69">
          <w:rPr>
            <w:rFonts w:cs="Arial"/>
          </w:rPr>
          <w:t xml:space="preserve">Treatment Actions </w:t>
        </w:r>
      </w:ins>
      <w:ins w:id="4314" w:author="Chiarelo, Hugo" w:date="2025-09-10T15:55:00Z" w16du:dateUtc="2025-09-10T18:55:00Z">
        <w:r w:rsidR="003518DF" w:rsidRPr="001F0A69">
          <w:rPr>
            <w:rFonts w:cs="Arial"/>
          </w:rPr>
          <w:t xml:space="preserve">are the Reporting Questions when </w:t>
        </w:r>
        <w:r w:rsidR="0015210E" w:rsidRPr="001F0A69">
          <w:rPr>
            <w:rFonts w:cs="Arial"/>
          </w:rPr>
          <w:t>linked to a</w:t>
        </w:r>
      </w:ins>
      <w:ins w:id="4315" w:author="Chiarelo, Hugo" w:date="2025-10-13T16:17:00Z" w16du:dateUtc="2025-10-13T19:17:00Z">
        <w:r w:rsidR="0059768F" w:rsidRPr="001F0A69">
          <w:rPr>
            <w:rFonts w:cs="Arial"/>
          </w:rPr>
          <w:t xml:space="preserve"> Maintainable Item </w:t>
        </w:r>
        <w:r w:rsidR="00F439AE" w:rsidRPr="001F0A69">
          <w:rPr>
            <w:rFonts w:cs="Arial"/>
          </w:rPr>
          <w:t>+</w:t>
        </w:r>
      </w:ins>
      <w:ins w:id="4316" w:author="Chiarelo, Hugo" w:date="2025-09-10T15:55:00Z" w16du:dateUtc="2025-09-10T18:55:00Z">
        <w:r w:rsidR="0015210E" w:rsidRPr="001F0A69">
          <w:rPr>
            <w:rFonts w:cs="Arial"/>
          </w:rPr>
          <w:t xml:space="preserve"> </w:t>
        </w:r>
      </w:ins>
      <w:ins w:id="4317" w:author="Chiarelo, Hugo" w:date="2025-09-10T15:57:00Z" w16du:dateUtc="2025-09-10T18:57:00Z">
        <w:r w:rsidR="002A4E11" w:rsidRPr="001F0A69">
          <w:rPr>
            <w:rFonts w:cs="Arial"/>
          </w:rPr>
          <w:t>Failure Mechanism.</w:t>
        </w:r>
      </w:ins>
    </w:p>
    <w:p w14:paraId="416579E6" w14:textId="793EF766" w:rsidR="004E23A0" w:rsidRPr="001F0A69" w:rsidRDefault="004E23A0">
      <w:pPr>
        <w:pStyle w:val="ListParagraph"/>
        <w:spacing w:line="276" w:lineRule="auto"/>
        <w:ind w:left="1080"/>
        <w:rPr>
          <w:ins w:id="4318" w:author="Chiarelo, Hugo" w:date="2025-09-10T16:54:00Z" w16du:dateUtc="2025-09-10T19:54:00Z"/>
          <w:rFonts w:cs="Arial"/>
        </w:rPr>
        <w:pPrChange w:id="4319" w:author="Chiarelo, Hugo" w:date="2025-10-13T16:17:00Z" w16du:dateUtc="2025-10-13T19:17:00Z">
          <w:pPr>
            <w:pStyle w:val="ListParagraph"/>
            <w:numPr>
              <w:numId w:val="61"/>
            </w:numPr>
            <w:spacing w:line="276" w:lineRule="auto"/>
            <w:ind w:left="1080" w:hanging="360"/>
          </w:pPr>
        </w:pPrChange>
      </w:pPr>
    </w:p>
    <w:p w14:paraId="6A3D6B84" w14:textId="65246C8E" w:rsidR="00CF3609" w:rsidRPr="001F0A69" w:rsidRDefault="001F03AB">
      <w:pPr>
        <w:pStyle w:val="ListParagraph"/>
        <w:numPr>
          <w:ilvl w:val="0"/>
          <w:numId w:val="61"/>
        </w:numPr>
        <w:spacing w:line="276" w:lineRule="auto"/>
        <w:rPr>
          <w:ins w:id="4320" w:author="Chiarelo, Hugo" w:date="2025-09-10T16:07:00Z" w16du:dateUtc="2025-09-10T19:07:00Z"/>
          <w:rFonts w:cs="Arial"/>
        </w:rPr>
        <w:pPrChange w:id="4321" w:author="Chiarelo, Hugo" w:date="2025-09-10T16:54:00Z" w16du:dateUtc="2025-09-10T19:54:00Z">
          <w:pPr>
            <w:pStyle w:val="NormalIndent"/>
            <w:ind w:left="720"/>
          </w:pPr>
        </w:pPrChange>
      </w:pPr>
      <w:ins w:id="4322" w:author="Chiarelo, Hugo" w:date="2025-09-10T16:03:00Z" w16du:dateUtc="2025-09-10T19:03:00Z">
        <w:r w:rsidRPr="001F0A69">
          <w:rPr>
            <w:rFonts w:cs="Arial"/>
          </w:rPr>
          <w:t xml:space="preserve">The Failure Mechanism can have more than </w:t>
        </w:r>
      </w:ins>
      <w:ins w:id="4323" w:author="Chiarelo, Hugo" w:date="2025-09-10T16:05:00Z" w16du:dateUtc="2025-09-10T19:05:00Z">
        <w:r w:rsidR="00C47571" w:rsidRPr="001F0A69">
          <w:rPr>
            <w:rFonts w:cs="Arial"/>
          </w:rPr>
          <w:t xml:space="preserve">one </w:t>
        </w:r>
        <w:r w:rsidR="006712FF" w:rsidRPr="001F0A69">
          <w:rPr>
            <w:rFonts w:cs="Arial"/>
          </w:rPr>
          <w:t xml:space="preserve">Treatment Actions (Reporting Question) </w:t>
        </w:r>
        <w:proofErr w:type="gramStart"/>
        <w:r w:rsidR="006712FF" w:rsidRPr="001F0A69">
          <w:rPr>
            <w:rFonts w:cs="Arial"/>
          </w:rPr>
          <w:t>connected,</w:t>
        </w:r>
        <w:proofErr w:type="gramEnd"/>
        <w:r w:rsidR="006712FF" w:rsidRPr="001F0A69">
          <w:rPr>
            <w:rFonts w:cs="Arial"/>
          </w:rPr>
          <w:t xml:space="preserve"> </w:t>
        </w:r>
      </w:ins>
      <w:ins w:id="4324" w:author="Chiarelo, Hugo" w:date="2025-09-10T16:06:00Z" w16du:dateUtc="2025-09-10T19:06:00Z">
        <w:r w:rsidR="006712FF" w:rsidRPr="001F0A69">
          <w:rPr>
            <w:rFonts w:cs="Arial"/>
          </w:rPr>
          <w:t>they need to be in a separated line.</w:t>
        </w:r>
      </w:ins>
      <w:ins w:id="4325" w:author="Chiarelo, Hugo" w:date="2025-09-10T16:07:00Z" w16du:dateUtc="2025-09-10T19:07:00Z">
        <w:r w:rsidR="00CF3609" w:rsidRPr="001F0A69">
          <w:rPr>
            <w:rFonts w:cs="Arial"/>
          </w:rPr>
          <w:br/>
        </w:r>
        <w:r w:rsidR="00CF3609" w:rsidRPr="001F0A69">
          <w:rPr>
            <w:rFonts w:cs="Arial"/>
          </w:rPr>
          <w:br/>
        </w:r>
        <w:r w:rsidR="00CF3609" w:rsidRPr="001F0A69">
          <w:rPr>
            <w:rFonts w:cs="Arial"/>
          </w:rPr>
          <w:lastRenderedPageBreak/>
          <w:t>The Treatment Actions is the created using the Chapter: “How to build a Technical Reporting from Work Instruction” where the Treatment Actions should always have the following composition:</w:t>
        </w:r>
        <w:r w:rsidR="00CF3609" w:rsidRPr="001F0A69">
          <w:rPr>
            <w:rFonts w:cs="Arial"/>
          </w:rPr>
          <w:br/>
          <w:t xml:space="preserve"> </w:t>
        </w:r>
        <w:r w:rsidR="00CF3609" w:rsidRPr="001F0A69">
          <w:rPr>
            <w:rFonts w:cs="Arial"/>
          </w:rPr>
          <w:tab/>
        </w:r>
        <w:r w:rsidR="00CF3609" w:rsidRPr="001F0A69">
          <w:rPr>
            <w:rFonts w:cs="Arial"/>
          </w:rPr>
          <w:tab/>
          <w:t>Maintainable Item/Part + description of the criteria.</w:t>
        </w:r>
      </w:ins>
    </w:p>
    <w:p w14:paraId="51529399" w14:textId="77777777" w:rsidR="00CF3609" w:rsidRPr="001F0A69" w:rsidRDefault="00CF3609" w:rsidP="00CF3609">
      <w:pPr>
        <w:spacing w:before="240" w:line="276" w:lineRule="auto"/>
        <w:jc w:val="center"/>
        <w:rPr>
          <w:ins w:id="4326" w:author="Chiarelo, Hugo" w:date="2025-09-10T16:07:00Z" w16du:dateUtc="2025-09-10T19:07:00Z"/>
          <w:rFonts w:cs="Arial"/>
          <w:i/>
          <w:iCs/>
        </w:rPr>
      </w:pPr>
      <w:ins w:id="4327" w:author="Chiarelo, Hugo" w:date="2025-09-10T16:07:00Z" w16du:dateUtc="2025-09-10T19:07:00Z">
        <w:r w:rsidRPr="001F0A69">
          <w:rPr>
            <w:rFonts w:cs="Arial"/>
          </w:rPr>
          <w:t>Example: “</w:t>
        </w:r>
        <w:r w:rsidRPr="001F0A69">
          <w:rPr>
            <w:rFonts w:cs="Arial"/>
            <w:i/>
            <w:iCs/>
          </w:rPr>
          <w:t>Bolts are secured and free of corrosion? [Y/N]”</w:t>
        </w:r>
      </w:ins>
    </w:p>
    <w:p w14:paraId="0C47851C" w14:textId="488BFA76" w:rsidR="001F03AB" w:rsidRPr="001F0A69" w:rsidDel="00264509" w:rsidRDefault="001F03AB">
      <w:pPr>
        <w:spacing w:line="276" w:lineRule="auto"/>
        <w:rPr>
          <w:ins w:id="4328" w:author="Alvarenga, Agatha" w:date="2025-06-08T18:36:00Z" w16du:dateUtc="2025-06-08T21:36:00Z"/>
          <w:del w:id="4329" w:author="Chiarelo, Hugo" w:date="2025-09-10T16:59:00Z" w16du:dateUtc="2025-09-10T19:59:00Z"/>
          <w:rFonts w:cs="Arial"/>
        </w:rPr>
        <w:pPrChange w:id="4330" w:author="Chiarelo, Hugo" w:date="2025-09-10T16:07:00Z" w16du:dateUtc="2025-09-10T19:07:00Z">
          <w:pPr>
            <w:pStyle w:val="ListParagraph"/>
            <w:spacing w:line="276" w:lineRule="auto"/>
          </w:pPr>
        </w:pPrChange>
      </w:pPr>
    </w:p>
    <w:p w14:paraId="66AA36D7" w14:textId="77777777" w:rsidR="00264509" w:rsidRPr="001F0A69" w:rsidRDefault="00264509">
      <w:pPr>
        <w:spacing w:line="276" w:lineRule="auto"/>
        <w:rPr>
          <w:ins w:id="4331" w:author="Alvarenga, Agatha" w:date="2025-06-08T18:25:00Z" w16du:dateUtc="2025-06-08T21:25:00Z"/>
          <w:rFonts w:cs="Arial"/>
        </w:rPr>
        <w:pPrChange w:id="4332" w:author="Alvarenga, Agatha" w:date="2025-06-08T18:36:00Z" w16du:dateUtc="2025-06-08T21:36:00Z">
          <w:pPr>
            <w:pStyle w:val="NormalIndent"/>
            <w:numPr>
              <w:numId w:val="54"/>
            </w:numPr>
            <w:ind w:left="720" w:hanging="360"/>
          </w:pPr>
        </w:pPrChange>
      </w:pPr>
    </w:p>
    <w:p w14:paraId="4C0B4754" w14:textId="4987F22A" w:rsidR="00171875" w:rsidRPr="001F0A69" w:rsidDel="00F439AE" w:rsidRDefault="0041509E">
      <w:pPr>
        <w:spacing w:line="276" w:lineRule="auto"/>
        <w:ind w:left="720"/>
        <w:rPr>
          <w:ins w:id="4333" w:author="Alvarenga, Agatha" w:date="2025-06-08T18:35:00Z" w16du:dateUtc="2025-06-08T21:35:00Z"/>
          <w:del w:id="4334" w:author="Chiarelo, Hugo" w:date="2025-10-13T16:18:00Z" w16du:dateUtc="2025-10-13T19:18:00Z"/>
          <w:rFonts w:cs="Arial"/>
        </w:rPr>
        <w:pPrChange w:id="4335" w:author="Chiarelo, Hugo" w:date="2025-09-10T16:47:00Z" w16du:dateUtc="2025-09-10T19:47:00Z">
          <w:pPr>
            <w:pStyle w:val="NormalIndent"/>
            <w:numPr>
              <w:numId w:val="54"/>
            </w:numPr>
            <w:ind w:left="720" w:hanging="360"/>
          </w:pPr>
        </w:pPrChange>
      </w:pPr>
      <w:bookmarkStart w:id="4336" w:name="_Hlk208415929"/>
      <w:ins w:id="4337" w:author="Alvarenga, Agatha" w:date="2025-06-08T18:25:00Z" w16du:dateUtc="2025-06-08T21:25:00Z">
        <w:del w:id="4338" w:author="Chiarelo, Hugo" w:date="2025-09-10T16:10:00Z" w16du:dateUtc="2025-09-10T19:10:00Z">
          <w:r w:rsidRPr="001F0A69" w:rsidDel="0085409E">
            <w:rPr>
              <w:rFonts w:cs="Arial"/>
            </w:rPr>
            <w:delText>Task of WTT</w:delText>
          </w:r>
        </w:del>
      </w:ins>
      <w:ins w:id="4339" w:author="Alvarenga, Agatha" w:date="2025-06-08T18:35:00Z" w16du:dateUtc="2025-06-08T21:35:00Z">
        <w:del w:id="4340" w:author="Chiarelo, Hugo" w:date="2025-09-10T16:10:00Z" w16du:dateUtc="2025-09-10T19:10:00Z">
          <w:r w:rsidR="00F85ABD" w:rsidRPr="001F0A69" w:rsidDel="0085409E">
            <w:rPr>
              <w:rFonts w:cs="Arial"/>
            </w:rPr>
            <w:delText xml:space="preserve"> associated</w:delText>
          </w:r>
        </w:del>
        <w:bookmarkEnd w:id="4336"/>
      </w:ins>
    </w:p>
    <w:p w14:paraId="20E06229" w14:textId="70EFAEFC" w:rsidR="00FD5D13" w:rsidRPr="001F0A69" w:rsidDel="00F439AE" w:rsidRDefault="00F85ABD" w:rsidP="00F85ABD">
      <w:pPr>
        <w:pStyle w:val="NormalIndent"/>
        <w:ind w:left="720"/>
        <w:rPr>
          <w:ins w:id="4341" w:author="Alvarenga, Agatha" w:date="2025-06-08T18:36:00Z" w16du:dateUtc="2025-06-08T21:36:00Z"/>
          <w:del w:id="4342" w:author="Chiarelo, Hugo" w:date="2025-10-13T16:18:00Z" w16du:dateUtc="2025-10-13T19:18:00Z"/>
          <w:rFonts w:cs="Arial"/>
        </w:rPr>
      </w:pPr>
      <w:ins w:id="4343" w:author="Alvarenga, Agatha" w:date="2025-06-08T18:35:00Z" w16du:dateUtc="2025-06-08T21:35:00Z">
        <w:del w:id="4344" w:author="Chiarelo, Hugo" w:date="2025-10-13T16:18:00Z" w16du:dateUtc="2025-10-13T19:18:00Z">
          <w:r w:rsidRPr="001F0A69" w:rsidDel="00F439AE">
            <w:rPr>
              <w:rFonts w:cs="Arial"/>
            </w:rPr>
            <w:delText xml:space="preserve">Rules: </w:delText>
          </w:r>
        </w:del>
      </w:ins>
    </w:p>
    <w:p w14:paraId="72F002E4" w14:textId="48C6B407" w:rsidR="00F85ABD" w:rsidRPr="001F0A69" w:rsidDel="00F439AE" w:rsidRDefault="00F85ABD" w:rsidP="00FD5D13">
      <w:pPr>
        <w:pStyle w:val="NormalIndent"/>
        <w:numPr>
          <w:ilvl w:val="0"/>
          <w:numId w:val="57"/>
        </w:numPr>
        <w:rPr>
          <w:ins w:id="4345" w:author="Alvarenga, Agatha" w:date="2025-06-08T18:36:00Z" w16du:dateUtc="2025-06-08T21:36:00Z"/>
          <w:del w:id="4346" w:author="Chiarelo, Hugo" w:date="2025-10-13T16:18:00Z" w16du:dateUtc="2025-10-13T19:18:00Z"/>
          <w:rFonts w:cs="Arial"/>
        </w:rPr>
      </w:pPr>
      <w:ins w:id="4347" w:author="Alvarenga, Agatha" w:date="2025-06-08T18:35:00Z" w16du:dateUtc="2025-06-08T21:35:00Z">
        <w:del w:id="4348" w:author="Chiarelo, Hugo" w:date="2025-10-13T16:18:00Z" w16du:dateUtc="2025-10-13T19:18:00Z">
          <w:r w:rsidRPr="001F0A69" w:rsidDel="00F439AE">
            <w:rPr>
              <w:rFonts w:cs="Arial"/>
            </w:rPr>
            <w:delText xml:space="preserve">The FMEA should use the tasks inside the Work task template that already exist to evaluate if the task </w:delText>
          </w:r>
        </w:del>
      </w:ins>
      <w:ins w:id="4349" w:author="Alvarenga, Agatha" w:date="2025-06-08T18:36:00Z" w16du:dateUtc="2025-06-08T21:36:00Z">
        <w:del w:id="4350" w:author="Chiarelo, Hugo" w:date="2025-10-13T16:18:00Z" w16du:dateUtc="2025-10-13T19:18:00Z">
          <w:r w:rsidR="00FD5D13" w:rsidRPr="001F0A69" w:rsidDel="00F439AE">
            <w:rPr>
              <w:rFonts w:cs="Arial"/>
            </w:rPr>
            <w:delText>has</w:delText>
          </w:r>
        </w:del>
      </w:ins>
      <w:ins w:id="4351" w:author="Alvarenga, Agatha" w:date="2025-06-08T18:35:00Z" w16du:dateUtc="2025-06-08T21:35:00Z">
        <w:del w:id="4352" w:author="Chiarelo, Hugo" w:date="2025-10-13T16:18:00Z" w16du:dateUtc="2025-10-13T19:18:00Z">
          <w:r w:rsidRPr="001F0A69" w:rsidDel="00F439AE">
            <w:rPr>
              <w:rFonts w:cs="Arial"/>
            </w:rPr>
            <w:delText xml:space="preserve"> some connection with the cause or not. If the task </w:delText>
          </w:r>
        </w:del>
      </w:ins>
      <w:ins w:id="4353" w:author="Alvarenga, Agatha" w:date="2025-06-08T18:36:00Z" w16du:dateUtc="2025-06-08T21:36:00Z">
        <w:del w:id="4354" w:author="Chiarelo, Hugo" w:date="2025-10-13T16:18:00Z" w16du:dateUtc="2025-10-13T19:18:00Z">
          <w:r w:rsidR="00FD5D13" w:rsidRPr="001F0A69" w:rsidDel="00F439AE">
            <w:rPr>
              <w:rFonts w:cs="Arial"/>
            </w:rPr>
            <w:delText>has</w:delText>
          </w:r>
        </w:del>
      </w:ins>
      <w:ins w:id="4355" w:author="Alvarenga, Agatha" w:date="2025-06-08T18:35:00Z" w16du:dateUtc="2025-06-08T21:35:00Z">
        <w:del w:id="4356" w:author="Chiarelo, Hugo" w:date="2025-10-13T16:18:00Z" w16du:dateUtc="2025-10-13T19:18:00Z">
          <w:r w:rsidRPr="001F0A69" w:rsidDel="00F439AE">
            <w:rPr>
              <w:rFonts w:cs="Arial"/>
            </w:rPr>
            <w:delText xml:space="preserve"> no cause connected, this task can be elected to be removed.</w:delText>
          </w:r>
        </w:del>
      </w:ins>
    </w:p>
    <w:p w14:paraId="47ABF04B" w14:textId="410E80E5" w:rsidR="00FD5D13" w:rsidRPr="001F0A69" w:rsidDel="00F439AE" w:rsidRDefault="00FD5D13" w:rsidP="00FD5D13">
      <w:pPr>
        <w:pStyle w:val="NormalIndent"/>
        <w:numPr>
          <w:ilvl w:val="0"/>
          <w:numId w:val="57"/>
        </w:numPr>
        <w:rPr>
          <w:ins w:id="4357" w:author="Alvarenga, Agatha" w:date="2025-06-08T18:40:00Z" w16du:dateUtc="2025-06-08T21:40:00Z"/>
          <w:del w:id="4358" w:author="Chiarelo, Hugo" w:date="2025-10-13T16:18:00Z" w16du:dateUtc="2025-10-13T19:18:00Z"/>
          <w:rFonts w:cs="Arial"/>
        </w:rPr>
      </w:pPr>
      <w:ins w:id="4359" w:author="Alvarenga, Agatha" w:date="2025-06-08T18:37:00Z" w16du:dateUtc="2025-06-08T21:37:00Z">
        <w:del w:id="4360" w:author="Chiarelo, Hugo" w:date="2025-10-13T16:18:00Z" w16du:dateUtc="2025-10-13T19:18:00Z">
          <w:r w:rsidRPr="001F0A69" w:rsidDel="00F439AE">
            <w:rPr>
              <w:rFonts w:cs="Arial"/>
            </w:rPr>
            <w:delText>This column should bring the number of the task (Example PM</w:delText>
          </w:r>
        </w:del>
        <w:del w:id="4361" w:author="Chiarelo, Hugo" w:date="2025-09-10T16:07:00Z" w16du:dateUtc="2025-09-10T19:07:00Z">
          <w:r w:rsidRPr="001F0A69" w:rsidDel="00440B76">
            <w:rPr>
              <w:rFonts w:cs="Arial"/>
            </w:rPr>
            <w:delText>XXXX</w:delText>
          </w:r>
        </w:del>
        <w:del w:id="4362" w:author="Chiarelo, Hugo" w:date="2025-10-13T16:18:00Z" w16du:dateUtc="2025-10-13T19:18:00Z">
          <w:r w:rsidRPr="001F0A69" w:rsidDel="00F439AE">
            <w:rPr>
              <w:rFonts w:cs="Arial"/>
            </w:rPr>
            <w:delText xml:space="preserve">A) and the specific number of the task inside the work instruction with the description. The reporting question should be associated </w:delText>
          </w:r>
        </w:del>
      </w:ins>
      <w:ins w:id="4363" w:author="Alvarenga, Agatha" w:date="2025-06-08T18:41:00Z" w16du:dateUtc="2025-06-08T21:41:00Z">
        <w:del w:id="4364" w:author="Chiarelo, Hugo" w:date="2025-10-13T16:18:00Z" w16du:dateUtc="2025-10-13T19:18:00Z">
          <w:r w:rsidR="000F33A9" w:rsidRPr="001F0A69" w:rsidDel="00F439AE">
            <w:rPr>
              <w:rFonts w:cs="Arial"/>
            </w:rPr>
            <w:delText>with</w:delText>
          </w:r>
        </w:del>
      </w:ins>
      <w:ins w:id="4365" w:author="Alvarenga, Agatha" w:date="2025-06-08T18:37:00Z" w16du:dateUtc="2025-06-08T21:37:00Z">
        <w:del w:id="4366" w:author="Chiarelo, Hugo" w:date="2025-10-13T16:18:00Z" w16du:dateUtc="2025-10-13T19:18:00Z">
          <w:r w:rsidRPr="001F0A69" w:rsidDel="00F439AE">
            <w:rPr>
              <w:rFonts w:cs="Arial"/>
            </w:rPr>
            <w:delText xml:space="preserve"> this task line.</w:delText>
          </w:r>
        </w:del>
      </w:ins>
    </w:p>
    <w:p w14:paraId="1F162747" w14:textId="490409C5" w:rsidR="00FC65BD" w:rsidRPr="001F0A69" w:rsidDel="00F439AE" w:rsidRDefault="00FC65BD">
      <w:pPr>
        <w:pStyle w:val="NormalIndent"/>
        <w:numPr>
          <w:ilvl w:val="0"/>
          <w:numId w:val="57"/>
        </w:numPr>
        <w:rPr>
          <w:ins w:id="4367" w:author="Alvarenga, Agatha" w:date="2025-06-08T18:36:00Z" w16du:dateUtc="2025-06-08T21:36:00Z"/>
          <w:del w:id="4368" w:author="Chiarelo, Hugo" w:date="2025-10-13T16:18:00Z" w16du:dateUtc="2025-10-13T19:18:00Z"/>
          <w:rFonts w:cs="Arial"/>
        </w:rPr>
        <w:pPrChange w:id="4369" w:author="Alvarenga, Agatha" w:date="2025-06-08T18:36:00Z" w16du:dateUtc="2025-06-08T21:36:00Z">
          <w:pPr>
            <w:pStyle w:val="NormalIndent"/>
            <w:ind w:left="720"/>
          </w:pPr>
        </w:pPrChange>
      </w:pPr>
      <w:ins w:id="4370" w:author="Alvarenga, Agatha" w:date="2025-06-08T18:40:00Z" w16du:dateUtc="2025-06-08T21:40:00Z">
        <w:del w:id="4371" w:author="Chiarelo, Hugo" w:date="2025-10-13T16:18:00Z" w16du:dateUtc="2025-10-13T19:18:00Z">
          <w:r w:rsidRPr="001F0A69" w:rsidDel="00F439AE">
            <w:rPr>
              <w:rFonts w:cs="Arial"/>
            </w:rPr>
            <w:delText>Tasks eligible to elim</w:delText>
          </w:r>
        </w:del>
      </w:ins>
      <w:ins w:id="4372" w:author="Alvarenga, Agatha" w:date="2025-06-08T18:41:00Z" w16du:dateUtc="2025-06-08T21:41:00Z">
        <w:del w:id="4373" w:author="Chiarelo, Hugo" w:date="2025-10-13T16:18:00Z" w16du:dateUtc="2025-10-13T19:18:00Z">
          <w:r w:rsidRPr="001F0A69" w:rsidDel="00F439AE">
            <w:rPr>
              <w:rFonts w:cs="Arial"/>
            </w:rPr>
            <w:delText>inate should appear. It means all the lines of WTT should be considered.</w:delText>
          </w:r>
        </w:del>
      </w:ins>
    </w:p>
    <w:p w14:paraId="2AB65241" w14:textId="3AF79605" w:rsidR="00FD5D13" w:rsidRPr="001F0A69" w:rsidDel="00F439AE" w:rsidRDefault="00FD5D13" w:rsidP="00F85ABD">
      <w:pPr>
        <w:pStyle w:val="NormalIndent"/>
        <w:ind w:left="720"/>
        <w:rPr>
          <w:ins w:id="4374" w:author="Alvarenga, Agatha" w:date="2025-06-08T18:36:00Z" w16du:dateUtc="2025-06-08T21:36:00Z"/>
          <w:del w:id="4375" w:author="Chiarelo, Hugo" w:date="2025-10-13T16:18:00Z" w16du:dateUtc="2025-10-13T19:18:00Z"/>
          <w:rFonts w:cs="Arial"/>
        </w:rPr>
      </w:pPr>
    </w:p>
    <w:p w14:paraId="49880AF8" w14:textId="5DF08AB3" w:rsidR="00FD5D13" w:rsidRPr="001F0A69" w:rsidDel="00F439AE" w:rsidRDefault="00FD5D13" w:rsidP="00F85ABD">
      <w:pPr>
        <w:pStyle w:val="NormalIndent"/>
        <w:ind w:left="720"/>
        <w:rPr>
          <w:ins w:id="4376" w:author="Alvarenga, Agatha" w:date="2025-06-08T18:36:00Z" w16du:dateUtc="2025-06-08T21:36:00Z"/>
          <w:del w:id="4377" w:author="Chiarelo, Hugo" w:date="2025-10-13T16:18:00Z" w16du:dateUtc="2025-10-13T19:18:00Z"/>
          <w:rFonts w:cs="Arial"/>
        </w:rPr>
      </w:pPr>
    </w:p>
    <w:p w14:paraId="61B86DF8" w14:textId="7005D8C1" w:rsidR="00F85ABD" w:rsidRPr="001F0A69" w:rsidDel="00F439AE" w:rsidRDefault="00F85ABD">
      <w:pPr>
        <w:pStyle w:val="NormalIndent"/>
        <w:ind w:left="720"/>
        <w:rPr>
          <w:ins w:id="4378" w:author="Alvarenga, Agatha" w:date="2025-05-13T19:11:00Z" w16du:dateUtc="2025-05-13T22:11:00Z"/>
          <w:del w:id="4379" w:author="Chiarelo, Hugo" w:date="2025-10-13T16:18:00Z" w16du:dateUtc="2025-10-13T19:18:00Z"/>
          <w:rFonts w:cs="Arial"/>
        </w:rPr>
        <w:pPrChange w:id="4380" w:author="Alvarenga, Agatha" w:date="2025-06-08T18:35:00Z" w16du:dateUtc="2025-06-08T21:35:00Z">
          <w:pPr>
            <w:pStyle w:val="NormalIndent"/>
            <w:numPr>
              <w:numId w:val="54"/>
            </w:numPr>
            <w:ind w:left="720" w:hanging="360"/>
          </w:pPr>
        </w:pPrChange>
      </w:pPr>
    </w:p>
    <w:p w14:paraId="1FC1C715" w14:textId="114CD7E9" w:rsidR="00702DAC" w:rsidRPr="001F0A69" w:rsidDel="00257E97" w:rsidRDefault="00702DAC">
      <w:pPr>
        <w:pStyle w:val="NormalIndent"/>
        <w:numPr>
          <w:ilvl w:val="0"/>
          <w:numId w:val="54"/>
        </w:numPr>
        <w:ind w:left="0"/>
        <w:rPr>
          <w:ins w:id="4381" w:author="Alvarenga, Agatha" w:date="2025-06-08T18:36:00Z" w16du:dateUtc="2025-06-08T21:36:00Z"/>
          <w:del w:id="4382" w:author="Chiarelo, Hugo" w:date="2025-09-10T16:58:00Z" w16du:dateUtc="2025-09-10T19:58:00Z"/>
          <w:rFonts w:cs="Arial"/>
        </w:rPr>
        <w:pPrChange w:id="4383" w:author="Chiarelo, Hugo" w:date="2025-09-10T16:58:00Z" w16du:dateUtc="2025-09-10T19:58:00Z">
          <w:pPr>
            <w:pStyle w:val="NormalIndent"/>
            <w:numPr>
              <w:numId w:val="54"/>
            </w:numPr>
            <w:ind w:left="720" w:hanging="360"/>
          </w:pPr>
        </w:pPrChange>
      </w:pPr>
      <w:ins w:id="4384" w:author="Alvarenga, Agatha" w:date="2025-05-13T19:11:00Z">
        <w:del w:id="4385" w:author="Chiarelo, Hugo" w:date="2025-09-10T16:58:00Z" w16du:dateUtc="2025-09-10T19:58:00Z">
          <w:r w:rsidRPr="001F0A69" w:rsidDel="00257E97">
            <w:rPr>
              <w:rFonts w:cs="Arial"/>
            </w:rPr>
            <w:delText>Treatment Actions</w:delText>
          </w:r>
        </w:del>
      </w:ins>
    </w:p>
    <w:p w14:paraId="36B1067B" w14:textId="2B595B40" w:rsidR="00DC081D" w:rsidRPr="001F0A69" w:rsidDel="00F439AE" w:rsidRDefault="00DC081D">
      <w:pPr>
        <w:pStyle w:val="NormalIndent"/>
        <w:ind w:left="0"/>
        <w:rPr>
          <w:ins w:id="4386" w:author="Alvarenga, Agatha" w:date="2025-05-13T21:33:00Z" w16du:dateUtc="2025-05-14T00:33:00Z"/>
          <w:del w:id="4387" w:author="Chiarelo, Hugo" w:date="2025-10-13T16:18:00Z" w16du:dateUtc="2025-10-13T19:18:00Z"/>
          <w:rFonts w:cs="Arial"/>
        </w:rPr>
        <w:pPrChange w:id="4388" w:author="Chiarelo, Hugo" w:date="2025-09-10T16:58:00Z" w16du:dateUtc="2025-09-10T19:58:00Z">
          <w:pPr>
            <w:pStyle w:val="NormalIndent"/>
            <w:numPr>
              <w:numId w:val="54"/>
            </w:numPr>
            <w:ind w:left="720" w:hanging="360"/>
          </w:pPr>
        </w:pPrChange>
      </w:pPr>
    </w:p>
    <w:p w14:paraId="51612C34" w14:textId="01F2F5DA" w:rsidR="00FE7396" w:rsidRPr="001F0A69" w:rsidDel="00F439AE" w:rsidRDefault="00834A03">
      <w:pPr>
        <w:pStyle w:val="NormalIndent"/>
        <w:ind w:left="0"/>
        <w:rPr>
          <w:ins w:id="4389" w:author="Alvarenga, Agatha" w:date="2025-06-08T18:36:00Z" w16du:dateUtc="2025-06-08T21:36:00Z"/>
          <w:del w:id="4390" w:author="Chiarelo, Hugo" w:date="2025-10-13T16:18:00Z" w16du:dateUtc="2025-10-13T19:18:00Z"/>
          <w:rFonts w:cs="Arial"/>
        </w:rPr>
        <w:pPrChange w:id="4391" w:author="Chiarelo, Hugo" w:date="2025-09-10T12:01:00Z" w16du:dateUtc="2025-09-10T15:01:00Z">
          <w:pPr>
            <w:pStyle w:val="NormalIndent"/>
            <w:numPr>
              <w:numId w:val="54"/>
            </w:numPr>
            <w:ind w:left="720" w:hanging="360"/>
          </w:pPr>
        </w:pPrChange>
      </w:pPr>
      <w:ins w:id="4392" w:author="Alvarenga, Agatha" w:date="2025-05-13T21:33:00Z" w16du:dateUtc="2025-05-14T00:33:00Z">
        <w:del w:id="4393" w:author="Chiarelo, Hugo" w:date="2025-09-10T10:46:00Z" w16du:dateUtc="2025-09-10T13:46:00Z">
          <w:r w:rsidRPr="001F0A69" w:rsidDel="003C01B3">
            <w:rPr>
              <w:rFonts w:cs="Arial"/>
            </w:rPr>
            <w:delText xml:space="preserve">Surveillance </w:delText>
          </w:r>
        </w:del>
      </w:ins>
      <w:ins w:id="4394" w:author="Alvarenga, Agatha" w:date="2025-05-13T21:34:00Z" w16du:dateUtc="2025-05-14T00:34:00Z">
        <w:del w:id="4395" w:author="Chiarelo, Hugo" w:date="2025-09-10T10:46:00Z" w16du:dateUtc="2025-09-10T13:46:00Z">
          <w:r w:rsidRPr="001F0A69" w:rsidDel="003C01B3">
            <w:rPr>
              <w:rFonts w:cs="Arial"/>
            </w:rPr>
            <w:delText>Task</w:delText>
          </w:r>
        </w:del>
      </w:ins>
    </w:p>
    <w:p w14:paraId="43A735D4" w14:textId="3ED0346C" w:rsidR="00D10E02" w:rsidRPr="001F0A69" w:rsidDel="00F439AE" w:rsidRDefault="00D10E02">
      <w:pPr>
        <w:rPr>
          <w:ins w:id="4396" w:author="Alvarenga, Agatha" w:date="2025-06-08T18:36:00Z" w16du:dateUtc="2025-06-08T21:36:00Z"/>
          <w:del w:id="4397" w:author="Chiarelo, Hugo" w:date="2025-10-13T16:18:00Z" w16du:dateUtc="2025-10-13T19:18:00Z"/>
          <w:rFonts w:cs="Arial"/>
        </w:rPr>
        <w:pPrChange w:id="4398" w:author="Chiarelo, Hugo" w:date="2025-09-10T17:36:00Z" w16du:dateUtc="2025-09-10T20:36:00Z">
          <w:pPr>
            <w:pStyle w:val="NormalIndent"/>
            <w:numPr>
              <w:numId w:val="54"/>
            </w:numPr>
            <w:ind w:left="720" w:hanging="360"/>
          </w:pPr>
        </w:pPrChange>
      </w:pPr>
    </w:p>
    <w:p w14:paraId="6DE2C807" w14:textId="5477F76A" w:rsidR="00F85ABD" w:rsidRPr="001F0A69" w:rsidDel="00F439AE" w:rsidRDefault="00F85ABD">
      <w:pPr>
        <w:pStyle w:val="NormalIndent"/>
        <w:ind w:left="720"/>
        <w:rPr>
          <w:ins w:id="4399" w:author="Alvarenga, Agatha" w:date="2025-05-13T21:34:00Z" w16du:dateUtc="2025-05-14T00:34:00Z"/>
          <w:del w:id="4400" w:author="Chiarelo, Hugo" w:date="2025-10-13T16:18:00Z" w16du:dateUtc="2025-10-13T19:18:00Z"/>
          <w:rFonts w:cs="Arial"/>
        </w:rPr>
        <w:pPrChange w:id="4401" w:author="Alvarenga, Agatha" w:date="2025-06-08T18:36:00Z" w16du:dateUtc="2025-06-08T21:36:00Z">
          <w:pPr>
            <w:pStyle w:val="NormalIndent"/>
            <w:numPr>
              <w:numId w:val="54"/>
            </w:numPr>
            <w:ind w:left="720" w:hanging="360"/>
          </w:pPr>
        </w:pPrChange>
      </w:pPr>
    </w:p>
    <w:p w14:paraId="3B8E52CF" w14:textId="1F8674B0" w:rsidR="00D10E02" w:rsidRPr="001F0A69" w:rsidDel="00F439AE" w:rsidRDefault="00834A03">
      <w:pPr>
        <w:pStyle w:val="NormalIndent"/>
        <w:ind w:left="720"/>
        <w:rPr>
          <w:ins w:id="4402" w:author="Alvarenga, Agatha" w:date="2025-06-08T18:33:00Z" w16du:dateUtc="2025-06-08T21:33:00Z"/>
          <w:del w:id="4403" w:author="Chiarelo, Hugo" w:date="2025-10-13T16:18:00Z" w16du:dateUtc="2025-10-13T19:18:00Z"/>
          <w:rFonts w:cs="Arial"/>
        </w:rPr>
        <w:pPrChange w:id="4404" w:author="Chiarelo, Hugo" w:date="2025-09-10T17:37:00Z" w16du:dateUtc="2025-09-10T20:37:00Z">
          <w:pPr>
            <w:pStyle w:val="NormalIndent"/>
            <w:numPr>
              <w:numId w:val="54"/>
            </w:numPr>
            <w:ind w:left="720" w:hanging="360"/>
          </w:pPr>
        </w:pPrChange>
      </w:pPr>
      <w:ins w:id="4405" w:author="Alvarenga, Agatha" w:date="2025-05-13T21:34:00Z" w16du:dateUtc="2025-05-14T00:34:00Z">
        <w:del w:id="4406" w:author="Chiarelo, Hugo" w:date="2025-10-13T16:18:00Z" w16du:dateUtc="2025-10-13T19:18:00Z">
          <w:r w:rsidRPr="001F0A69" w:rsidDel="00F439AE">
            <w:rPr>
              <w:rFonts w:cs="Arial"/>
            </w:rPr>
            <w:delText xml:space="preserve">Spare part </w:delText>
          </w:r>
        </w:del>
      </w:ins>
    </w:p>
    <w:p w14:paraId="33F24482" w14:textId="0437346C" w:rsidR="005C2CE7" w:rsidRPr="001F0A69" w:rsidDel="00F439AE" w:rsidRDefault="005C2CE7">
      <w:pPr>
        <w:spacing w:line="276" w:lineRule="auto"/>
        <w:rPr>
          <w:del w:id="4407" w:author="Chiarelo, Hugo" w:date="2025-10-13T16:18:00Z" w16du:dateUtc="2025-10-13T19:18:00Z"/>
          <w:rFonts w:cs="Arial"/>
        </w:rPr>
      </w:pPr>
    </w:p>
    <w:p w14:paraId="34EF789A" w14:textId="77777777" w:rsidR="00185310" w:rsidRPr="001F0A69" w:rsidRDefault="00185310">
      <w:pPr>
        <w:pStyle w:val="NormalIndent"/>
        <w:ind w:left="0"/>
        <w:rPr>
          <w:ins w:id="4408" w:author="Alvarenga, Agatha" w:date="2025-05-13T21:36:00Z" w16du:dateUtc="2025-05-14T00:36:00Z"/>
          <w:rFonts w:cs="Arial"/>
        </w:rPr>
        <w:pPrChange w:id="4409" w:author="Chiarelo, Hugo" w:date="2025-10-13T16:18:00Z" w16du:dateUtc="2025-10-13T19:18:00Z">
          <w:pPr>
            <w:spacing w:line="276" w:lineRule="auto"/>
          </w:pPr>
        </w:pPrChange>
      </w:pPr>
    </w:p>
    <w:p w14:paraId="5EB707D9" w14:textId="510190A1" w:rsidR="00EB5EC3" w:rsidRPr="001F0A69" w:rsidDel="00C90637" w:rsidRDefault="00EB5EC3">
      <w:pPr>
        <w:pStyle w:val="EndnoteText"/>
        <w:spacing w:line="276" w:lineRule="auto"/>
        <w:rPr>
          <w:del w:id="4410" w:author="Alvarenga, Agatha" w:date="2025-05-13T17:32:00Z" w16du:dateUtc="2025-05-13T20:32:00Z"/>
          <w:rFonts w:cs="Arial"/>
        </w:rPr>
      </w:pPr>
    </w:p>
    <w:p w14:paraId="2EB4F4C3" w14:textId="0F637FA3" w:rsidR="00EB5EC3" w:rsidRPr="001F0A69" w:rsidDel="00CA5E83" w:rsidRDefault="00EB5EC3" w:rsidP="00C90637">
      <w:pPr>
        <w:pStyle w:val="Heading2"/>
        <w:rPr>
          <w:del w:id="4411" w:author="Alvarenga, Agatha" w:date="2025-05-13T17:32:00Z" w16du:dateUtc="2025-05-13T20:32:00Z"/>
          <w:rFonts w:cs="Arial"/>
        </w:rPr>
      </w:pPr>
    </w:p>
    <w:p w14:paraId="7C82B358" w14:textId="77777777" w:rsidR="00CA5E83" w:rsidRPr="001F0A69" w:rsidRDefault="00CA5E83">
      <w:pPr>
        <w:pStyle w:val="NormalIndent"/>
        <w:ind w:left="0"/>
        <w:rPr>
          <w:ins w:id="4412" w:author="Chiarelo, Hugo" w:date="2025-09-10T17:30:00Z" w16du:dateUtc="2025-09-10T20:30:00Z"/>
          <w:rFonts w:cs="Arial"/>
        </w:rPr>
        <w:pPrChange w:id="4413" w:author="Chiarelo, Hugo" w:date="2025-09-10T17:31:00Z" w16du:dateUtc="2025-09-10T20:31:00Z">
          <w:pPr/>
        </w:pPrChange>
      </w:pPr>
    </w:p>
    <w:p w14:paraId="598A607A" w14:textId="2B8253CD" w:rsidR="00281036" w:rsidRPr="001F0A69" w:rsidDel="00EB5EC3" w:rsidRDefault="00045C2F">
      <w:pPr>
        <w:pStyle w:val="Heading2"/>
        <w:rPr>
          <w:del w:id="4414" w:author="de Oliveira, Gabriel" w:date="2025-04-22T17:02:00Z" w16du:dateUtc="2025-04-22T20:02:00Z"/>
          <w:rFonts w:cs="Arial"/>
          <w:noProof/>
          <w:szCs w:val="22"/>
          <w:rPrChange w:id="4415" w:author="Chiarelo, Hugo" w:date="2025-11-03T10:58:00Z" w16du:dateUtc="2025-11-03T13:58:00Z">
            <w:rPr>
              <w:del w:id="4416" w:author="de Oliveira, Gabriel" w:date="2025-04-22T17:02:00Z" w16du:dateUtc="2025-04-22T20:02:00Z"/>
              <w:rFonts w:ascii="Calibri" w:hAnsi="Calibri"/>
              <w:noProof/>
              <w:szCs w:val="22"/>
            </w:rPr>
          </w:rPrChange>
        </w:rPr>
        <w:pPrChange w:id="4417" w:author="Chiarelo, Hugo" w:date="2025-09-10T17:28:00Z" w16du:dateUtc="2025-09-10T20:28:00Z">
          <w:pPr>
            <w:pStyle w:val="EndnoteText"/>
          </w:pPr>
        </w:pPrChange>
      </w:pPr>
      <w:del w:id="4418" w:author="de Oliveira, Gabriel" w:date="2025-04-22T17:02:00Z" w16du:dateUtc="2025-04-22T20:02:00Z">
        <w:r w:rsidRPr="001F0A69" w:rsidDel="00EB5EC3">
          <w:rPr>
            <w:rFonts w:cs="Arial"/>
            <w:vanish/>
            <w:color w:val="0F243E"/>
            <w:sz w:val="24"/>
          </w:rPr>
          <w:fldChar w:fldCharType="begin"/>
        </w:r>
        <w:r w:rsidRPr="001F0A69" w:rsidDel="00EB5EC3">
          <w:rPr>
            <w:rFonts w:cs="Arial"/>
            <w:vanish/>
          </w:rPr>
          <w:delInstrText xml:space="preserve"> TOC \o "1-3" </w:delInstrText>
        </w:r>
        <w:r w:rsidRPr="001F0A69" w:rsidDel="00EB5EC3">
          <w:rPr>
            <w:rFonts w:cs="Arial"/>
            <w:vanish/>
            <w:color w:val="0F243E"/>
            <w:sz w:val="24"/>
          </w:rPr>
          <w:fldChar w:fldCharType="separate"/>
        </w:r>
        <w:r w:rsidR="00281036" w:rsidRPr="001F0A69" w:rsidDel="00EB5EC3">
          <w:rPr>
            <w:rFonts w:cs="Arial"/>
            <w:noProof/>
          </w:rPr>
          <w:delText>1.</w:delText>
        </w:r>
        <w:r w:rsidR="00281036" w:rsidRPr="001F0A69" w:rsidDel="00EB5EC3">
          <w:rPr>
            <w:rFonts w:cs="Arial"/>
            <w:noProof/>
            <w:szCs w:val="22"/>
            <w:rPrChange w:id="4419" w:author="Chiarelo, Hugo" w:date="2025-11-03T10:58:00Z" w16du:dateUtc="2025-11-03T13:58:00Z">
              <w:rPr>
                <w:rFonts w:ascii="Calibri" w:hAnsi="Calibri"/>
                <w:noProof/>
                <w:szCs w:val="22"/>
              </w:rPr>
            </w:rPrChange>
          </w:rPr>
          <w:tab/>
        </w:r>
        <w:r w:rsidR="00281036" w:rsidRPr="001F0A69" w:rsidDel="00EB5EC3">
          <w:rPr>
            <w:rFonts w:cs="Arial"/>
            <w:noProof/>
          </w:rPr>
          <w:delText>INTRODUCTION</w:delText>
        </w:r>
        <w:r w:rsidR="00281036" w:rsidRPr="001F0A69" w:rsidDel="00EB5EC3">
          <w:rPr>
            <w:rFonts w:cs="Arial"/>
            <w:noProof/>
          </w:rPr>
          <w:tab/>
        </w:r>
        <w:r w:rsidR="00281036" w:rsidRPr="001F0A69" w:rsidDel="00EB5EC3">
          <w:rPr>
            <w:rFonts w:cs="Arial"/>
            <w:noProof/>
          </w:rPr>
          <w:fldChar w:fldCharType="begin"/>
        </w:r>
        <w:r w:rsidR="00281036" w:rsidRPr="001F0A69" w:rsidDel="00EB5EC3">
          <w:rPr>
            <w:rFonts w:cs="Arial"/>
            <w:noProof/>
          </w:rPr>
          <w:delInstrText xml:space="preserve"> PAGEREF _Toc524355632 \h </w:delInstrText>
        </w:r>
        <w:r w:rsidR="00281036" w:rsidRPr="001F0A69" w:rsidDel="00EB5EC3">
          <w:rPr>
            <w:rFonts w:cs="Arial"/>
            <w:noProof/>
          </w:rPr>
        </w:r>
        <w:r w:rsidR="00281036" w:rsidRPr="001F0A69" w:rsidDel="00EB5EC3">
          <w:rPr>
            <w:rFonts w:cs="Arial"/>
            <w:noProof/>
          </w:rPr>
          <w:fldChar w:fldCharType="separate"/>
        </w:r>
        <w:r w:rsidR="00EB5EC3" w:rsidRPr="001F0A69" w:rsidDel="00EB5EC3">
          <w:rPr>
            <w:rFonts w:cs="Arial"/>
            <w:noProof/>
          </w:rPr>
          <w:delText>4</w:delText>
        </w:r>
        <w:r w:rsidR="00281036" w:rsidRPr="001F0A69" w:rsidDel="00EB5EC3">
          <w:rPr>
            <w:rFonts w:cs="Arial"/>
            <w:noProof/>
          </w:rPr>
          <w:fldChar w:fldCharType="end"/>
        </w:r>
        <w:bookmarkStart w:id="4420" w:name="_Toc208433233"/>
        <w:bookmarkStart w:id="4421" w:name="_Toc211268681"/>
        <w:bookmarkStart w:id="4422" w:name="_Toc212622464"/>
        <w:bookmarkEnd w:id="4420"/>
        <w:bookmarkEnd w:id="4421"/>
        <w:bookmarkEnd w:id="4422"/>
      </w:del>
    </w:p>
    <w:p w14:paraId="2CA41A10" w14:textId="58093458" w:rsidR="00281036" w:rsidRPr="001F0A69" w:rsidDel="00EB5EC3" w:rsidRDefault="00281036">
      <w:pPr>
        <w:pStyle w:val="Heading2"/>
        <w:rPr>
          <w:del w:id="4423" w:author="de Oliveira, Gabriel" w:date="2025-04-22T17:02:00Z" w16du:dateUtc="2025-04-22T20:02:00Z"/>
          <w:rFonts w:cs="Arial"/>
          <w:noProof/>
          <w:szCs w:val="22"/>
          <w:rPrChange w:id="4424" w:author="Chiarelo, Hugo" w:date="2025-11-03T10:58:00Z" w16du:dateUtc="2025-11-03T13:58:00Z">
            <w:rPr>
              <w:del w:id="4425" w:author="de Oliveira, Gabriel" w:date="2025-04-22T17:02:00Z" w16du:dateUtc="2025-04-22T20:02:00Z"/>
              <w:rFonts w:ascii="Calibri" w:hAnsi="Calibri"/>
              <w:noProof/>
              <w:szCs w:val="22"/>
            </w:rPr>
          </w:rPrChange>
        </w:rPr>
        <w:pPrChange w:id="4426" w:author="Chiarelo, Hugo" w:date="2025-09-10T17:28:00Z" w16du:dateUtc="2025-09-10T20:28:00Z">
          <w:pPr>
            <w:pStyle w:val="EndnoteText"/>
          </w:pPr>
        </w:pPrChange>
      </w:pPr>
      <w:del w:id="4427" w:author="de Oliveira, Gabriel" w:date="2025-04-22T17:02:00Z" w16du:dateUtc="2025-04-22T20:02:00Z">
        <w:r w:rsidRPr="001F0A69" w:rsidDel="00EB5EC3">
          <w:rPr>
            <w:rFonts w:cs="Arial"/>
            <w:noProof/>
          </w:rPr>
          <w:delText>2.</w:delText>
        </w:r>
        <w:r w:rsidRPr="001F0A69" w:rsidDel="00EB5EC3">
          <w:rPr>
            <w:rFonts w:cs="Arial"/>
            <w:noProof/>
            <w:szCs w:val="22"/>
            <w:rPrChange w:id="4428" w:author="Chiarelo, Hugo" w:date="2025-11-03T10:58:00Z" w16du:dateUtc="2025-11-03T13:58:00Z">
              <w:rPr>
                <w:rFonts w:ascii="Calibri" w:hAnsi="Calibri"/>
                <w:noProof/>
                <w:szCs w:val="22"/>
              </w:rPr>
            </w:rPrChange>
          </w:rPr>
          <w:tab/>
        </w:r>
        <w:r w:rsidRPr="001F0A69" w:rsidDel="00EB5EC3">
          <w:rPr>
            <w:rFonts w:cs="Arial"/>
            <w:noProof/>
          </w:rPr>
          <w:delText>PURPOSE</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_Toc524355633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4</w:delText>
        </w:r>
        <w:r w:rsidRPr="001F0A69" w:rsidDel="00EB5EC3">
          <w:rPr>
            <w:rFonts w:cs="Arial"/>
            <w:noProof/>
          </w:rPr>
          <w:fldChar w:fldCharType="end"/>
        </w:r>
        <w:bookmarkStart w:id="4429" w:name="_Toc208433234"/>
        <w:bookmarkStart w:id="4430" w:name="_Toc211268682"/>
        <w:bookmarkStart w:id="4431" w:name="_Toc212622465"/>
        <w:bookmarkEnd w:id="4429"/>
        <w:bookmarkEnd w:id="4430"/>
        <w:bookmarkEnd w:id="4431"/>
      </w:del>
    </w:p>
    <w:p w14:paraId="2E88A750" w14:textId="42230D85" w:rsidR="00281036" w:rsidRPr="001F0A69" w:rsidDel="00EB5EC3" w:rsidRDefault="00281036">
      <w:pPr>
        <w:pStyle w:val="Heading2"/>
        <w:rPr>
          <w:del w:id="4432" w:author="de Oliveira, Gabriel" w:date="2025-04-22T17:02:00Z" w16du:dateUtc="2025-04-22T20:02:00Z"/>
          <w:rFonts w:cs="Arial"/>
          <w:noProof/>
          <w:szCs w:val="22"/>
          <w:rPrChange w:id="4433" w:author="Chiarelo, Hugo" w:date="2025-11-03T10:58:00Z" w16du:dateUtc="2025-11-03T13:58:00Z">
            <w:rPr>
              <w:del w:id="4434" w:author="de Oliveira, Gabriel" w:date="2025-04-22T17:02:00Z" w16du:dateUtc="2025-04-22T20:02:00Z"/>
              <w:rFonts w:ascii="Calibri" w:hAnsi="Calibri"/>
              <w:noProof/>
              <w:szCs w:val="22"/>
            </w:rPr>
          </w:rPrChange>
        </w:rPr>
        <w:pPrChange w:id="4435" w:author="Chiarelo, Hugo" w:date="2025-09-10T17:28:00Z" w16du:dateUtc="2025-09-10T20:28:00Z">
          <w:pPr>
            <w:pStyle w:val="EndnoteText"/>
          </w:pPr>
        </w:pPrChange>
      </w:pPr>
      <w:del w:id="4436" w:author="de Oliveira, Gabriel" w:date="2025-04-22T17:02:00Z" w16du:dateUtc="2025-04-22T20:02:00Z">
        <w:r w:rsidRPr="001F0A69" w:rsidDel="00EB5EC3">
          <w:rPr>
            <w:rFonts w:cs="Arial"/>
            <w:noProof/>
          </w:rPr>
          <w:delText>3.</w:delText>
        </w:r>
        <w:r w:rsidRPr="001F0A69" w:rsidDel="00EB5EC3">
          <w:rPr>
            <w:rFonts w:cs="Arial"/>
            <w:noProof/>
            <w:szCs w:val="22"/>
            <w:rPrChange w:id="4437" w:author="Chiarelo, Hugo" w:date="2025-11-03T10:58:00Z" w16du:dateUtc="2025-11-03T13:58:00Z">
              <w:rPr>
                <w:rFonts w:ascii="Calibri" w:hAnsi="Calibri"/>
                <w:noProof/>
                <w:szCs w:val="22"/>
              </w:rPr>
            </w:rPrChange>
          </w:rPr>
          <w:tab/>
        </w:r>
        <w:r w:rsidRPr="001F0A69" w:rsidDel="00EB5EC3">
          <w:rPr>
            <w:rFonts w:cs="Arial"/>
            <w:noProof/>
          </w:rPr>
          <w:delText>Job Description STRUCTURE</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_Toc524355634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4</w:delText>
        </w:r>
        <w:r w:rsidRPr="001F0A69" w:rsidDel="00EB5EC3">
          <w:rPr>
            <w:rFonts w:cs="Arial"/>
            <w:noProof/>
          </w:rPr>
          <w:fldChar w:fldCharType="end"/>
        </w:r>
        <w:bookmarkStart w:id="4438" w:name="_Toc208433235"/>
        <w:bookmarkStart w:id="4439" w:name="_Toc211268683"/>
        <w:bookmarkStart w:id="4440" w:name="_Toc212622466"/>
        <w:bookmarkEnd w:id="4438"/>
        <w:bookmarkEnd w:id="4439"/>
        <w:bookmarkEnd w:id="4440"/>
      </w:del>
    </w:p>
    <w:p w14:paraId="4B877730" w14:textId="4BADB561" w:rsidR="00281036" w:rsidRPr="001F0A69" w:rsidDel="00EB5EC3" w:rsidRDefault="00281036">
      <w:pPr>
        <w:pStyle w:val="Heading2"/>
        <w:rPr>
          <w:del w:id="4441" w:author="de Oliveira, Gabriel" w:date="2025-04-22T17:02:00Z" w16du:dateUtc="2025-04-22T20:02:00Z"/>
          <w:rFonts w:cs="Arial"/>
          <w:noProof/>
          <w:szCs w:val="22"/>
          <w:rPrChange w:id="4442" w:author="Chiarelo, Hugo" w:date="2025-11-03T10:58:00Z" w16du:dateUtc="2025-11-03T13:58:00Z">
            <w:rPr>
              <w:del w:id="4443" w:author="de Oliveira, Gabriel" w:date="2025-04-22T17:02:00Z" w16du:dateUtc="2025-04-22T20:02:00Z"/>
              <w:rFonts w:ascii="Calibri" w:hAnsi="Calibri"/>
              <w:noProof/>
              <w:szCs w:val="22"/>
            </w:rPr>
          </w:rPrChange>
        </w:rPr>
        <w:pPrChange w:id="4444" w:author="Chiarelo, Hugo" w:date="2025-09-10T17:28:00Z" w16du:dateUtc="2025-09-10T20:28:00Z">
          <w:pPr>
            <w:pStyle w:val="EndnoteText"/>
          </w:pPr>
        </w:pPrChange>
      </w:pPr>
      <w:del w:id="4445" w:author="de Oliveira, Gabriel" w:date="2025-04-22T17:02:00Z" w16du:dateUtc="2025-04-22T20:02:00Z">
        <w:r w:rsidRPr="001F0A69" w:rsidDel="00EB5EC3">
          <w:rPr>
            <w:rFonts w:cs="Arial"/>
            <w:noProof/>
          </w:rPr>
          <w:delText>4.</w:delText>
        </w:r>
        <w:r w:rsidRPr="001F0A69" w:rsidDel="00EB5EC3">
          <w:rPr>
            <w:rFonts w:cs="Arial"/>
            <w:noProof/>
            <w:szCs w:val="22"/>
            <w:rPrChange w:id="4446" w:author="Chiarelo, Hugo" w:date="2025-11-03T10:58:00Z" w16du:dateUtc="2025-11-03T13:58:00Z">
              <w:rPr>
                <w:rFonts w:ascii="Calibri" w:hAnsi="Calibri"/>
                <w:noProof/>
                <w:szCs w:val="22"/>
              </w:rPr>
            </w:rPrChange>
          </w:rPr>
          <w:tab/>
        </w:r>
        <w:r w:rsidRPr="001F0A69" w:rsidDel="00EB5EC3">
          <w:rPr>
            <w:rFonts w:cs="Arial"/>
            <w:noProof/>
          </w:rPr>
          <w:delText>Job Description CONTENT</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_Toc524355635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5</w:delText>
        </w:r>
        <w:r w:rsidRPr="001F0A69" w:rsidDel="00EB5EC3">
          <w:rPr>
            <w:rFonts w:cs="Arial"/>
            <w:noProof/>
          </w:rPr>
          <w:fldChar w:fldCharType="end"/>
        </w:r>
        <w:bookmarkStart w:id="4447" w:name="_Toc208433236"/>
        <w:bookmarkStart w:id="4448" w:name="_Toc211268684"/>
        <w:bookmarkStart w:id="4449" w:name="_Toc212622467"/>
        <w:bookmarkEnd w:id="4447"/>
        <w:bookmarkEnd w:id="4448"/>
        <w:bookmarkEnd w:id="4449"/>
      </w:del>
    </w:p>
    <w:p w14:paraId="26F43F16" w14:textId="5B434A88" w:rsidR="00281036" w:rsidRPr="001F0A69" w:rsidDel="00EB5EC3" w:rsidRDefault="00281036">
      <w:pPr>
        <w:pStyle w:val="Heading2"/>
        <w:rPr>
          <w:del w:id="4450" w:author="de Oliveira, Gabriel" w:date="2025-04-22T17:02:00Z" w16du:dateUtc="2025-04-22T20:02:00Z"/>
          <w:rFonts w:cs="Arial"/>
          <w:noProof/>
          <w:szCs w:val="22"/>
          <w:rPrChange w:id="4451" w:author="Chiarelo, Hugo" w:date="2025-11-03T10:58:00Z" w16du:dateUtc="2025-11-03T13:58:00Z">
            <w:rPr>
              <w:del w:id="4452" w:author="de Oliveira, Gabriel" w:date="2025-04-22T17:02:00Z" w16du:dateUtc="2025-04-22T20:02:00Z"/>
              <w:rFonts w:ascii="Calibri" w:hAnsi="Calibri"/>
              <w:noProof/>
              <w:szCs w:val="22"/>
            </w:rPr>
          </w:rPrChange>
        </w:rPr>
        <w:pPrChange w:id="4453" w:author="Chiarelo, Hugo" w:date="2025-09-10T17:28:00Z" w16du:dateUtc="2025-09-10T20:28:00Z">
          <w:pPr>
            <w:pStyle w:val="EndnoteText"/>
          </w:pPr>
        </w:pPrChange>
      </w:pPr>
      <w:del w:id="4454" w:author="de Oliveira, Gabriel" w:date="2025-04-22T17:02:00Z" w16du:dateUtc="2025-04-22T20:02:00Z">
        <w:r w:rsidRPr="001F0A69" w:rsidDel="00EB5EC3">
          <w:rPr>
            <w:rFonts w:cs="Arial"/>
            <w:noProof/>
          </w:rPr>
          <w:delText>4.1</w:delText>
        </w:r>
        <w:r w:rsidRPr="001F0A69" w:rsidDel="00EB5EC3">
          <w:rPr>
            <w:rFonts w:cs="Arial"/>
            <w:noProof/>
            <w:szCs w:val="22"/>
            <w:rPrChange w:id="4455" w:author="Chiarelo, Hugo" w:date="2025-11-03T10:58:00Z" w16du:dateUtc="2025-11-03T13:58:00Z">
              <w:rPr>
                <w:rFonts w:ascii="Calibri" w:hAnsi="Calibri"/>
                <w:noProof/>
                <w:szCs w:val="22"/>
              </w:rPr>
            </w:rPrChange>
          </w:rPr>
          <w:tab/>
        </w:r>
        <w:r w:rsidRPr="001F0A69" w:rsidDel="00EB5EC3">
          <w:rPr>
            <w:rFonts w:cs="Arial"/>
            <w:noProof/>
          </w:rPr>
          <w:delText>PREREQUISITE</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_Toc524355636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5</w:delText>
        </w:r>
        <w:r w:rsidRPr="001F0A69" w:rsidDel="00EB5EC3">
          <w:rPr>
            <w:rFonts w:cs="Arial"/>
            <w:noProof/>
          </w:rPr>
          <w:fldChar w:fldCharType="end"/>
        </w:r>
        <w:bookmarkStart w:id="4456" w:name="_Toc208433237"/>
        <w:bookmarkStart w:id="4457" w:name="_Toc211268685"/>
        <w:bookmarkStart w:id="4458" w:name="_Toc212622468"/>
        <w:bookmarkEnd w:id="4456"/>
        <w:bookmarkEnd w:id="4457"/>
        <w:bookmarkEnd w:id="4458"/>
      </w:del>
    </w:p>
    <w:p w14:paraId="0324EFE2" w14:textId="589D418B" w:rsidR="00281036" w:rsidRPr="001F0A69" w:rsidDel="00EB5EC3" w:rsidRDefault="00281036">
      <w:pPr>
        <w:pStyle w:val="Heading2"/>
        <w:rPr>
          <w:del w:id="4459" w:author="de Oliveira, Gabriel" w:date="2025-04-22T17:02:00Z" w16du:dateUtc="2025-04-22T20:02:00Z"/>
          <w:rFonts w:cs="Arial"/>
          <w:noProof/>
          <w:szCs w:val="22"/>
          <w:rPrChange w:id="4460" w:author="Chiarelo, Hugo" w:date="2025-11-03T10:58:00Z" w16du:dateUtc="2025-11-03T13:58:00Z">
            <w:rPr>
              <w:del w:id="4461" w:author="de Oliveira, Gabriel" w:date="2025-04-22T17:02:00Z" w16du:dateUtc="2025-04-22T20:02:00Z"/>
              <w:rFonts w:ascii="Calibri" w:hAnsi="Calibri"/>
              <w:noProof/>
              <w:szCs w:val="22"/>
            </w:rPr>
          </w:rPrChange>
        </w:rPr>
        <w:pPrChange w:id="4462" w:author="Chiarelo, Hugo" w:date="2025-09-10T17:28:00Z" w16du:dateUtc="2025-09-10T20:28:00Z">
          <w:pPr>
            <w:pStyle w:val="EndnoteText"/>
          </w:pPr>
        </w:pPrChange>
      </w:pPr>
      <w:del w:id="4463" w:author="de Oliveira, Gabriel" w:date="2025-04-22T17:02:00Z" w16du:dateUtc="2025-04-22T20:02:00Z">
        <w:r w:rsidRPr="001F0A69" w:rsidDel="00EB5EC3">
          <w:rPr>
            <w:rFonts w:cs="Arial"/>
            <w:noProof/>
          </w:rPr>
          <w:delText>4.2</w:delText>
        </w:r>
        <w:r w:rsidRPr="001F0A69" w:rsidDel="00EB5EC3">
          <w:rPr>
            <w:rFonts w:cs="Arial"/>
            <w:noProof/>
            <w:szCs w:val="22"/>
            <w:rPrChange w:id="4464" w:author="Chiarelo, Hugo" w:date="2025-11-03T10:58:00Z" w16du:dateUtc="2025-11-03T13:58:00Z">
              <w:rPr>
                <w:rFonts w:ascii="Calibri" w:hAnsi="Calibri"/>
                <w:noProof/>
                <w:szCs w:val="22"/>
              </w:rPr>
            </w:rPrChange>
          </w:rPr>
          <w:tab/>
        </w:r>
        <w:r w:rsidRPr="001F0A69" w:rsidDel="00EB5EC3">
          <w:rPr>
            <w:rFonts w:cs="Arial"/>
            <w:noProof/>
          </w:rPr>
          <w:delText>VISUAL INSPECTION BEFORE EQUIPMENT ISOLATION</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_Toc524355637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5</w:delText>
        </w:r>
        <w:r w:rsidRPr="001F0A69" w:rsidDel="00EB5EC3">
          <w:rPr>
            <w:rFonts w:cs="Arial"/>
            <w:noProof/>
          </w:rPr>
          <w:fldChar w:fldCharType="end"/>
        </w:r>
        <w:bookmarkStart w:id="4465" w:name="_Toc208433238"/>
        <w:bookmarkStart w:id="4466" w:name="_Toc211268686"/>
        <w:bookmarkStart w:id="4467" w:name="_Toc212622469"/>
        <w:bookmarkEnd w:id="4465"/>
        <w:bookmarkEnd w:id="4466"/>
        <w:bookmarkEnd w:id="4467"/>
      </w:del>
    </w:p>
    <w:p w14:paraId="3B13701E" w14:textId="1E311872" w:rsidR="00281036" w:rsidRPr="001F0A69" w:rsidDel="00EB5EC3" w:rsidRDefault="00281036">
      <w:pPr>
        <w:pStyle w:val="Heading2"/>
        <w:rPr>
          <w:del w:id="4468" w:author="de Oliveira, Gabriel" w:date="2025-04-22T17:02:00Z" w16du:dateUtc="2025-04-22T20:02:00Z"/>
          <w:rFonts w:cs="Arial"/>
          <w:noProof/>
          <w:szCs w:val="22"/>
          <w:rPrChange w:id="4469" w:author="Chiarelo, Hugo" w:date="2025-11-03T10:58:00Z" w16du:dateUtc="2025-11-03T13:58:00Z">
            <w:rPr>
              <w:del w:id="4470" w:author="de Oliveira, Gabriel" w:date="2025-04-22T17:02:00Z" w16du:dateUtc="2025-04-22T20:02:00Z"/>
              <w:rFonts w:ascii="Calibri" w:hAnsi="Calibri"/>
              <w:noProof/>
              <w:szCs w:val="22"/>
            </w:rPr>
          </w:rPrChange>
        </w:rPr>
        <w:pPrChange w:id="4471" w:author="Chiarelo, Hugo" w:date="2025-09-10T17:28:00Z" w16du:dateUtc="2025-09-10T20:28:00Z">
          <w:pPr>
            <w:pStyle w:val="EndnoteText"/>
          </w:pPr>
        </w:pPrChange>
      </w:pPr>
      <w:del w:id="4472" w:author="de Oliveira, Gabriel" w:date="2025-04-22T17:02:00Z" w16du:dateUtc="2025-04-22T20:02:00Z">
        <w:r w:rsidRPr="001F0A69" w:rsidDel="00EB5EC3">
          <w:rPr>
            <w:rFonts w:cs="Arial"/>
            <w:noProof/>
          </w:rPr>
          <w:delText>4.3</w:delText>
        </w:r>
        <w:r w:rsidRPr="001F0A69" w:rsidDel="00EB5EC3">
          <w:rPr>
            <w:rFonts w:cs="Arial"/>
            <w:noProof/>
            <w:szCs w:val="22"/>
            <w:rPrChange w:id="4473" w:author="Chiarelo, Hugo" w:date="2025-11-03T10:58:00Z" w16du:dateUtc="2025-11-03T13:58:00Z">
              <w:rPr>
                <w:rFonts w:ascii="Calibri" w:hAnsi="Calibri"/>
                <w:noProof/>
                <w:szCs w:val="22"/>
              </w:rPr>
            </w:rPrChange>
          </w:rPr>
          <w:tab/>
        </w:r>
        <w:r w:rsidRPr="001F0A69" w:rsidDel="00EB5EC3">
          <w:rPr>
            <w:rFonts w:cs="Arial"/>
            <w:noProof/>
          </w:rPr>
          <w:delText>PARAMETER RECORD</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_Toc524355638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6</w:delText>
        </w:r>
        <w:r w:rsidRPr="001F0A69" w:rsidDel="00EB5EC3">
          <w:rPr>
            <w:rFonts w:cs="Arial"/>
            <w:noProof/>
          </w:rPr>
          <w:fldChar w:fldCharType="end"/>
        </w:r>
        <w:bookmarkStart w:id="4474" w:name="_Toc208433239"/>
        <w:bookmarkStart w:id="4475" w:name="_Toc211268687"/>
        <w:bookmarkStart w:id="4476" w:name="_Toc212622470"/>
        <w:bookmarkEnd w:id="4474"/>
        <w:bookmarkEnd w:id="4475"/>
        <w:bookmarkEnd w:id="4476"/>
      </w:del>
    </w:p>
    <w:p w14:paraId="73C0FF85" w14:textId="7C3BEFDC" w:rsidR="00281036" w:rsidRPr="001F0A69" w:rsidDel="00EB5EC3" w:rsidRDefault="00281036">
      <w:pPr>
        <w:pStyle w:val="Heading2"/>
        <w:rPr>
          <w:del w:id="4477" w:author="de Oliveira, Gabriel" w:date="2025-04-22T17:02:00Z" w16du:dateUtc="2025-04-22T20:02:00Z"/>
          <w:rFonts w:cs="Arial"/>
          <w:noProof/>
          <w:szCs w:val="22"/>
          <w:rPrChange w:id="4478" w:author="Chiarelo, Hugo" w:date="2025-11-03T10:58:00Z" w16du:dateUtc="2025-11-03T13:58:00Z">
            <w:rPr>
              <w:del w:id="4479" w:author="de Oliveira, Gabriel" w:date="2025-04-22T17:02:00Z" w16du:dateUtc="2025-04-22T20:02:00Z"/>
              <w:rFonts w:ascii="Calibri" w:hAnsi="Calibri"/>
              <w:noProof/>
              <w:szCs w:val="22"/>
            </w:rPr>
          </w:rPrChange>
        </w:rPr>
        <w:pPrChange w:id="4480" w:author="Chiarelo, Hugo" w:date="2025-09-10T17:28:00Z" w16du:dateUtc="2025-09-10T20:28:00Z">
          <w:pPr>
            <w:pStyle w:val="EndnoteText"/>
          </w:pPr>
        </w:pPrChange>
      </w:pPr>
      <w:del w:id="4481" w:author="de Oliveira, Gabriel" w:date="2025-04-22T17:02:00Z" w16du:dateUtc="2025-04-22T20:02:00Z">
        <w:r w:rsidRPr="001F0A69" w:rsidDel="00EB5EC3">
          <w:rPr>
            <w:rFonts w:cs="Arial"/>
            <w:noProof/>
          </w:rPr>
          <w:delText>4.4</w:delText>
        </w:r>
        <w:r w:rsidRPr="001F0A69" w:rsidDel="00EB5EC3">
          <w:rPr>
            <w:rFonts w:cs="Arial"/>
            <w:noProof/>
            <w:szCs w:val="22"/>
            <w:rPrChange w:id="4482" w:author="Chiarelo, Hugo" w:date="2025-11-03T10:58:00Z" w16du:dateUtc="2025-11-03T13:58:00Z">
              <w:rPr>
                <w:rFonts w:ascii="Calibri" w:hAnsi="Calibri"/>
                <w:noProof/>
                <w:szCs w:val="22"/>
              </w:rPr>
            </w:rPrChange>
          </w:rPr>
          <w:tab/>
        </w:r>
        <w:r w:rsidRPr="001F0A69" w:rsidDel="00EB5EC3">
          <w:rPr>
            <w:rFonts w:cs="Arial"/>
            <w:noProof/>
          </w:rPr>
          <w:delText>ISOLATION</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_Toc524355639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6</w:delText>
        </w:r>
        <w:r w:rsidRPr="001F0A69" w:rsidDel="00EB5EC3">
          <w:rPr>
            <w:rFonts w:cs="Arial"/>
            <w:noProof/>
          </w:rPr>
          <w:fldChar w:fldCharType="end"/>
        </w:r>
        <w:bookmarkStart w:id="4483" w:name="_Toc208433240"/>
        <w:bookmarkStart w:id="4484" w:name="_Toc211268688"/>
        <w:bookmarkStart w:id="4485" w:name="_Toc212622471"/>
        <w:bookmarkEnd w:id="4483"/>
        <w:bookmarkEnd w:id="4484"/>
        <w:bookmarkEnd w:id="4485"/>
      </w:del>
    </w:p>
    <w:p w14:paraId="4E17933E" w14:textId="0436964E" w:rsidR="00281036" w:rsidRPr="001F0A69" w:rsidDel="00EB5EC3" w:rsidRDefault="00281036">
      <w:pPr>
        <w:pStyle w:val="Heading2"/>
        <w:rPr>
          <w:del w:id="4486" w:author="de Oliveira, Gabriel" w:date="2025-04-22T17:02:00Z" w16du:dateUtc="2025-04-22T20:02:00Z"/>
          <w:rFonts w:cs="Arial"/>
          <w:noProof/>
          <w:szCs w:val="22"/>
          <w:rPrChange w:id="4487" w:author="Chiarelo, Hugo" w:date="2025-11-03T10:58:00Z" w16du:dateUtc="2025-11-03T13:58:00Z">
            <w:rPr>
              <w:del w:id="4488" w:author="de Oliveira, Gabriel" w:date="2025-04-22T17:02:00Z" w16du:dateUtc="2025-04-22T20:02:00Z"/>
              <w:rFonts w:ascii="Calibri" w:hAnsi="Calibri"/>
              <w:noProof/>
              <w:szCs w:val="22"/>
            </w:rPr>
          </w:rPrChange>
        </w:rPr>
        <w:pPrChange w:id="4489" w:author="Chiarelo, Hugo" w:date="2025-09-10T17:28:00Z" w16du:dateUtc="2025-09-10T20:28:00Z">
          <w:pPr>
            <w:pStyle w:val="EndnoteText"/>
          </w:pPr>
        </w:pPrChange>
      </w:pPr>
      <w:del w:id="4490" w:author="de Oliveira, Gabriel" w:date="2025-04-22T17:02:00Z" w16du:dateUtc="2025-04-22T20:02:00Z">
        <w:r w:rsidRPr="001F0A69" w:rsidDel="00EB5EC3">
          <w:rPr>
            <w:rFonts w:cs="Arial"/>
            <w:noProof/>
          </w:rPr>
          <w:delText>4.5</w:delText>
        </w:r>
        <w:r w:rsidRPr="001F0A69" w:rsidDel="00EB5EC3">
          <w:rPr>
            <w:rFonts w:cs="Arial"/>
            <w:noProof/>
            <w:szCs w:val="22"/>
            <w:rPrChange w:id="4491" w:author="Chiarelo, Hugo" w:date="2025-11-03T10:58:00Z" w16du:dateUtc="2025-11-03T13:58:00Z">
              <w:rPr>
                <w:rFonts w:ascii="Calibri" w:hAnsi="Calibri"/>
                <w:noProof/>
                <w:szCs w:val="22"/>
              </w:rPr>
            </w:rPrChange>
          </w:rPr>
          <w:tab/>
        </w:r>
        <w:r w:rsidRPr="001F0A69" w:rsidDel="00EB5EC3">
          <w:rPr>
            <w:rFonts w:cs="Arial"/>
            <w:noProof/>
          </w:rPr>
          <w:delText>DETAILED INSPECTION</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_Toc524355640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6</w:delText>
        </w:r>
        <w:r w:rsidRPr="001F0A69" w:rsidDel="00EB5EC3">
          <w:rPr>
            <w:rFonts w:cs="Arial"/>
            <w:noProof/>
          </w:rPr>
          <w:fldChar w:fldCharType="end"/>
        </w:r>
        <w:bookmarkStart w:id="4492" w:name="_Toc208433241"/>
        <w:bookmarkStart w:id="4493" w:name="_Toc211268689"/>
        <w:bookmarkStart w:id="4494" w:name="_Toc212622472"/>
        <w:bookmarkEnd w:id="4492"/>
        <w:bookmarkEnd w:id="4493"/>
        <w:bookmarkEnd w:id="4494"/>
      </w:del>
    </w:p>
    <w:p w14:paraId="79788A29" w14:textId="1FF692D7" w:rsidR="00281036" w:rsidRPr="001F0A69" w:rsidDel="00EB5EC3" w:rsidRDefault="00281036">
      <w:pPr>
        <w:pStyle w:val="Heading2"/>
        <w:rPr>
          <w:del w:id="4495" w:author="de Oliveira, Gabriel" w:date="2025-04-22T17:02:00Z" w16du:dateUtc="2025-04-22T20:02:00Z"/>
          <w:rFonts w:cs="Arial"/>
          <w:noProof/>
          <w:szCs w:val="22"/>
          <w:rPrChange w:id="4496" w:author="Chiarelo, Hugo" w:date="2025-11-03T10:58:00Z" w16du:dateUtc="2025-11-03T13:58:00Z">
            <w:rPr>
              <w:del w:id="4497" w:author="de Oliveira, Gabriel" w:date="2025-04-22T17:02:00Z" w16du:dateUtc="2025-04-22T20:02:00Z"/>
              <w:rFonts w:ascii="Calibri" w:hAnsi="Calibri"/>
              <w:noProof/>
              <w:szCs w:val="22"/>
            </w:rPr>
          </w:rPrChange>
        </w:rPr>
        <w:pPrChange w:id="4498" w:author="Chiarelo, Hugo" w:date="2025-09-10T17:28:00Z" w16du:dateUtc="2025-09-10T20:28:00Z">
          <w:pPr>
            <w:pStyle w:val="EndnoteText"/>
          </w:pPr>
        </w:pPrChange>
      </w:pPr>
      <w:del w:id="4499" w:author="de Oliveira, Gabriel" w:date="2025-04-22T17:02:00Z" w16du:dateUtc="2025-04-22T20:02:00Z">
        <w:r w:rsidRPr="001F0A69" w:rsidDel="00EB5EC3">
          <w:rPr>
            <w:rFonts w:cs="Arial"/>
            <w:noProof/>
          </w:rPr>
          <w:delText>4.6</w:delText>
        </w:r>
        <w:r w:rsidRPr="001F0A69" w:rsidDel="00EB5EC3">
          <w:rPr>
            <w:rFonts w:cs="Arial"/>
            <w:noProof/>
            <w:szCs w:val="22"/>
            <w:rPrChange w:id="4500" w:author="Chiarelo, Hugo" w:date="2025-11-03T10:58:00Z" w16du:dateUtc="2025-11-03T13:58:00Z">
              <w:rPr>
                <w:rFonts w:ascii="Calibri" w:hAnsi="Calibri"/>
                <w:noProof/>
                <w:szCs w:val="22"/>
              </w:rPr>
            </w:rPrChange>
          </w:rPr>
          <w:tab/>
        </w:r>
        <w:r w:rsidRPr="001F0A69" w:rsidDel="00EB5EC3">
          <w:rPr>
            <w:rFonts w:cs="Arial"/>
            <w:noProof/>
          </w:rPr>
          <w:delText>FUNCTION TEST</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_Toc524355641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6</w:delText>
        </w:r>
        <w:r w:rsidRPr="001F0A69" w:rsidDel="00EB5EC3">
          <w:rPr>
            <w:rFonts w:cs="Arial"/>
            <w:noProof/>
          </w:rPr>
          <w:fldChar w:fldCharType="end"/>
        </w:r>
        <w:bookmarkStart w:id="4501" w:name="_Toc208433242"/>
        <w:bookmarkStart w:id="4502" w:name="_Toc211268690"/>
        <w:bookmarkStart w:id="4503" w:name="_Toc212622473"/>
        <w:bookmarkEnd w:id="4501"/>
        <w:bookmarkEnd w:id="4502"/>
        <w:bookmarkEnd w:id="4503"/>
      </w:del>
    </w:p>
    <w:p w14:paraId="20594287" w14:textId="09BD76BB" w:rsidR="00281036" w:rsidRPr="001F0A69" w:rsidDel="00EB5EC3" w:rsidRDefault="00281036">
      <w:pPr>
        <w:pStyle w:val="Heading2"/>
        <w:rPr>
          <w:del w:id="4504" w:author="de Oliveira, Gabriel" w:date="2025-04-22T17:02:00Z" w16du:dateUtc="2025-04-22T20:02:00Z"/>
          <w:rFonts w:cs="Arial"/>
          <w:noProof/>
          <w:szCs w:val="22"/>
          <w:rPrChange w:id="4505" w:author="Chiarelo, Hugo" w:date="2025-11-03T10:58:00Z" w16du:dateUtc="2025-11-03T13:58:00Z">
            <w:rPr>
              <w:del w:id="4506" w:author="de Oliveira, Gabriel" w:date="2025-04-22T17:02:00Z" w16du:dateUtc="2025-04-22T20:02:00Z"/>
              <w:rFonts w:ascii="Calibri" w:hAnsi="Calibri"/>
              <w:noProof/>
              <w:szCs w:val="22"/>
            </w:rPr>
          </w:rPrChange>
        </w:rPr>
        <w:pPrChange w:id="4507" w:author="Chiarelo, Hugo" w:date="2025-09-10T17:28:00Z" w16du:dateUtc="2025-09-10T20:28:00Z">
          <w:pPr>
            <w:pStyle w:val="EndnoteText"/>
          </w:pPr>
        </w:pPrChange>
      </w:pPr>
      <w:del w:id="4508" w:author="de Oliveira, Gabriel" w:date="2025-04-22T17:02:00Z" w16du:dateUtc="2025-04-22T20:02:00Z">
        <w:r w:rsidRPr="001F0A69" w:rsidDel="00EB5EC3">
          <w:rPr>
            <w:rFonts w:cs="Arial"/>
            <w:noProof/>
          </w:rPr>
          <w:delText>4.7</w:delText>
        </w:r>
        <w:r w:rsidRPr="001F0A69" w:rsidDel="00EB5EC3">
          <w:rPr>
            <w:rFonts w:cs="Arial"/>
            <w:noProof/>
            <w:szCs w:val="22"/>
            <w:rPrChange w:id="4509" w:author="Chiarelo, Hugo" w:date="2025-11-03T10:58:00Z" w16du:dateUtc="2025-11-03T13:58:00Z">
              <w:rPr>
                <w:rFonts w:ascii="Calibri" w:hAnsi="Calibri"/>
                <w:noProof/>
                <w:szCs w:val="22"/>
              </w:rPr>
            </w:rPrChange>
          </w:rPr>
          <w:tab/>
        </w:r>
        <w:r w:rsidRPr="001F0A69" w:rsidDel="00EB5EC3">
          <w:rPr>
            <w:rFonts w:cs="Arial"/>
            <w:noProof/>
          </w:rPr>
          <w:delText>SPARE SYSTEMATIC REPLACEMENT</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_Toc524355642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6</w:delText>
        </w:r>
        <w:r w:rsidRPr="001F0A69" w:rsidDel="00EB5EC3">
          <w:rPr>
            <w:rFonts w:cs="Arial"/>
            <w:noProof/>
          </w:rPr>
          <w:fldChar w:fldCharType="end"/>
        </w:r>
        <w:bookmarkStart w:id="4510" w:name="_Toc208433243"/>
        <w:bookmarkStart w:id="4511" w:name="_Toc211268691"/>
        <w:bookmarkStart w:id="4512" w:name="_Toc212622474"/>
        <w:bookmarkEnd w:id="4510"/>
        <w:bookmarkEnd w:id="4511"/>
        <w:bookmarkEnd w:id="4512"/>
      </w:del>
    </w:p>
    <w:p w14:paraId="1B5A03CC" w14:textId="5F834A5E" w:rsidR="00281036" w:rsidRPr="001F0A69" w:rsidDel="00EB5EC3" w:rsidRDefault="00281036">
      <w:pPr>
        <w:pStyle w:val="Heading2"/>
        <w:rPr>
          <w:del w:id="4513" w:author="de Oliveira, Gabriel" w:date="2025-04-22T17:02:00Z" w16du:dateUtc="2025-04-22T20:02:00Z"/>
          <w:rFonts w:cs="Arial"/>
          <w:noProof/>
          <w:szCs w:val="22"/>
          <w:rPrChange w:id="4514" w:author="Chiarelo, Hugo" w:date="2025-11-03T10:58:00Z" w16du:dateUtc="2025-11-03T13:58:00Z">
            <w:rPr>
              <w:del w:id="4515" w:author="de Oliveira, Gabriel" w:date="2025-04-22T17:02:00Z" w16du:dateUtc="2025-04-22T20:02:00Z"/>
              <w:rFonts w:ascii="Calibri" w:hAnsi="Calibri"/>
              <w:noProof/>
              <w:szCs w:val="22"/>
            </w:rPr>
          </w:rPrChange>
        </w:rPr>
        <w:pPrChange w:id="4516" w:author="Chiarelo, Hugo" w:date="2025-09-10T17:28:00Z" w16du:dateUtc="2025-09-10T20:28:00Z">
          <w:pPr>
            <w:pStyle w:val="EndnoteText"/>
          </w:pPr>
        </w:pPrChange>
      </w:pPr>
      <w:del w:id="4517" w:author="de Oliveira, Gabriel" w:date="2025-04-22T17:02:00Z" w16du:dateUtc="2025-04-22T20:02:00Z">
        <w:r w:rsidRPr="001F0A69" w:rsidDel="00EB5EC3">
          <w:rPr>
            <w:rFonts w:cs="Arial"/>
            <w:noProof/>
          </w:rPr>
          <w:delText>4.8</w:delText>
        </w:r>
        <w:r w:rsidRPr="001F0A69" w:rsidDel="00EB5EC3">
          <w:rPr>
            <w:rFonts w:cs="Arial"/>
            <w:noProof/>
            <w:szCs w:val="22"/>
            <w:rPrChange w:id="4518" w:author="Chiarelo, Hugo" w:date="2025-11-03T10:58:00Z" w16du:dateUtc="2025-11-03T13:58:00Z">
              <w:rPr>
                <w:rFonts w:ascii="Calibri" w:hAnsi="Calibri"/>
                <w:noProof/>
                <w:szCs w:val="22"/>
              </w:rPr>
            </w:rPrChange>
          </w:rPr>
          <w:tab/>
        </w:r>
        <w:r w:rsidRPr="001F0A69" w:rsidDel="00EB5EC3">
          <w:rPr>
            <w:rFonts w:cs="Arial"/>
            <w:noProof/>
          </w:rPr>
          <w:delText>DEISOLATION</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_Toc524355643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7</w:delText>
        </w:r>
        <w:r w:rsidRPr="001F0A69" w:rsidDel="00EB5EC3">
          <w:rPr>
            <w:rFonts w:cs="Arial"/>
            <w:noProof/>
          </w:rPr>
          <w:fldChar w:fldCharType="end"/>
        </w:r>
        <w:bookmarkStart w:id="4519" w:name="_Toc208433244"/>
        <w:bookmarkStart w:id="4520" w:name="_Toc211268692"/>
        <w:bookmarkStart w:id="4521" w:name="_Toc212622475"/>
        <w:bookmarkEnd w:id="4519"/>
        <w:bookmarkEnd w:id="4520"/>
        <w:bookmarkEnd w:id="4521"/>
      </w:del>
    </w:p>
    <w:p w14:paraId="675058E9" w14:textId="289BB169" w:rsidR="00281036" w:rsidRPr="001F0A69" w:rsidDel="00EB5EC3" w:rsidRDefault="00281036">
      <w:pPr>
        <w:pStyle w:val="Heading2"/>
        <w:rPr>
          <w:del w:id="4522" w:author="de Oliveira, Gabriel" w:date="2025-04-22T17:02:00Z" w16du:dateUtc="2025-04-22T20:02:00Z"/>
          <w:rFonts w:cs="Arial"/>
          <w:noProof/>
          <w:szCs w:val="22"/>
          <w:rPrChange w:id="4523" w:author="Chiarelo, Hugo" w:date="2025-11-03T10:58:00Z" w16du:dateUtc="2025-11-03T13:58:00Z">
            <w:rPr>
              <w:del w:id="4524" w:author="de Oliveira, Gabriel" w:date="2025-04-22T17:02:00Z" w16du:dateUtc="2025-04-22T20:02:00Z"/>
              <w:rFonts w:ascii="Calibri" w:hAnsi="Calibri"/>
              <w:noProof/>
              <w:szCs w:val="22"/>
            </w:rPr>
          </w:rPrChange>
        </w:rPr>
        <w:pPrChange w:id="4525" w:author="Chiarelo, Hugo" w:date="2025-09-10T17:28:00Z" w16du:dateUtc="2025-09-10T20:28:00Z">
          <w:pPr>
            <w:pStyle w:val="EndnoteText"/>
          </w:pPr>
        </w:pPrChange>
      </w:pPr>
      <w:del w:id="4526" w:author="de Oliveira, Gabriel" w:date="2025-04-22T17:02:00Z" w16du:dateUtc="2025-04-22T20:02:00Z">
        <w:r w:rsidRPr="001F0A69" w:rsidDel="00EB5EC3">
          <w:rPr>
            <w:rFonts w:cs="Arial"/>
            <w:noProof/>
          </w:rPr>
          <w:delText>4.9</w:delText>
        </w:r>
        <w:r w:rsidRPr="001F0A69" w:rsidDel="00EB5EC3">
          <w:rPr>
            <w:rFonts w:cs="Arial"/>
            <w:noProof/>
            <w:szCs w:val="22"/>
            <w:rPrChange w:id="4527" w:author="Chiarelo, Hugo" w:date="2025-11-03T10:58:00Z" w16du:dateUtc="2025-11-03T13:58:00Z">
              <w:rPr>
                <w:rFonts w:ascii="Calibri" w:hAnsi="Calibri"/>
                <w:noProof/>
                <w:szCs w:val="22"/>
              </w:rPr>
            </w:rPrChange>
          </w:rPr>
          <w:tab/>
        </w:r>
        <w:r w:rsidRPr="001F0A69" w:rsidDel="00EB5EC3">
          <w:rPr>
            <w:rFonts w:cs="Arial"/>
            <w:noProof/>
          </w:rPr>
          <w:delText>VISUAL INSPECTION AFTER SERVICE</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_Toc524355644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7</w:delText>
        </w:r>
        <w:r w:rsidRPr="001F0A69" w:rsidDel="00EB5EC3">
          <w:rPr>
            <w:rFonts w:cs="Arial"/>
            <w:noProof/>
          </w:rPr>
          <w:fldChar w:fldCharType="end"/>
        </w:r>
        <w:bookmarkStart w:id="4528" w:name="_Toc208433245"/>
        <w:bookmarkStart w:id="4529" w:name="_Toc211268693"/>
        <w:bookmarkStart w:id="4530" w:name="_Toc212622476"/>
        <w:bookmarkEnd w:id="4528"/>
        <w:bookmarkEnd w:id="4529"/>
        <w:bookmarkEnd w:id="4530"/>
      </w:del>
    </w:p>
    <w:p w14:paraId="106FDE81" w14:textId="65528CF5" w:rsidR="00281036" w:rsidRPr="001F0A69" w:rsidDel="00EB5EC3" w:rsidRDefault="00281036">
      <w:pPr>
        <w:pStyle w:val="Heading2"/>
        <w:rPr>
          <w:del w:id="4531" w:author="de Oliveira, Gabriel" w:date="2025-04-22T17:02:00Z" w16du:dateUtc="2025-04-22T20:02:00Z"/>
          <w:rFonts w:cs="Arial"/>
          <w:noProof/>
          <w:szCs w:val="22"/>
          <w:rPrChange w:id="4532" w:author="Chiarelo, Hugo" w:date="2025-11-03T10:58:00Z" w16du:dateUtc="2025-11-03T13:58:00Z">
            <w:rPr>
              <w:del w:id="4533" w:author="de Oliveira, Gabriel" w:date="2025-04-22T17:02:00Z" w16du:dateUtc="2025-04-22T20:02:00Z"/>
              <w:rFonts w:ascii="Calibri" w:hAnsi="Calibri"/>
              <w:noProof/>
              <w:szCs w:val="22"/>
            </w:rPr>
          </w:rPrChange>
        </w:rPr>
        <w:pPrChange w:id="4534" w:author="Chiarelo, Hugo" w:date="2025-09-10T17:28:00Z" w16du:dateUtc="2025-09-10T20:28:00Z">
          <w:pPr>
            <w:pStyle w:val="EndnoteText"/>
          </w:pPr>
        </w:pPrChange>
      </w:pPr>
      <w:del w:id="4535" w:author="de Oliveira, Gabriel" w:date="2025-04-22T17:02:00Z" w16du:dateUtc="2025-04-22T20:02:00Z">
        <w:r w:rsidRPr="001F0A69" w:rsidDel="00EB5EC3">
          <w:rPr>
            <w:rFonts w:cs="Arial"/>
            <w:noProof/>
          </w:rPr>
          <w:delText>4.10</w:delText>
        </w:r>
        <w:r w:rsidRPr="001F0A69" w:rsidDel="00EB5EC3">
          <w:rPr>
            <w:rFonts w:cs="Arial"/>
            <w:noProof/>
            <w:szCs w:val="22"/>
            <w:rPrChange w:id="4536" w:author="Chiarelo, Hugo" w:date="2025-11-03T10:58:00Z" w16du:dateUtc="2025-11-03T13:58:00Z">
              <w:rPr>
                <w:rFonts w:ascii="Calibri" w:hAnsi="Calibri"/>
                <w:noProof/>
                <w:szCs w:val="22"/>
              </w:rPr>
            </w:rPrChange>
          </w:rPr>
          <w:tab/>
        </w:r>
        <w:r w:rsidRPr="001F0A69" w:rsidDel="00EB5EC3">
          <w:rPr>
            <w:rFonts w:cs="Arial"/>
            <w:noProof/>
          </w:rPr>
          <w:delText>PARAMETER RECORD AFTER MAINTENANCE</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_Toc524355645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7</w:delText>
        </w:r>
        <w:r w:rsidRPr="001F0A69" w:rsidDel="00EB5EC3">
          <w:rPr>
            <w:rFonts w:cs="Arial"/>
            <w:noProof/>
          </w:rPr>
          <w:fldChar w:fldCharType="end"/>
        </w:r>
        <w:bookmarkStart w:id="4537" w:name="_Toc208433246"/>
        <w:bookmarkStart w:id="4538" w:name="_Toc211268694"/>
        <w:bookmarkStart w:id="4539" w:name="_Toc212622477"/>
        <w:bookmarkEnd w:id="4537"/>
        <w:bookmarkEnd w:id="4538"/>
        <w:bookmarkEnd w:id="4539"/>
      </w:del>
    </w:p>
    <w:p w14:paraId="2EB7B802" w14:textId="5406DAD2" w:rsidR="00281036" w:rsidRPr="001F0A69" w:rsidDel="00EB5EC3" w:rsidRDefault="00281036">
      <w:pPr>
        <w:pStyle w:val="Heading2"/>
        <w:rPr>
          <w:del w:id="4540" w:author="de Oliveira, Gabriel" w:date="2025-04-22T17:02:00Z" w16du:dateUtc="2025-04-22T20:02:00Z"/>
          <w:rFonts w:cs="Arial"/>
          <w:noProof/>
          <w:szCs w:val="22"/>
          <w:rPrChange w:id="4541" w:author="Chiarelo, Hugo" w:date="2025-11-03T10:58:00Z" w16du:dateUtc="2025-11-03T13:58:00Z">
            <w:rPr>
              <w:del w:id="4542" w:author="de Oliveira, Gabriel" w:date="2025-04-22T17:02:00Z" w16du:dateUtc="2025-04-22T20:02:00Z"/>
              <w:rFonts w:ascii="Calibri" w:hAnsi="Calibri"/>
              <w:noProof/>
              <w:szCs w:val="22"/>
            </w:rPr>
          </w:rPrChange>
        </w:rPr>
        <w:pPrChange w:id="4543" w:author="Chiarelo, Hugo" w:date="2025-09-10T17:28:00Z" w16du:dateUtc="2025-09-10T20:28:00Z">
          <w:pPr>
            <w:pStyle w:val="EndnoteText"/>
          </w:pPr>
        </w:pPrChange>
      </w:pPr>
      <w:del w:id="4544" w:author="de Oliveira, Gabriel" w:date="2025-04-22T17:02:00Z" w16du:dateUtc="2025-04-22T20:02:00Z">
        <w:r w:rsidRPr="001F0A69" w:rsidDel="00EB5EC3">
          <w:rPr>
            <w:rFonts w:cs="Arial"/>
            <w:noProof/>
          </w:rPr>
          <w:delText>4.11</w:delText>
        </w:r>
        <w:r w:rsidRPr="001F0A69" w:rsidDel="00EB5EC3">
          <w:rPr>
            <w:rFonts w:cs="Arial"/>
            <w:noProof/>
            <w:szCs w:val="22"/>
            <w:rPrChange w:id="4545" w:author="Chiarelo, Hugo" w:date="2025-11-03T10:58:00Z" w16du:dateUtc="2025-11-03T13:58:00Z">
              <w:rPr>
                <w:rFonts w:ascii="Calibri" w:hAnsi="Calibri"/>
                <w:noProof/>
                <w:szCs w:val="22"/>
              </w:rPr>
            </w:rPrChange>
          </w:rPr>
          <w:tab/>
        </w:r>
        <w:r w:rsidRPr="001F0A69" w:rsidDel="00EB5EC3">
          <w:rPr>
            <w:rFonts w:cs="Arial"/>
            <w:noProof/>
          </w:rPr>
          <w:delText>HOUSE KEEPING</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_Toc524355646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7</w:delText>
        </w:r>
        <w:r w:rsidRPr="001F0A69" w:rsidDel="00EB5EC3">
          <w:rPr>
            <w:rFonts w:cs="Arial"/>
            <w:noProof/>
          </w:rPr>
          <w:fldChar w:fldCharType="end"/>
        </w:r>
        <w:bookmarkStart w:id="4546" w:name="_Toc208433247"/>
        <w:bookmarkStart w:id="4547" w:name="_Toc211268695"/>
        <w:bookmarkStart w:id="4548" w:name="_Toc212622478"/>
        <w:bookmarkEnd w:id="4546"/>
        <w:bookmarkEnd w:id="4547"/>
        <w:bookmarkEnd w:id="4548"/>
      </w:del>
    </w:p>
    <w:p w14:paraId="591AE098" w14:textId="5C3FDFF4" w:rsidR="00281036" w:rsidRPr="001F0A69" w:rsidDel="00EB5EC3" w:rsidRDefault="00281036">
      <w:pPr>
        <w:pStyle w:val="Heading2"/>
        <w:rPr>
          <w:del w:id="4549" w:author="de Oliveira, Gabriel" w:date="2025-04-22T17:02:00Z" w16du:dateUtc="2025-04-22T20:02:00Z"/>
          <w:rFonts w:cs="Arial"/>
          <w:noProof/>
          <w:szCs w:val="22"/>
          <w:rPrChange w:id="4550" w:author="Chiarelo, Hugo" w:date="2025-11-03T10:58:00Z" w16du:dateUtc="2025-11-03T13:58:00Z">
            <w:rPr>
              <w:del w:id="4551" w:author="de Oliveira, Gabriel" w:date="2025-04-22T17:02:00Z" w16du:dateUtc="2025-04-22T20:02:00Z"/>
              <w:rFonts w:ascii="Calibri" w:hAnsi="Calibri"/>
              <w:noProof/>
              <w:szCs w:val="22"/>
            </w:rPr>
          </w:rPrChange>
        </w:rPr>
        <w:pPrChange w:id="4552" w:author="Chiarelo, Hugo" w:date="2025-09-10T17:28:00Z" w16du:dateUtc="2025-09-10T20:28:00Z">
          <w:pPr>
            <w:pStyle w:val="EndnoteText"/>
          </w:pPr>
        </w:pPrChange>
      </w:pPr>
      <w:del w:id="4553" w:author="de Oliveira, Gabriel" w:date="2025-04-22T17:02:00Z" w16du:dateUtc="2025-04-22T20:02:00Z">
        <w:r w:rsidRPr="001F0A69" w:rsidDel="00EB5EC3">
          <w:rPr>
            <w:rFonts w:cs="Arial"/>
            <w:noProof/>
          </w:rPr>
          <w:delText>4.12</w:delText>
        </w:r>
        <w:r w:rsidRPr="001F0A69" w:rsidDel="00EB5EC3">
          <w:rPr>
            <w:rFonts w:cs="Arial"/>
            <w:noProof/>
            <w:szCs w:val="22"/>
            <w:rPrChange w:id="4554" w:author="Chiarelo, Hugo" w:date="2025-11-03T10:58:00Z" w16du:dateUtc="2025-11-03T13:58:00Z">
              <w:rPr>
                <w:rFonts w:ascii="Calibri" w:hAnsi="Calibri"/>
                <w:noProof/>
                <w:szCs w:val="22"/>
              </w:rPr>
            </w:rPrChange>
          </w:rPr>
          <w:tab/>
        </w:r>
        <w:r w:rsidRPr="001F0A69" w:rsidDel="00EB5EC3">
          <w:rPr>
            <w:rFonts w:cs="Arial"/>
            <w:noProof/>
          </w:rPr>
          <w:delText>PapER WORK ACTIVITIES</w:delText>
        </w:r>
        <w:r w:rsidRPr="001F0A69" w:rsidDel="00EB5EC3">
          <w:rPr>
            <w:rFonts w:cs="Arial"/>
            <w:noProof/>
          </w:rPr>
          <w:tab/>
        </w:r>
        <w:r w:rsidRPr="001F0A69" w:rsidDel="00EB5EC3">
          <w:rPr>
            <w:rFonts w:cs="Arial"/>
            <w:noProof/>
          </w:rPr>
          <w:fldChar w:fldCharType="begin"/>
        </w:r>
        <w:r w:rsidRPr="001F0A69" w:rsidDel="00EB5EC3">
          <w:rPr>
            <w:rFonts w:cs="Arial"/>
            <w:noProof/>
          </w:rPr>
          <w:delInstrText xml:space="preserve"> PAGEREF _Toc524355647 \h </w:delInstrText>
        </w:r>
        <w:r w:rsidRPr="001F0A69" w:rsidDel="00EB5EC3">
          <w:rPr>
            <w:rFonts w:cs="Arial"/>
            <w:noProof/>
          </w:rPr>
        </w:r>
        <w:r w:rsidRPr="001F0A69" w:rsidDel="00EB5EC3">
          <w:rPr>
            <w:rFonts w:cs="Arial"/>
            <w:noProof/>
          </w:rPr>
          <w:fldChar w:fldCharType="separate"/>
        </w:r>
        <w:r w:rsidR="00EB5EC3" w:rsidRPr="001F0A69" w:rsidDel="00EB5EC3">
          <w:rPr>
            <w:rFonts w:cs="Arial"/>
            <w:noProof/>
          </w:rPr>
          <w:delText>7</w:delText>
        </w:r>
        <w:r w:rsidRPr="001F0A69" w:rsidDel="00EB5EC3">
          <w:rPr>
            <w:rFonts w:cs="Arial"/>
            <w:noProof/>
          </w:rPr>
          <w:fldChar w:fldCharType="end"/>
        </w:r>
        <w:bookmarkStart w:id="4555" w:name="_Toc208433248"/>
        <w:bookmarkStart w:id="4556" w:name="_Toc211268696"/>
        <w:bookmarkStart w:id="4557" w:name="_Toc212622479"/>
        <w:bookmarkEnd w:id="4555"/>
        <w:bookmarkEnd w:id="4556"/>
        <w:bookmarkEnd w:id="4557"/>
      </w:del>
    </w:p>
    <w:p w14:paraId="77270613" w14:textId="4866FB8E" w:rsidR="00C61331" w:rsidRPr="001F0A69" w:rsidDel="00EB5EC3" w:rsidRDefault="00045C2F">
      <w:pPr>
        <w:pStyle w:val="Heading2"/>
        <w:rPr>
          <w:del w:id="4558" w:author="de Oliveira, Gabriel" w:date="2025-04-22T17:02:00Z" w16du:dateUtc="2025-04-22T20:02:00Z"/>
          <w:rFonts w:cs="Arial"/>
          <w:vanish/>
        </w:rPr>
        <w:pPrChange w:id="4559" w:author="Chiarelo, Hugo" w:date="2025-09-10T17:28:00Z" w16du:dateUtc="2025-09-10T20:28:00Z">
          <w:pPr>
            <w:pStyle w:val="EndnoteText"/>
          </w:pPr>
        </w:pPrChange>
      </w:pPr>
      <w:del w:id="4560" w:author="de Oliveira, Gabriel" w:date="2025-04-22T17:02:00Z" w16du:dateUtc="2025-04-22T20:02:00Z">
        <w:r w:rsidRPr="001F0A69" w:rsidDel="00EB5EC3">
          <w:rPr>
            <w:rFonts w:cs="Arial"/>
            <w:vanish/>
          </w:rPr>
          <w:fldChar w:fldCharType="end"/>
        </w:r>
        <w:bookmarkStart w:id="4561" w:name="_Toc208433249"/>
        <w:bookmarkStart w:id="4562" w:name="_Toc211268697"/>
        <w:bookmarkStart w:id="4563" w:name="_Toc212622480"/>
        <w:bookmarkEnd w:id="4561"/>
        <w:bookmarkEnd w:id="4562"/>
        <w:bookmarkEnd w:id="4563"/>
      </w:del>
    </w:p>
    <w:p w14:paraId="2F210575" w14:textId="31CD494F" w:rsidR="00C61331" w:rsidRPr="001F0A69" w:rsidDel="00EB5EC3" w:rsidRDefault="00C61331">
      <w:pPr>
        <w:pStyle w:val="Heading2"/>
        <w:rPr>
          <w:del w:id="4564" w:author="de Oliveira, Gabriel" w:date="2025-04-22T17:02:00Z" w16du:dateUtc="2025-04-22T20:02:00Z"/>
          <w:rFonts w:cs="Arial"/>
        </w:rPr>
        <w:sectPr w:rsidR="00C61331" w:rsidRPr="001F0A69" w:rsidDel="00EB5EC3" w:rsidSect="00EB5EC3">
          <w:headerReference w:type="default" r:id="rId17"/>
          <w:pgSz w:w="11907" w:h="16840" w:code="9"/>
          <w:pgMar w:top="624" w:right="1185" w:bottom="1134" w:left="1134" w:header="624" w:footer="720" w:gutter="0"/>
          <w:pgNumType w:start="2"/>
          <w:cols w:space="720"/>
          <w:formProt w:val="0"/>
        </w:sectPr>
        <w:pPrChange w:id="4565" w:author="Chiarelo, Hugo" w:date="2025-09-10T17:28:00Z" w16du:dateUtc="2025-09-10T20:28:00Z">
          <w:pPr>
            <w:pStyle w:val="EndnoteText"/>
          </w:pPr>
        </w:pPrChange>
      </w:pPr>
    </w:p>
    <w:p w14:paraId="20DB2B67" w14:textId="2B82238F" w:rsidR="00483CDB" w:rsidRPr="001F0A69" w:rsidDel="00EB5EC3" w:rsidRDefault="00483CDB">
      <w:pPr>
        <w:pStyle w:val="Heading2"/>
        <w:rPr>
          <w:del w:id="4566" w:author="de Oliveira, Gabriel" w:date="2025-04-22T17:02:00Z" w16du:dateUtc="2025-04-22T20:02:00Z"/>
          <w:rFonts w:cs="Arial"/>
        </w:rPr>
        <w:pPrChange w:id="4567" w:author="Chiarelo, Hugo" w:date="2025-09-10T17:28:00Z" w16du:dateUtc="2025-09-10T20:28:00Z">
          <w:pPr>
            <w:pStyle w:val="EndnoteText"/>
          </w:pPr>
        </w:pPrChange>
      </w:pPr>
      <w:bookmarkStart w:id="4568" w:name="_Toc208433250"/>
      <w:bookmarkStart w:id="4569" w:name="_Toc211268698"/>
      <w:bookmarkStart w:id="4570" w:name="_Toc212622481"/>
      <w:bookmarkEnd w:id="4568"/>
      <w:bookmarkEnd w:id="4569"/>
      <w:bookmarkEnd w:id="4570"/>
    </w:p>
    <w:p w14:paraId="131CD65A" w14:textId="3A9ADFD8" w:rsidR="00C61331" w:rsidRPr="001F0A69" w:rsidDel="00EB5EC3" w:rsidRDefault="00C61331">
      <w:pPr>
        <w:pStyle w:val="Heading2"/>
        <w:rPr>
          <w:del w:id="4571" w:author="de Oliveira, Gabriel" w:date="2025-04-22T17:02:00Z" w16du:dateUtc="2025-04-22T20:02:00Z"/>
          <w:rFonts w:cs="Arial"/>
        </w:rPr>
        <w:pPrChange w:id="4572" w:author="Chiarelo, Hugo" w:date="2025-09-10T17:28:00Z" w16du:dateUtc="2025-09-10T20:28:00Z">
          <w:pPr>
            <w:pStyle w:val="EndnoteText"/>
          </w:pPr>
        </w:pPrChange>
      </w:pPr>
      <w:bookmarkStart w:id="4573" w:name="_Toc208433251"/>
      <w:bookmarkStart w:id="4574" w:name="_Toc211268699"/>
      <w:bookmarkStart w:id="4575" w:name="_Toc212622482"/>
      <w:bookmarkEnd w:id="4573"/>
      <w:bookmarkEnd w:id="4574"/>
      <w:bookmarkEnd w:id="4575"/>
    </w:p>
    <w:p w14:paraId="5457FC8E" w14:textId="6ABEE6A1" w:rsidR="001908D9" w:rsidRPr="001F0A69" w:rsidDel="00EB5EC3" w:rsidRDefault="00285C29">
      <w:pPr>
        <w:pStyle w:val="Heading2"/>
        <w:rPr>
          <w:del w:id="4576" w:author="de Oliveira, Gabriel" w:date="2025-04-22T17:02:00Z" w16du:dateUtc="2025-04-22T20:02:00Z"/>
          <w:rFonts w:cs="Arial"/>
          <w:noProof/>
        </w:rPr>
        <w:pPrChange w:id="4577" w:author="Chiarelo, Hugo" w:date="2025-09-10T17:28:00Z" w16du:dateUtc="2025-09-10T20:28:00Z">
          <w:pPr>
            <w:pStyle w:val="EndnoteText"/>
          </w:pPr>
        </w:pPrChange>
      </w:pPr>
      <w:bookmarkStart w:id="4578" w:name="_Toc524355632"/>
      <w:del w:id="4579" w:author="de Oliveira, Gabriel" w:date="2025-04-22T17:02:00Z" w16du:dateUtc="2025-04-22T20:02:00Z">
        <w:r w:rsidRPr="001F0A69" w:rsidDel="00EB5EC3">
          <w:rPr>
            <w:rFonts w:cs="Arial"/>
            <w:noProof/>
          </w:rPr>
          <w:delText>INTRODUCTION</w:delText>
        </w:r>
        <w:bookmarkStart w:id="4580" w:name="_Toc208433252"/>
        <w:bookmarkStart w:id="4581" w:name="_Toc211268700"/>
        <w:bookmarkStart w:id="4582" w:name="_Toc212622483"/>
        <w:bookmarkEnd w:id="4578"/>
        <w:bookmarkEnd w:id="4580"/>
        <w:bookmarkEnd w:id="4581"/>
        <w:bookmarkEnd w:id="4582"/>
      </w:del>
    </w:p>
    <w:p w14:paraId="4E80C6D3" w14:textId="44F45768" w:rsidR="00285C29" w:rsidRPr="001F0A69" w:rsidDel="00EB5EC3" w:rsidRDefault="00285C29">
      <w:pPr>
        <w:pStyle w:val="Heading2"/>
        <w:rPr>
          <w:del w:id="4583" w:author="de Oliveira, Gabriel" w:date="2025-04-22T17:02:00Z" w16du:dateUtc="2025-04-22T20:02:00Z"/>
          <w:rFonts w:cs="Arial"/>
        </w:rPr>
        <w:pPrChange w:id="4584" w:author="Chiarelo, Hugo" w:date="2025-09-10T17:28:00Z" w16du:dateUtc="2025-09-10T20:28:00Z">
          <w:pPr>
            <w:pStyle w:val="EndnoteText"/>
          </w:pPr>
        </w:pPrChange>
      </w:pPr>
      <w:del w:id="4585" w:author="de Oliveira, Gabriel" w:date="2025-04-22T17:02:00Z" w16du:dateUtc="2025-04-22T20:02:00Z">
        <w:r w:rsidRPr="001F0A69" w:rsidDel="00EB5EC3">
          <w:rPr>
            <w:rFonts w:cs="Arial"/>
          </w:rPr>
          <w:delText>The SBM operation</w:delText>
        </w:r>
        <w:r w:rsidR="00B144D6" w:rsidRPr="001F0A69" w:rsidDel="00EB5EC3">
          <w:rPr>
            <w:rFonts w:cs="Arial"/>
          </w:rPr>
          <w:delText>s</w:delText>
        </w:r>
        <w:r w:rsidRPr="001F0A69" w:rsidDel="00EB5EC3">
          <w:rPr>
            <w:rFonts w:cs="Arial"/>
          </w:rPr>
          <w:delText xml:space="preserve"> maintenance management system is built around a set of Equipment Strategies which are updated / improved continuously with every new project, Planned Maintenance Change Requests and Maintenance Alerts. These Strategy Documents cover all equipment types which require maintenance, inspection, preservation and or spare parts used on SBM units. They should be seen as </w:delText>
        </w:r>
        <w:r w:rsidR="00B144D6" w:rsidRPr="001F0A69" w:rsidDel="00EB5EC3">
          <w:rPr>
            <w:rFonts w:cs="Arial"/>
          </w:rPr>
          <w:delText>SBM</w:delText>
        </w:r>
        <w:r w:rsidRPr="001F0A69" w:rsidDel="00EB5EC3">
          <w:rPr>
            <w:rFonts w:cs="Arial"/>
          </w:rPr>
          <w:delText xml:space="preserve"> standard for setting up the maintenance and spares management system for new built and for managing our operating fleet. </w:delText>
        </w:r>
        <w:bookmarkStart w:id="4586" w:name="_Toc208433253"/>
        <w:bookmarkStart w:id="4587" w:name="_Toc211268701"/>
        <w:bookmarkStart w:id="4588" w:name="_Toc212622484"/>
        <w:bookmarkEnd w:id="4586"/>
        <w:bookmarkEnd w:id="4587"/>
        <w:bookmarkEnd w:id="4588"/>
      </w:del>
    </w:p>
    <w:p w14:paraId="3D58746E" w14:textId="6CCA073F" w:rsidR="00285C29" w:rsidRPr="001F0A69" w:rsidDel="00EB5EC3" w:rsidRDefault="00285C29">
      <w:pPr>
        <w:pStyle w:val="Heading2"/>
        <w:rPr>
          <w:del w:id="4589" w:author="de Oliveira, Gabriel" w:date="2025-04-22T17:02:00Z" w16du:dateUtc="2025-04-22T20:02:00Z"/>
          <w:rFonts w:cs="Arial"/>
          <w:sz w:val="20"/>
        </w:rPr>
        <w:pPrChange w:id="4590" w:author="Chiarelo, Hugo" w:date="2025-09-10T17:28:00Z" w16du:dateUtc="2025-09-10T20:28:00Z">
          <w:pPr>
            <w:pStyle w:val="EndnoteText"/>
          </w:pPr>
        </w:pPrChange>
      </w:pPr>
      <w:bookmarkStart w:id="4591" w:name="_Toc208433254"/>
      <w:bookmarkStart w:id="4592" w:name="_Toc211268702"/>
      <w:bookmarkStart w:id="4593" w:name="_Toc212622485"/>
      <w:bookmarkEnd w:id="4591"/>
      <w:bookmarkEnd w:id="4592"/>
      <w:bookmarkEnd w:id="4593"/>
    </w:p>
    <w:p w14:paraId="05776965" w14:textId="0F8EA9B6" w:rsidR="00285C29" w:rsidRPr="001F0A69" w:rsidDel="00EB5EC3" w:rsidRDefault="00285C29">
      <w:pPr>
        <w:pStyle w:val="Heading2"/>
        <w:rPr>
          <w:del w:id="4594" w:author="de Oliveira, Gabriel" w:date="2025-04-22T17:02:00Z" w16du:dateUtc="2025-04-22T20:02:00Z"/>
          <w:rFonts w:cs="Arial"/>
        </w:rPr>
        <w:pPrChange w:id="4595" w:author="Chiarelo, Hugo" w:date="2025-09-10T17:28:00Z" w16du:dateUtc="2025-09-10T20:28:00Z">
          <w:pPr>
            <w:pStyle w:val="EndnoteText"/>
          </w:pPr>
        </w:pPrChange>
      </w:pPr>
      <w:del w:id="4596" w:author="de Oliveira, Gabriel" w:date="2025-04-22T17:02:00Z" w16du:dateUtc="2025-04-22T20:02:00Z">
        <w:r w:rsidRPr="001F0A69" w:rsidDel="00EB5EC3">
          <w:rPr>
            <w:rFonts w:cs="Arial"/>
          </w:rPr>
          <w:delText>Strategies are based upon equipment type level defined in the Corporate Coding System (CCS) of the company.</w:delText>
        </w:r>
        <w:bookmarkStart w:id="4597" w:name="_Toc208433255"/>
        <w:bookmarkStart w:id="4598" w:name="_Toc211268703"/>
        <w:bookmarkStart w:id="4599" w:name="_Toc212622486"/>
        <w:bookmarkEnd w:id="4597"/>
        <w:bookmarkEnd w:id="4598"/>
        <w:bookmarkEnd w:id="4599"/>
      </w:del>
    </w:p>
    <w:p w14:paraId="5112FB77" w14:textId="6F116F73" w:rsidR="00154467" w:rsidRPr="001F0A69" w:rsidDel="00EB5EC3" w:rsidRDefault="00154467">
      <w:pPr>
        <w:pStyle w:val="Heading2"/>
        <w:rPr>
          <w:del w:id="4600" w:author="de Oliveira, Gabriel" w:date="2025-04-22T17:02:00Z" w16du:dateUtc="2025-04-22T20:02:00Z"/>
          <w:rFonts w:cs="Arial"/>
        </w:rPr>
        <w:pPrChange w:id="4601" w:author="Chiarelo, Hugo" w:date="2025-09-10T17:28:00Z" w16du:dateUtc="2025-09-10T20:28:00Z">
          <w:pPr>
            <w:pStyle w:val="EndnoteText"/>
          </w:pPr>
        </w:pPrChange>
      </w:pPr>
      <w:bookmarkStart w:id="4602" w:name="_Toc208433256"/>
      <w:bookmarkStart w:id="4603" w:name="_Toc211268704"/>
      <w:bookmarkStart w:id="4604" w:name="_Toc212622487"/>
      <w:bookmarkEnd w:id="4602"/>
      <w:bookmarkEnd w:id="4603"/>
      <w:bookmarkEnd w:id="4604"/>
    </w:p>
    <w:p w14:paraId="6045F1C6" w14:textId="54991BB1" w:rsidR="001908D9" w:rsidRPr="001F0A69" w:rsidDel="00EB5EC3" w:rsidRDefault="00285C29">
      <w:pPr>
        <w:pStyle w:val="Heading2"/>
        <w:rPr>
          <w:del w:id="4605" w:author="de Oliveira, Gabriel" w:date="2025-04-22T17:02:00Z" w16du:dateUtc="2025-04-22T20:02:00Z"/>
          <w:rFonts w:cs="Arial"/>
        </w:rPr>
        <w:pPrChange w:id="4606" w:author="Chiarelo, Hugo" w:date="2025-09-10T17:28:00Z" w16du:dateUtc="2025-09-10T20:28:00Z">
          <w:pPr>
            <w:pStyle w:val="EndnoteText"/>
          </w:pPr>
        </w:pPrChange>
      </w:pPr>
      <w:bookmarkStart w:id="4607" w:name="_Toc524355633"/>
      <w:del w:id="4608" w:author="de Oliveira, Gabriel" w:date="2025-04-22T17:02:00Z" w16du:dateUtc="2025-04-22T20:02:00Z">
        <w:r w:rsidRPr="001F0A69" w:rsidDel="00EB5EC3">
          <w:rPr>
            <w:rFonts w:cs="Arial"/>
            <w:noProof/>
          </w:rPr>
          <w:delText>PURPOSE</w:delText>
        </w:r>
        <w:bookmarkStart w:id="4609" w:name="_Toc208433257"/>
        <w:bookmarkStart w:id="4610" w:name="_Toc211268705"/>
        <w:bookmarkStart w:id="4611" w:name="_Toc212622488"/>
        <w:bookmarkEnd w:id="4607"/>
        <w:bookmarkEnd w:id="4609"/>
        <w:bookmarkEnd w:id="4610"/>
        <w:bookmarkEnd w:id="4611"/>
      </w:del>
    </w:p>
    <w:p w14:paraId="76592832" w14:textId="6002A38C" w:rsidR="001364A0" w:rsidRPr="001F0A69" w:rsidDel="00EB5EC3" w:rsidRDefault="001364A0">
      <w:pPr>
        <w:pStyle w:val="Heading2"/>
        <w:rPr>
          <w:del w:id="4612" w:author="de Oliveira, Gabriel" w:date="2025-04-22T17:02:00Z" w16du:dateUtc="2025-04-22T20:02:00Z"/>
          <w:rFonts w:cs="Arial"/>
        </w:rPr>
        <w:pPrChange w:id="4613" w:author="Chiarelo, Hugo" w:date="2025-09-10T17:28:00Z" w16du:dateUtc="2025-09-10T20:28:00Z">
          <w:pPr>
            <w:pStyle w:val="EndnoteText"/>
          </w:pPr>
        </w:pPrChange>
      </w:pPr>
      <w:del w:id="4614" w:author="de Oliveira, Gabriel" w:date="2025-04-22T17:02:00Z" w16du:dateUtc="2025-04-22T20:02:00Z">
        <w:r w:rsidRPr="001F0A69" w:rsidDel="00EB5EC3">
          <w:rPr>
            <w:rFonts w:cs="Arial"/>
          </w:rPr>
          <w:delText xml:space="preserve">The purpose of this document is to explain how a </w:delText>
        </w:r>
        <w:r w:rsidR="00EF42A8" w:rsidRPr="001F0A69" w:rsidDel="00EB5EC3">
          <w:rPr>
            <w:rFonts w:cs="Arial"/>
          </w:rPr>
          <w:delText>Job Description</w:delText>
        </w:r>
        <w:r w:rsidRPr="001F0A69" w:rsidDel="00EB5EC3">
          <w:rPr>
            <w:rFonts w:cs="Arial"/>
          </w:rPr>
          <w:delText xml:space="preserve"> should be structured and developed, </w:delText>
        </w:r>
        <w:r w:rsidR="00F0559D" w:rsidRPr="001F0A69" w:rsidDel="00EB5EC3">
          <w:rPr>
            <w:rFonts w:cs="Arial"/>
          </w:rPr>
          <w:delText>to</w:delText>
        </w:r>
        <w:r w:rsidRPr="001F0A69" w:rsidDel="00EB5EC3">
          <w:rPr>
            <w:rFonts w:cs="Arial"/>
          </w:rPr>
          <w:delText xml:space="preserve"> keep a stan</w:delText>
        </w:r>
        <w:r w:rsidR="005143F3" w:rsidRPr="001F0A69" w:rsidDel="00EB5EC3">
          <w:rPr>
            <w:rFonts w:cs="Arial"/>
          </w:rPr>
          <w:delText xml:space="preserve">dard on all the different units, and to get </w:delText>
        </w:r>
        <w:r w:rsidR="00EF42A8" w:rsidRPr="001F0A69" w:rsidDel="00EB5EC3">
          <w:rPr>
            <w:rFonts w:cs="Arial"/>
          </w:rPr>
          <w:delText>Job Description</w:delText>
        </w:r>
        <w:r w:rsidR="005143F3" w:rsidRPr="001F0A69" w:rsidDel="00EB5EC3">
          <w:rPr>
            <w:rFonts w:cs="Arial"/>
          </w:rPr>
          <w:delText xml:space="preserve"> with a more prescriptive structure for easiest day to day operation and Job card preparation by the Region.</w:delText>
        </w:r>
        <w:bookmarkStart w:id="4615" w:name="_Toc208433258"/>
        <w:bookmarkStart w:id="4616" w:name="_Toc211268706"/>
        <w:bookmarkStart w:id="4617" w:name="_Toc212622489"/>
        <w:bookmarkEnd w:id="4615"/>
        <w:bookmarkEnd w:id="4616"/>
        <w:bookmarkEnd w:id="4617"/>
      </w:del>
    </w:p>
    <w:p w14:paraId="5567FC40" w14:textId="004C6493" w:rsidR="00244385" w:rsidRPr="001F0A69" w:rsidDel="00EB5EC3" w:rsidRDefault="00244385">
      <w:pPr>
        <w:pStyle w:val="Heading2"/>
        <w:rPr>
          <w:del w:id="4618" w:author="de Oliveira, Gabriel" w:date="2025-04-22T17:02:00Z" w16du:dateUtc="2025-04-22T20:02:00Z"/>
          <w:rFonts w:cs="Arial"/>
        </w:rPr>
        <w:pPrChange w:id="4619" w:author="Chiarelo, Hugo" w:date="2025-09-10T17:28:00Z" w16du:dateUtc="2025-09-10T20:28:00Z">
          <w:pPr>
            <w:pStyle w:val="EndnoteText"/>
          </w:pPr>
        </w:pPrChange>
      </w:pPr>
      <w:del w:id="4620" w:author="de Oliveira, Gabriel" w:date="2025-04-22T17:02:00Z" w16du:dateUtc="2025-04-22T20:02:00Z">
        <w:r w:rsidRPr="001F0A69" w:rsidDel="00EB5EC3">
          <w:rPr>
            <w:rFonts w:cs="Arial"/>
          </w:rPr>
          <w:delText xml:space="preserve">The </w:delText>
        </w:r>
        <w:r w:rsidR="00B827E4" w:rsidRPr="001F0A69" w:rsidDel="00EB5EC3">
          <w:rPr>
            <w:rFonts w:cs="Arial"/>
          </w:rPr>
          <w:delText>responsibility of</w:delText>
        </w:r>
        <w:r w:rsidRPr="001F0A69" w:rsidDel="00EB5EC3">
          <w:rPr>
            <w:rFonts w:cs="Arial"/>
          </w:rPr>
          <w:delText xml:space="preserve"> </w:delText>
        </w:r>
        <w:r w:rsidR="00B827E4" w:rsidRPr="001F0A69" w:rsidDel="00EB5EC3">
          <w:rPr>
            <w:rFonts w:cs="Arial"/>
          </w:rPr>
          <w:delText xml:space="preserve">writing a </w:delText>
        </w:r>
        <w:r w:rsidR="00EF42A8" w:rsidRPr="001F0A69" w:rsidDel="00EB5EC3">
          <w:rPr>
            <w:rFonts w:cs="Arial"/>
          </w:rPr>
          <w:delText>Job Description</w:delText>
        </w:r>
        <w:r w:rsidRPr="001F0A69" w:rsidDel="00EB5EC3">
          <w:rPr>
            <w:rFonts w:cs="Arial"/>
          </w:rPr>
          <w:delText xml:space="preserve"> will be </w:delText>
        </w:r>
        <w:r w:rsidR="00B827E4" w:rsidRPr="001F0A69" w:rsidDel="00EB5EC3">
          <w:rPr>
            <w:rFonts w:cs="Arial"/>
          </w:rPr>
          <w:delText xml:space="preserve">under the Maintenance Strategy </w:delText>
        </w:r>
        <w:r w:rsidR="00B144D6" w:rsidRPr="001F0A69" w:rsidDel="00EB5EC3">
          <w:rPr>
            <w:rFonts w:cs="Arial"/>
          </w:rPr>
          <w:delText>Section</w:delText>
        </w:r>
        <w:r w:rsidR="00B827E4" w:rsidRPr="001F0A69" w:rsidDel="00EB5EC3">
          <w:rPr>
            <w:rFonts w:cs="Arial"/>
          </w:rPr>
          <w:delText xml:space="preserve"> in </w:delText>
        </w:r>
        <w:r w:rsidR="00B144D6" w:rsidRPr="001F0A69" w:rsidDel="00EB5EC3">
          <w:rPr>
            <w:rFonts w:cs="Arial"/>
          </w:rPr>
          <w:delText>HQ</w:delText>
        </w:r>
        <w:r w:rsidR="00B827E4" w:rsidRPr="001F0A69" w:rsidDel="00EB5EC3">
          <w:rPr>
            <w:rFonts w:cs="Arial"/>
          </w:rPr>
          <w:delText xml:space="preserve">. Any modification of a </w:delText>
        </w:r>
        <w:r w:rsidR="00EF42A8" w:rsidRPr="001F0A69" w:rsidDel="00EB5EC3">
          <w:rPr>
            <w:rFonts w:cs="Arial"/>
          </w:rPr>
          <w:delText>Job Description</w:delText>
        </w:r>
        <w:r w:rsidR="00B827E4" w:rsidRPr="001F0A69" w:rsidDel="00EB5EC3">
          <w:rPr>
            <w:rFonts w:cs="Arial"/>
          </w:rPr>
          <w:delText xml:space="preserve"> will lead to an Equipment strategy revision following the Equipment strategy modification process.</w:delText>
        </w:r>
        <w:bookmarkStart w:id="4621" w:name="_Toc208433259"/>
        <w:bookmarkStart w:id="4622" w:name="_Toc211268707"/>
        <w:bookmarkStart w:id="4623" w:name="_Toc212622490"/>
        <w:bookmarkEnd w:id="4621"/>
        <w:bookmarkEnd w:id="4622"/>
        <w:bookmarkEnd w:id="4623"/>
      </w:del>
    </w:p>
    <w:p w14:paraId="11450748" w14:textId="0DBB0A29" w:rsidR="00B827E4" w:rsidRPr="001F0A69" w:rsidDel="00EB5EC3" w:rsidRDefault="00B827E4">
      <w:pPr>
        <w:pStyle w:val="Heading2"/>
        <w:rPr>
          <w:del w:id="4624" w:author="de Oliveira, Gabriel" w:date="2025-04-22T17:02:00Z" w16du:dateUtc="2025-04-22T20:02:00Z"/>
          <w:rFonts w:cs="Arial"/>
        </w:rPr>
        <w:pPrChange w:id="4625" w:author="Chiarelo, Hugo" w:date="2025-09-10T17:28:00Z" w16du:dateUtc="2025-09-10T20:28:00Z">
          <w:pPr>
            <w:pStyle w:val="EndnoteText"/>
          </w:pPr>
        </w:pPrChange>
      </w:pPr>
      <w:bookmarkStart w:id="4626" w:name="_Toc208433260"/>
      <w:bookmarkStart w:id="4627" w:name="_Toc211268708"/>
      <w:bookmarkStart w:id="4628" w:name="_Toc212622491"/>
      <w:bookmarkEnd w:id="4626"/>
      <w:bookmarkEnd w:id="4627"/>
      <w:bookmarkEnd w:id="4628"/>
    </w:p>
    <w:p w14:paraId="20351B71" w14:textId="4046C071" w:rsidR="00244385" w:rsidRPr="001F0A69" w:rsidDel="00EB5EC3" w:rsidRDefault="00EF42A8">
      <w:pPr>
        <w:pStyle w:val="Heading2"/>
        <w:rPr>
          <w:del w:id="4629" w:author="de Oliveira, Gabriel" w:date="2025-04-22T17:02:00Z" w16du:dateUtc="2025-04-22T20:02:00Z"/>
          <w:rFonts w:cs="Arial"/>
        </w:rPr>
        <w:pPrChange w:id="4630" w:author="Chiarelo, Hugo" w:date="2025-09-10T17:28:00Z" w16du:dateUtc="2025-09-10T20:28:00Z">
          <w:pPr>
            <w:pStyle w:val="EndnoteText"/>
          </w:pPr>
        </w:pPrChange>
      </w:pPr>
      <w:bookmarkStart w:id="4631" w:name="_Toc524355634"/>
      <w:del w:id="4632" w:author="de Oliveira, Gabriel" w:date="2025-04-22T17:02:00Z" w16du:dateUtc="2025-04-22T20:02:00Z">
        <w:r w:rsidRPr="001F0A69" w:rsidDel="00EB5EC3">
          <w:rPr>
            <w:rFonts w:cs="Arial"/>
            <w:noProof/>
          </w:rPr>
          <w:delText>Job Description</w:delText>
        </w:r>
        <w:r w:rsidR="00244385" w:rsidRPr="001F0A69" w:rsidDel="00EB5EC3">
          <w:rPr>
            <w:rFonts w:cs="Arial"/>
            <w:noProof/>
          </w:rPr>
          <w:delText xml:space="preserve"> STRUCTURE</w:delText>
        </w:r>
        <w:bookmarkStart w:id="4633" w:name="_Toc208433261"/>
        <w:bookmarkStart w:id="4634" w:name="_Toc211268709"/>
        <w:bookmarkStart w:id="4635" w:name="_Toc212622492"/>
        <w:bookmarkEnd w:id="4631"/>
        <w:bookmarkEnd w:id="4633"/>
        <w:bookmarkEnd w:id="4634"/>
        <w:bookmarkEnd w:id="4635"/>
      </w:del>
    </w:p>
    <w:p w14:paraId="306A8010" w14:textId="755183A4" w:rsidR="00244385" w:rsidRPr="001F0A69" w:rsidDel="00EB5EC3" w:rsidRDefault="00244385">
      <w:pPr>
        <w:pStyle w:val="Heading2"/>
        <w:rPr>
          <w:del w:id="4636" w:author="de Oliveira, Gabriel" w:date="2025-04-22T17:02:00Z" w16du:dateUtc="2025-04-22T20:02:00Z"/>
          <w:rFonts w:cs="Arial"/>
        </w:rPr>
        <w:pPrChange w:id="4637" w:author="Chiarelo, Hugo" w:date="2025-09-10T17:28:00Z" w16du:dateUtc="2025-09-10T20:28:00Z">
          <w:pPr>
            <w:pStyle w:val="EndnoteText"/>
          </w:pPr>
        </w:pPrChange>
      </w:pPr>
      <w:bookmarkStart w:id="4638" w:name="_Toc208433262"/>
      <w:bookmarkStart w:id="4639" w:name="_Toc211268710"/>
      <w:bookmarkStart w:id="4640" w:name="_Toc212622493"/>
      <w:bookmarkEnd w:id="4638"/>
      <w:bookmarkEnd w:id="4639"/>
      <w:bookmarkEnd w:id="4640"/>
    </w:p>
    <w:p w14:paraId="00BFC0A1" w14:textId="06CCFB93" w:rsidR="006A5F6F" w:rsidRPr="001F0A69" w:rsidDel="00EB5EC3" w:rsidRDefault="006A5F6F">
      <w:pPr>
        <w:pStyle w:val="Heading2"/>
        <w:rPr>
          <w:del w:id="4641" w:author="de Oliveira, Gabriel" w:date="2025-04-22T17:02:00Z" w16du:dateUtc="2025-04-22T20:02:00Z"/>
          <w:rFonts w:cs="Arial"/>
        </w:rPr>
        <w:pPrChange w:id="4642" w:author="Chiarelo, Hugo" w:date="2025-09-10T17:28:00Z" w16du:dateUtc="2025-09-10T20:28:00Z">
          <w:pPr>
            <w:pStyle w:val="EndnoteText"/>
          </w:pPr>
        </w:pPrChange>
      </w:pPr>
      <w:del w:id="4643" w:author="de Oliveira, Gabriel" w:date="2025-04-22T17:02:00Z" w16du:dateUtc="2025-04-22T20:02:00Z">
        <w:r w:rsidRPr="001F0A69" w:rsidDel="00EB5EC3">
          <w:rPr>
            <w:rFonts w:cs="Arial"/>
          </w:rPr>
          <w:delText xml:space="preserve">All </w:delText>
        </w:r>
        <w:r w:rsidR="00EF42A8" w:rsidRPr="001F0A69" w:rsidDel="00EB5EC3">
          <w:rPr>
            <w:rFonts w:cs="Arial"/>
          </w:rPr>
          <w:delText>Job Description</w:delText>
        </w:r>
        <w:r w:rsidRPr="001F0A69" w:rsidDel="00EB5EC3">
          <w:rPr>
            <w:rFonts w:cs="Arial"/>
          </w:rPr>
          <w:delText xml:space="preserve"> will follow the following </w:delText>
        </w:r>
        <w:r w:rsidR="00B144D6" w:rsidRPr="001F0A69" w:rsidDel="00EB5EC3">
          <w:rPr>
            <w:rFonts w:cs="Arial"/>
          </w:rPr>
          <w:delText>structure</w:delText>
        </w:r>
        <w:r w:rsidRPr="001F0A69" w:rsidDel="00EB5EC3">
          <w:rPr>
            <w:rFonts w:cs="Arial"/>
          </w:rPr>
          <w:delText>:</w:delText>
        </w:r>
        <w:bookmarkStart w:id="4644" w:name="_Toc208433263"/>
        <w:bookmarkStart w:id="4645" w:name="_Toc211268711"/>
        <w:bookmarkStart w:id="4646" w:name="_Toc212622494"/>
        <w:bookmarkEnd w:id="4644"/>
        <w:bookmarkEnd w:id="4645"/>
        <w:bookmarkEnd w:id="4646"/>
      </w:del>
    </w:p>
    <w:p w14:paraId="574D99A8" w14:textId="33C0D455" w:rsidR="006A5F6F" w:rsidRPr="001F0A69" w:rsidDel="00EB5EC3" w:rsidRDefault="006A5F6F">
      <w:pPr>
        <w:pStyle w:val="Heading2"/>
        <w:rPr>
          <w:del w:id="4647" w:author="de Oliveira, Gabriel" w:date="2025-04-22T17:02:00Z" w16du:dateUtc="2025-04-22T20:02:00Z"/>
          <w:rFonts w:cs="Arial"/>
        </w:rPr>
        <w:pPrChange w:id="4648" w:author="Chiarelo, Hugo" w:date="2025-09-10T17:28:00Z" w16du:dateUtc="2025-09-10T20:28:00Z">
          <w:pPr>
            <w:pStyle w:val="EndnoteText"/>
          </w:pPr>
        </w:pPrChange>
      </w:pPr>
      <w:del w:id="4649" w:author="de Oliveira, Gabriel" w:date="2025-04-22T17:02:00Z" w16du:dateUtc="2025-04-22T20:02:00Z">
        <w:r w:rsidRPr="001F0A69" w:rsidDel="00EB5EC3">
          <w:rPr>
            <w:rFonts w:cs="Arial"/>
          </w:rPr>
          <w:delText>1)</w:delText>
        </w:r>
        <w:r w:rsidRPr="001F0A69" w:rsidDel="00EB5EC3">
          <w:rPr>
            <w:rFonts w:cs="Arial"/>
          </w:rPr>
          <w:tab/>
          <w:delText>P</w:delText>
        </w:r>
        <w:r w:rsidR="005143F3" w:rsidRPr="001F0A69" w:rsidDel="00EB5EC3">
          <w:rPr>
            <w:rFonts w:cs="Arial"/>
          </w:rPr>
          <w:delText>RE</w:delText>
        </w:r>
        <w:r w:rsidRPr="001F0A69" w:rsidDel="00EB5EC3">
          <w:rPr>
            <w:rFonts w:cs="Arial"/>
          </w:rPr>
          <w:delText>REQUISITE</w:delText>
        </w:r>
        <w:bookmarkStart w:id="4650" w:name="_Toc208433264"/>
        <w:bookmarkStart w:id="4651" w:name="_Toc211268712"/>
        <w:bookmarkStart w:id="4652" w:name="_Toc212622495"/>
        <w:bookmarkEnd w:id="4650"/>
        <w:bookmarkEnd w:id="4651"/>
        <w:bookmarkEnd w:id="4652"/>
      </w:del>
    </w:p>
    <w:p w14:paraId="570CB293" w14:textId="677A8821" w:rsidR="006A5F6F" w:rsidRPr="001F0A69" w:rsidDel="00EB5EC3" w:rsidRDefault="006A5F6F">
      <w:pPr>
        <w:pStyle w:val="Heading2"/>
        <w:rPr>
          <w:del w:id="4653" w:author="de Oliveira, Gabriel" w:date="2025-04-22T17:02:00Z" w16du:dateUtc="2025-04-22T20:02:00Z"/>
          <w:rFonts w:cs="Arial"/>
        </w:rPr>
        <w:pPrChange w:id="4654" w:author="Chiarelo, Hugo" w:date="2025-09-10T17:28:00Z" w16du:dateUtc="2025-09-10T20:28:00Z">
          <w:pPr>
            <w:pStyle w:val="EndnoteText"/>
          </w:pPr>
        </w:pPrChange>
      </w:pPr>
      <w:del w:id="4655" w:author="de Oliveira, Gabriel" w:date="2025-04-22T17:02:00Z" w16du:dateUtc="2025-04-22T20:02:00Z">
        <w:r w:rsidRPr="001F0A69" w:rsidDel="00EB5EC3">
          <w:rPr>
            <w:rFonts w:cs="Arial"/>
          </w:rPr>
          <w:tab/>
          <w:delText>1.a.</w:delText>
        </w:r>
        <w:r w:rsidRPr="001F0A69" w:rsidDel="00EB5EC3">
          <w:rPr>
            <w:rFonts w:cs="Arial"/>
          </w:rPr>
          <w:tab/>
        </w:r>
        <w:r w:rsidR="005143F3" w:rsidRPr="001F0A69" w:rsidDel="00EB5EC3">
          <w:rPr>
            <w:rFonts w:cs="Arial"/>
          </w:rPr>
          <w:delText>…</w:delText>
        </w:r>
        <w:bookmarkStart w:id="4656" w:name="_Toc208433265"/>
        <w:bookmarkStart w:id="4657" w:name="_Toc211268713"/>
        <w:bookmarkStart w:id="4658" w:name="_Toc212622496"/>
        <w:bookmarkEnd w:id="4656"/>
        <w:bookmarkEnd w:id="4657"/>
        <w:bookmarkEnd w:id="4658"/>
      </w:del>
    </w:p>
    <w:p w14:paraId="1D2B8FF7" w14:textId="44228983" w:rsidR="006A5F6F" w:rsidRPr="001F0A69" w:rsidDel="00EB5EC3" w:rsidRDefault="006A5F6F">
      <w:pPr>
        <w:pStyle w:val="Heading2"/>
        <w:rPr>
          <w:del w:id="4659" w:author="de Oliveira, Gabriel" w:date="2025-04-22T17:02:00Z" w16du:dateUtc="2025-04-22T20:02:00Z"/>
          <w:rFonts w:cs="Arial"/>
        </w:rPr>
        <w:pPrChange w:id="4660" w:author="Chiarelo, Hugo" w:date="2025-09-10T17:28:00Z" w16du:dateUtc="2025-09-10T20:28:00Z">
          <w:pPr>
            <w:pStyle w:val="EndnoteText"/>
          </w:pPr>
        </w:pPrChange>
      </w:pPr>
      <w:del w:id="4661" w:author="de Oliveira, Gabriel" w:date="2025-04-22T17:02:00Z" w16du:dateUtc="2025-04-22T20:02:00Z">
        <w:r w:rsidRPr="001F0A69" w:rsidDel="00EB5EC3">
          <w:rPr>
            <w:rFonts w:cs="Arial"/>
          </w:rPr>
          <w:tab/>
          <w:delText>1.b.</w:delText>
        </w:r>
        <w:r w:rsidRPr="001F0A69" w:rsidDel="00EB5EC3">
          <w:rPr>
            <w:rFonts w:cs="Arial"/>
          </w:rPr>
          <w:tab/>
          <w:delText>…</w:delText>
        </w:r>
        <w:bookmarkStart w:id="4662" w:name="_Toc208433266"/>
        <w:bookmarkStart w:id="4663" w:name="_Toc211268714"/>
        <w:bookmarkStart w:id="4664" w:name="_Toc212622497"/>
        <w:bookmarkEnd w:id="4662"/>
        <w:bookmarkEnd w:id="4663"/>
        <w:bookmarkEnd w:id="4664"/>
      </w:del>
    </w:p>
    <w:p w14:paraId="2B3EB30D" w14:textId="7EC1BE5E" w:rsidR="006A5F6F" w:rsidRPr="001F0A69" w:rsidDel="00EB5EC3" w:rsidRDefault="006A5F6F">
      <w:pPr>
        <w:pStyle w:val="Heading2"/>
        <w:rPr>
          <w:del w:id="4665" w:author="de Oliveira, Gabriel" w:date="2025-04-22T17:02:00Z" w16du:dateUtc="2025-04-22T20:02:00Z"/>
          <w:rFonts w:cs="Arial"/>
        </w:rPr>
        <w:pPrChange w:id="4666" w:author="Chiarelo, Hugo" w:date="2025-09-10T17:28:00Z" w16du:dateUtc="2025-09-10T20:28:00Z">
          <w:pPr>
            <w:pStyle w:val="EndnoteText"/>
          </w:pPr>
        </w:pPrChange>
      </w:pPr>
      <w:del w:id="4667" w:author="de Oliveira, Gabriel" w:date="2025-04-22T17:02:00Z" w16du:dateUtc="2025-04-22T20:02:00Z">
        <w:r w:rsidRPr="001F0A69" w:rsidDel="00EB5EC3">
          <w:rPr>
            <w:rFonts w:cs="Arial"/>
          </w:rPr>
          <w:delText xml:space="preserve"> 2)</w:delText>
        </w:r>
        <w:r w:rsidRPr="001F0A69" w:rsidDel="00EB5EC3">
          <w:rPr>
            <w:rFonts w:cs="Arial"/>
          </w:rPr>
          <w:tab/>
          <w:delText>VISUAL INSPECTION BEFORE EQUIPMENT ISOLATION</w:delText>
        </w:r>
        <w:bookmarkStart w:id="4668" w:name="_Toc208433267"/>
        <w:bookmarkStart w:id="4669" w:name="_Toc211268715"/>
        <w:bookmarkStart w:id="4670" w:name="_Toc212622498"/>
        <w:bookmarkEnd w:id="4668"/>
        <w:bookmarkEnd w:id="4669"/>
        <w:bookmarkEnd w:id="4670"/>
      </w:del>
    </w:p>
    <w:p w14:paraId="1F67B5AB" w14:textId="68FD4FEA" w:rsidR="006A5F6F" w:rsidRPr="001F0A69" w:rsidDel="00EB5EC3" w:rsidRDefault="006A5F6F">
      <w:pPr>
        <w:pStyle w:val="Heading2"/>
        <w:rPr>
          <w:del w:id="4671" w:author="de Oliveira, Gabriel" w:date="2025-04-22T17:02:00Z" w16du:dateUtc="2025-04-22T20:02:00Z"/>
          <w:rFonts w:cs="Arial"/>
        </w:rPr>
        <w:pPrChange w:id="4672" w:author="Chiarelo, Hugo" w:date="2025-09-10T17:28:00Z" w16du:dateUtc="2025-09-10T20:28:00Z">
          <w:pPr>
            <w:pStyle w:val="EndnoteText"/>
          </w:pPr>
        </w:pPrChange>
      </w:pPr>
      <w:del w:id="4673" w:author="de Oliveira, Gabriel" w:date="2025-04-22T17:02:00Z" w16du:dateUtc="2025-04-22T20:02:00Z">
        <w:r w:rsidRPr="001F0A69" w:rsidDel="00EB5EC3">
          <w:rPr>
            <w:rFonts w:cs="Arial"/>
          </w:rPr>
          <w:tab/>
          <w:delText>2.a.</w:delText>
        </w:r>
        <w:r w:rsidRPr="001F0A69" w:rsidDel="00EB5EC3">
          <w:rPr>
            <w:rFonts w:cs="Arial"/>
          </w:rPr>
          <w:tab/>
        </w:r>
        <w:r w:rsidR="005143F3" w:rsidRPr="001F0A69" w:rsidDel="00EB5EC3">
          <w:rPr>
            <w:rFonts w:cs="Arial"/>
          </w:rPr>
          <w:delText>…</w:delText>
        </w:r>
        <w:bookmarkStart w:id="4674" w:name="_Toc208433268"/>
        <w:bookmarkStart w:id="4675" w:name="_Toc211268716"/>
        <w:bookmarkStart w:id="4676" w:name="_Toc212622499"/>
        <w:bookmarkEnd w:id="4674"/>
        <w:bookmarkEnd w:id="4675"/>
        <w:bookmarkEnd w:id="4676"/>
      </w:del>
    </w:p>
    <w:p w14:paraId="68B12095" w14:textId="7C67956A" w:rsidR="006A5F6F" w:rsidRPr="001F0A69" w:rsidDel="00EB5EC3" w:rsidRDefault="006A5F6F">
      <w:pPr>
        <w:pStyle w:val="Heading2"/>
        <w:rPr>
          <w:del w:id="4677" w:author="de Oliveira, Gabriel" w:date="2025-04-22T17:02:00Z" w16du:dateUtc="2025-04-22T20:02:00Z"/>
          <w:rFonts w:cs="Arial"/>
        </w:rPr>
        <w:pPrChange w:id="4678" w:author="Chiarelo, Hugo" w:date="2025-09-10T17:28:00Z" w16du:dateUtc="2025-09-10T20:28:00Z">
          <w:pPr>
            <w:pStyle w:val="EndnoteText"/>
          </w:pPr>
        </w:pPrChange>
      </w:pPr>
      <w:del w:id="4679" w:author="de Oliveira, Gabriel" w:date="2025-04-22T17:02:00Z" w16du:dateUtc="2025-04-22T20:02:00Z">
        <w:r w:rsidRPr="001F0A69" w:rsidDel="00EB5EC3">
          <w:rPr>
            <w:rFonts w:cs="Arial"/>
          </w:rPr>
          <w:tab/>
          <w:delText>2.b.</w:delText>
        </w:r>
        <w:r w:rsidRPr="001F0A69" w:rsidDel="00EB5EC3">
          <w:rPr>
            <w:rFonts w:cs="Arial"/>
          </w:rPr>
          <w:tab/>
          <w:delText>…</w:delText>
        </w:r>
        <w:bookmarkStart w:id="4680" w:name="_Toc208433269"/>
        <w:bookmarkStart w:id="4681" w:name="_Toc211268717"/>
        <w:bookmarkStart w:id="4682" w:name="_Toc212622500"/>
        <w:bookmarkEnd w:id="4680"/>
        <w:bookmarkEnd w:id="4681"/>
        <w:bookmarkEnd w:id="4682"/>
      </w:del>
    </w:p>
    <w:p w14:paraId="6E3BEE8F" w14:textId="0D4848BC" w:rsidR="006A5F6F" w:rsidRPr="001F0A69" w:rsidDel="00EB5EC3" w:rsidRDefault="006A5F6F">
      <w:pPr>
        <w:pStyle w:val="Heading2"/>
        <w:rPr>
          <w:del w:id="4683" w:author="de Oliveira, Gabriel" w:date="2025-04-22T17:02:00Z" w16du:dateUtc="2025-04-22T20:02:00Z"/>
          <w:rFonts w:cs="Arial"/>
        </w:rPr>
        <w:pPrChange w:id="4684" w:author="Chiarelo, Hugo" w:date="2025-09-10T17:28:00Z" w16du:dateUtc="2025-09-10T20:28:00Z">
          <w:pPr>
            <w:pStyle w:val="EndnoteText"/>
          </w:pPr>
        </w:pPrChange>
      </w:pPr>
      <w:del w:id="4685" w:author="de Oliveira, Gabriel" w:date="2025-04-22T17:02:00Z" w16du:dateUtc="2025-04-22T20:02:00Z">
        <w:r w:rsidRPr="001F0A69" w:rsidDel="00EB5EC3">
          <w:rPr>
            <w:rFonts w:cs="Arial"/>
          </w:rPr>
          <w:delText>3)</w:delText>
        </w:r>
        <w:r w:rsidRPr="001F0A69" w:rsidDel="00EB5EC3">
          <w:rPr>
            <w:rFonts w:cs="Arial"/>
          </w:rPr>
          <w:tab/>
          <w:delText>PARAMETER RECORD</w:delText>
        </w:r>
        <w:bookmarkStart w:id="4686" w:name="_Toc208433270"/>
        <w:bookmarkStart w:id="4687" w:name="_Toc211268718"/>
        <w:bookmarkStart w:id="4688" w:name="_Toc212622501"/>
        <w:bookmarkEnd w:id="4686"/>
        <w:bookmarkEnd w:id="4687"/>
        <w:bookmarkEnd w:id="4688"/>
      </w:del>
    </w:p>
    <w:p w14:paraId="0C3BDC83" w14:textId="2A359E94" w:rsidR="006A5F6F" w:rsidRPr="001F0A69" w:rsidDel="00EB5EC3" w:rsidRDefault="006A5F6F">
      <w:pPr>
        <w:pStyle w:val="Heading2"/>
        <w:rPr>
          <w:del w:id="4689" w:author="de Oliveira, Gabriel" w:date="2025-04-22T17:02:00Z" w16du:dateUtc="2025-04-22T20:02:00Z"/>
          <w:rFonts w:cs="Arial"/>
          <w:lang w:val="fr-FR"/>
        </w:rPr>
        <w:pPrChange w:id="4690" w:author="Chiarelo, Hugo" w:date="2025-09-10T17:28:00Z" w16du:dateUtc="2025-09-10T20:28:00Z">
          <w:pPr>
            <w:pStyle w:val="EndnoteText"/>
          </w:pPr>
        </w:pPrChange>
      </w:pPr>
      <w:del w:id="4691" w:author="de Oliveira, Gabriel" w:date="2025-04-22T17:02:00Z" w16du:dateUtc="2025-04-22T20:02:00Z">
        <w:r w:rsidRPr="001F0A69" w:rsidDel="00EB5EC3">
          <w:rPr>
            <w:rFonts w:cs="Arial"/>
          </w:rPr>
          <w:tab/>
        </w:r>
        <w:r w:rsidRPr="001F0A69" w:rsidDel="00EB5EC3">
          <w:rPr>
            <w:rFonts w:cs="Arial"/>
            <w:lang w:val="fr-FR"/>
          </w:rPr>
          <w:delText>3.a.</w:delText>
        </w:r>
        <w:r w:rsidRPr="001F0A69" w:rsidDel="00EB5EC3">
          <w:rPr>
            <w:rFonts w:cs="Arial"/>
            <w:lang w:val="fr-FR"/>
          </w:rPr>
          <w:tab/>
        </w:r>
        <w:r w:rsidR="005143F3" w:rsidRPr="001F0A69" w:rsidDel="00EB5EC3">
          <w:rPr>
            <w:rFonts w:cs="Arial"/>
            <w:lang w:val="fr-FR"/>
          </w:rPr>
          <w:delText>…</w:delText>
        </w:r>
        <w:bookmarkStart w:id="4692" w:name="_Toc208433271"/>
        <w:bookmarkStart w:id="4693" w:name="_Toc211268719"/>
        <w:bookmarkStart w:id="4694" w:name="_Toc212622502"/>
        <w:bookmarkEnd w:id="4692"/>
        <w:bookmarkEnd w:id="4693"/>
        <w:bookmarkEnd w:id="4694"/>
      </w:del>
    </w:p>
    <w:p w14:paraId="6F874B1A" w14:textId="44FA2CBD" w:rsidR="006A5F6F" w:rsidRPr="001F0A69" w:rsidDel="00EB5EC3" w:rsidRDefault="006A5F6F">
      <w:pPr>
        <w:pStyle w:val="Heading2"/>
        <w:rPr>
          <w:del w:id="4695" w:author="de Oliveira, Gabriel" w:date="2025-04-22T17:02:00Z" w16du:dateUtc="2025-04-22T20:02:00Z"/>
          <w:rFonts w:cs="Arial"/>
          <w:lang w:val="fr-FR"/>
        </w:rPr>
        <w:pPrChange w:id="4696" w:author="Chiarelo, Hugo" w:date="2025-09-10T17:28:00Z" w16du:dateUtc="2025-09-10T20:28:00Z">
          <w:pPr>
            <w:pStyle w:val="EndnoteText"/>
          </w:pPr>
        </w:pPrChange>
      </w:pPr>
      <w:del w:id="4697" w:author="de Oliveira, Gabriel" w:date="2025-04-22T17:02:00Z" w16du:dateUtc="2025-04-22T20:02:00Z">
        <w:r w:rsidRPr="001F0A69" w:rsidDel="00EB5EC3">
          <w:rPr>
            <w:rFonts w:cs="Arial"/>
            <w:lang w:val="fr-FR"/>
          </w:rPr>
          <w:tab/>
          <w:delText>3.b.</w:delText>
        </w:r>
        <w:r w:rsidRPr="001F0A69" w:rsidDel="00EB5EC3">
          <w:rPr>
            <w:rFonts w:cs="Arial"/>
            <w:lang w:val="fr-FR"/>
          </w:rPr>
          <w:tab/>
          <w:delText>…</w:delText>
        </w:r>
        <w:bookmarkStart w:id="4698" w:name="_Toc208433272"/>
        <w:bookmarkStart w:id="4699" w:name="_Toc211268720"/>
        <w:bookmarkStart w:id="4700" w:name="_Toc212622503"/>
        <w:bookmarkEnd w:id="4698"/>
        <w:bookmarkEnd w:id="4699"/>
        <w:bookmarkEnd w:id="4700"/>
      </w:del>
    </w:p>
    <w:p w14:paraId="34592985" w14:textId="4703AB76" w:rsidR="006A5F6F" w:rsidRPr="001F0A69" w:rsidDel="00EB5EC3" w:rsidRDefault="006A5F6F">
      <w:pPr>
        <w:pStyle w:val="Heading2"/>
        <w:rPr>
          <w:del w:id="4701" w:author="de Oliveira, Gabriel" w:date="2025-04-22T17:02:00Z" w16du:dateUtc="2025-04-22T20:02:00Z"/>
          <w:rFonts w:cs="Arial"/>
          <w:lang w:val="fr-FR"/>
        </w:rPr>
        <w:pPrChange w:id="4702" w:author="Chiarelo, Hugo" w:date="2025-09-10T17:28:00Z" w16du:dateUtc="2025-09-10T20:28:00Z">
          <w:pPr>
            <w:pStyle w:val="EndnoteText"/>
          </w:pPr>
        </w:pPrChange>
      </w:pPr>
      <w:del w:id="4703" w:author="de Oliveira, Gabriel" w:date="2025-04-22T17:02:00Z" w16du:dateUtc="2025-04-22T20:02:00Z">
        <w:r w:rsidRPr="001F0A69" w:rsidDel="00EB5EC3">
          <w:rPr>
            <w:rFonts w:cs="Arial"/>
            <w:lang w:val="fr-FR"/>
          </w:rPr>
          <w:delText>4)</w:delText>
        </w:r>
        <w:r w:rsidRPr="001F0A69" w:rsidDel="00EB5EC3">
          <w:rPr>
            <w:rFonts w:cs="Arial"/>
            <w:lang w:val="fr-FR"/>
          </w:rPr>
          <w:tab/>
          <w:delText>ISOLATION</w:delText>
        </w:r>
        <w:bookmarkStart w:id="4704" w:name="_Toc208433273"/>
        <w:bookmarkStart w:id="4705" w:name="_Toc211268721"/>
        <w:bookmarkStart w:id="4706" w:name="_Toc212622504"/>
        <w:bookmarkEnd w:id="4704"/>
        <w:bookmarkEnd w:id="4705"/>
        <w:bookmarkEnd w:id="4706"/>
      </w:del>
    </w:p>
    <w:p w14:paraId="5B9A9D92" w14:textId="693EA343" w:rsidR="006A5F6F" w:rsidRPr="001F0A69" w:rsidDel="00EB5EC3" w:rsidRDefault="006A5F6F">
      <w:pPr>
        <w:pStyle w:val="Heading2"/>
        <w:rPr>
          <w:del w:id="4707" w:author="de Oliveira, Gabriel" w:date="2025-04-22T17:02:00Z" w16du:dateUtc="2025-04-22T20:02:00Z"/>
          <w:rFonts w:cs="Arial"/>
          <w:lang w:val="fr-FR"/>
        </w:rPr>
        <w:pPrChange w:id="4708" w:author="Chiarelo, Hugo" w:date="2025-09-10T17:28:00Z" w16du:dateUtc="2025-09-10T20:28:00Z">
          <w:pPr>
            <w:pStyle w:val="EndnoteText"/>
          </w:pPr>
        </w:pPrChange>
      </w:pPr>
      <w:del w:id="4709" w:author="de Oliveira, Gabriel" w:date="2025-04-22T17:02:00Z" w16du:dateUtc="2025-04-22T20:02:00Z">
        <w:r w:rsidRPr="001F0A69" w:rsidDel="00EB5EC3">
          <w:rPr>
            <w:rFonts w:cs="Arial"/>
            <w:lang w:val="fr-FR"/>
          </w:rPr>
          <w:tab/>
          <w:delText>4.a</w:delText>
        </w:r>
        <w:r w:rsidR="005143F3" w:rsidRPr="001F0A69" w:rsidDel="00EB5EC3">
          <w:rPr>
            <w:rFonts w:cs="Arial"/>
            <w:lang w:val="fr-FR"/>
          </w:rPr>
          <w:tab/>
          <w:delText>…</w:delText>
        </w:r>
        <w:bookmarkStart w:id="4710" w:name="_Toc208433274"/>
        <w:bookmarkStart w:id="4711" w:name="_Toc211268722"/>
        <w:bookmarkStart w:id="4712" w:name="_Toc212622505"/>
        <w:bookmarkEnd w:id="4710"/>
        <w:bookmarkEnd w:id="4711"/>
        <w:bookmarkEnd w:id="4712"/>
      </w:del>
    </w:p>
    <w:p w14:paraId="559BC41A" w14:textId="69B2953D" w:rsidR="006A5F6F" w:rsidRPr="001F0A69" w:rsidDel="00EB5EC3" w:rsidRDefault="006A5F6F">
      <w:pPr>
        <w:pStyle w:val="Heading2"/>
        <w:rPr>
          <w:del w:id="4713" w:author="de Oliveira, Gabriel" w:date="2025-04-22T17:02:00Z" w16du:dateUtc="2025-04-22T20:02:00Z"/>
          <w:rFonts w:cs="Arial"/>
          <w:lang w:val="fr-FR"/>
        </w:rPr>
        <w:pPrChange w:id="4714" w:author="Chiarelo, Hugo" w:date="2025-09-10T17:28:00Z" w16du:dateUtc="2025-09-10T20:28:00Z">
          <w:pPr>
            <w:pStyle w:val="EndnoteText"/>
          </w:pPr>
        </w:pPrChange>
      </w:pPr>
      <w:del w:id="4715" w:author="de Oliveira, Gabriel" w:date="2025-04-22T17:02:00Z" w16du:dateUtc="2025-04-22T20:02:00Z">
        <w:r w:rsidRPr="001F0A69" w:rsidDel="00EB5EC3">
          <w:rPr>
            <w:rFonts w:cs="Arial"/>
            <w:lang w:val="fr-FR"/>
          </w:rPr>
          <w:tab/>
          <w:delText>4.b</w:delText>
        </w:r>
        <w:r w:rsidR="005143F3" w:rsidRPr="001F0A69" w:rsidDel="00EB5EC3">
          <w:rPr>
            <w:rFonts w:cs="Arial"/>
            <w:lang w:val="fr-FR"/>
          </w:rPr>
          <w:tab/>
          <w:delText>…</w:delText>
        </w:r>
        <w:bookmarkStart w:id="4716" w:name="_Toc208433275"/>
        <w:bookmarkStart w:id="4717" w:name="_Toc211268723"/>
        <w:bookmarkStart w:id="4718" w:name="_Toc212622506"/>
        <w:bookmarkEnd w:id="4716"/>
        <w:bookmarkEnd w:id="4717"/>
        <w:bookmarkEnd w:id="4718"/>
      </w:del>
    </w:p>
    <w:p w14:paraId="53BF0005" w14:textId="75211702" w:rsidR="006A5F6F" w:rsidRPr="001F0A69" w:rsidDel="00EB5EC3" w:rsidRDefault="00B144D6">
      <w:pPr>
        <w:pStyle w:val="Heading2"/>
        <w:rPr>
          <w:del w:id="4719" w:author="de Oliveira, Gabriel" w:date="2025-04-22T17:02:00Z" w16du:dateUtc="2025-04-22T20:02:00Z"/>
          <w:rFonts w:cs="Arial"/>
        </w:rPr>
        <w:pPrChange w:id="4720" w:author="Chiarelo, Hugo" w:date="2025-09-10T17:28:00Z" w16du:dateUtc="2025-09-10T20:28:00Z">
          <w:pPr>
            <w:pStyle w:val="EndnoteText"/>
          </w:pPr>
        </w:pPrChange>
      </w:pPr>
      <w:del w:id="4721" w:author="de Oliveira, Gabriel" w:date="2025-04-22T17:02:00Z" w16du:dateUtc="2025-04-22T20:02:00Z">
        <w:r w:rsidRPr="001F0A69" w:rsidDel="00EB5EC3">
          <w:rPr>
            <w:rFonts w:cs="Arial"/>
          </w:rPr>
          <w:delText>5)</w:delText>
        </w:r>
        <w:r w:rsidRPr="001F0A69" w:rsidDel="00EB5EC3">
          <w:rPr>
            <w:rFonts w:cs="Arial"/>
          </w:rPr>
          <w:tab/>
          <w:delText>DETAIL</w:delText>
        </w:r>
        <w:r w:rsidR="006A5F6F" w:rsidRPr="001F0A69" w:rsidDel="00EB5EC3">
          <w:rPr>
            <w:rFonts w:cs="Arial"/>
          </w:rPr>
          <w:delText>ED INSPECTION</w:delText>
        </w:r>
        <w:bookmarkStart w:id="4722" w:name="_Toc208433276"/>
        <w:bookmarkStart w:id="4723" w:name="_Toc211268724"/>
        <w:bookmarkStart w:id="4724" w:name="_Toc212622507"/>
        <w:bookmarkEnd w:id="4722"/>
        <w:bookmarkEnd w:id="4723"/>
        <w:bookmarkEnd w:id="4724"/>
      </w:del>
    </w:p>
    <w:p w14:paraId="6170B334" w14:textId="77A9839B" w:rsidR="006A5F6F" w:rsidRPr="001F0A69" w:rsidDel="00EB5EC3" w:rsidRDefault="006A5F6F">
      <w:pPr>
        <w:pStyle w:val="Heading2"/>
        <w:rPr>
          <w:del w:id="4725" w:author="de Oliveira, Gabriel" w:date="2025-04-22T17:02:00Z" w16du:dateUtc="2025-04-22T20:02:00Z"/>
          <w:rFonts w:cs="Arial"/>
        </w:rPr>
        <w:pPrChange w:id="4726" w:author="Chiarelo, Hugo" w:date="2025-09-10T17:28:00Z" w16du:dateUtc="2025-09-10T20:28:00Z">
          <w:pPr>
            <w:pStyle w:val="EndnoteText"/>
          </w:pPr>
        </w:pPrChange>
      </w:pPr>
      <w:del w:id="4727" w:author="de Oliveira, Gabriel" w:date="2025-04-22T17:02:00Z" w16du:dateUtc="2025-04-22T20:02:00Z">
        <w:r w:rsidRPr="001F0A69" w:rsidDel="00EB5EC3">
          <w:rPr>
            <w:rFonts w:cs="Arial"/>
          </w:rPr>
          <w:tab/>
          <w:delText>5.a.</w:delText>
        </w:r>
        <w:r w:rsidRPr="001F0A69" w:rsidDel="00EB5EC3">
          <w:rPr>
            <w:rFonts w:cs="Arial"/>
          </w:rPr>
          <w:tab/>
        </w:r>
        <w:r w:rsidR="005143F3" w:rsidRPr="001F0A69" w:rsidDel="00EB5EC3">
          <w:rPr>
            <w:rFonts w:cs="Arial"/>
          </w:rPr>
          <w:delText>…</w:delText>
        </w:r>
        <w:bookmarkStart w:id="4728" w:name="_Toc208433277"/>
        <w:bookmarkStart w:id="4729" w:name="_Toc211268725"/>
        <w:bookmarkStart w:id="4730" w:name="_Toc212622508"/>
        <w:bookmarkEnd w:id="4728"/>
        <w:bookmarkEnd w:id="4729"/>
        <w:bookmarkEnd w:id="4730"/>
      </w:del>
    </w:p>
    <w:p w14:paraId="3B97C79B" w14:textId="2E866268" w:rsidR="006A5F6F" w:rsidRPr="001F0A69" w:rsidDel="00EB5EC3" w:rsidRDefault="006A5F6F">
      <w:pPr>
        <w:pStyle w:val="Heading2"/>
        <w:rPr>
          <w:del w:id="4731" w:author="de Oliveira, Gabriel" w:date="2025-04-22T17:02:00Z" w16du:dateUtc="2025-04-22T20:02:00Z"/>
          <w:rFonts w:cs="Arial"/>
        </w:rPr>
        <w:pPrChange w:id="4732" w:author="Chiarelo, Hugo" w:date="2025-09-10T17:28:00Z" w16du:dateUtc="2025-09-10T20:28:00Z">
          <w:pPr>
            <w:pStyle w:val="EndnoteText"/>
          </w:pPr>
        </w:pPrChange>
      </w:pPr>
      <w:del w:id="4733" w:author="de Oliveira, Gabriel" w:date="2025-04-22T17:02:00Z" w16du:dateUtc="2025-04-22T20:02:00Z">
        <w:r w:rsidRPr="001F0A69" w:rsidDel="00EB5EC3">
          <w:rPr>
            <w:rFonts w:cs="Arial"/>
          </w:rPr>
          <w:tab/>
          <w:delText>5.b.</w:delText>
        </w:r>
        <w:r w:rsidRPr="001F0A69" w:rsidDel="00EB5EC3">
          <w:rPr>
            <w:rFonts w:cs="Arial"/>
          </w:rPr>
          <w:tab/>
          <w:delText>…</w:delText>
        </w:r>
        <w:bookmarkStart w:id="4734" w:name="_Toc208433278"/>
        <w:bookmarkStart w:id="4735" w:name="_Toc211268726"/>
        <w:bookmarkStart w:id="4736" w:name="_Toc212622509"/>
        <w:bookmarkEnd w:id="4734"/>
        <w:bookmarkEnd w:id="4735"/>
        <w:bookmarkEnd w:id="4736"/>
      </w:del>
    </w:p>
    <w:p w14:paraId="48D1467F" w14:textId="082C11CF" w:rsidR="006A5F6F" w:rsidRPr="001F0A69" w:rsidDel="00EB5EC3" w:rsidRDefault="006A5F6F">
      <w:pPr>
        <w:pStyle w:val="Heading2"/>
        <w:rPr>
          <w:del w:id="4737" w:author="de Oliveira, Gabriel" w:date="2025-04-22T17:02:00Z" w16du:dateUtc="2025-04-22T20:02:00Z"/>
          <w:rFonts w:cs="Arial"/>
        </w:rPr>
        <w:pPrChange w:id="4738" w:author="Chiarelo, Hugo" w:date="2025-09-10T17:28:00Z" w16du:dateUtc="2025-09-10T20:28:00Z">
          <w:pPr>
            <w:pStyle w:val="EndnoteText"/>
          </w:pPr>
        </w:pPrChange>
      </w:pPr>
      <w:del w:id="4739" w:author="de Oliveira, Gabriel" w:date="2025-04-22T17:02:00Z" w16du:dateUtc="2025-04-22T20:02:00Z">
        <w:r w:rsidRPr="001F0A69" w:rsidDel="00EB5EC3">
          <w:rPr>
            <w:rFonts w:cs="Arial"/>
          </w:rPr>
          <w:delText>6)</w:delText>
        </w:r>
        <w:r w:rsidRPr="001F0A69" w:rsidDel="00EB5EC3">
          <w:rPr>
            <w:rFonts w:cs="Arial"/>
          </w:rPr>
          <w:tab/>
          <w:delText>FUNCTION TEST</w:delText>
        </w:r>
        <w:bookmarkStart w:id="4740" w:name="_Toc208433279"/>
        <w:bookmarkStart w:id="4741" w:name="_Toc211268727"/>
        <w:bookmarkStart w:id="4742" w:name="_Toc212622510"/>
        <w:bookmarkEnd w:id="4740"/>
        <w:bookmarkEnd w:id="4741"/>
        <w:bookmarkEnd w:id="4742"/>
      </w:del>
    </w:p>
    <w:p w14:paraId="1F8A5107" w14:textId="31AB985E" w:rsidR="006A5F6F" w:rsidRPr="001F0A69" w:rsidDel="00EB5EC3" w:rsidRDefault="006A5F6F">
      <w:pPr>
        <w:pStyle w:val="Heading2"/>
        <w:rPr>
          <w:del w:id="4743" w:author="de Oliveira, Gabriel" w:date="2025-04-22T17:02:00Z" w16du:dateUtc="2025-04-22T20:02:00Z"/>
          <w:rFonts w:cs="Arial"/>
        </w:rPr>
        <w:pPrChange w:id="4744" w:author="Chiarelo, Hugo" w:date="2025-09-10T17:28:00Z" w16du:dateUtc="2025-09-10T20:28:00Z">
          <w:pPr>
            <w:pStyle w:val="EndnoteText"/>
          </w:pPr>
        </w:pPrChange>
      </w:pPr>
      <w:del w:id="4745" w:author="de Oliveira, Gabriel" w:date="2025-04-22T17:02:00Z" w16du:dateUtc="2025-04-22T20:02:00Z">
        <w:r w:rsidRPr="001F0A69" w:rsidDel="00EB5EC3">
          <w:rPr>
            <w:rFonts w:cs="Arial"/>
          </w:rPr>
          <w:tab/>
          <w:delText>5.a.</w:delText>
        </w:r>
        <w:r w:rsidRPr="001F0A69" w:rsidDel="00EB5EC3">
          <w:rPr>
            <w:rFonts w:cs="Arial"/>
          </w:rPr>
          <w:tab/>
        </w:r>
        <w:r w:rsidR="005143F3" w:rsidRPr="001F0A69" w:rsidDel="00EB5EC3">
          <w:rPr>
            <w:rFonts w:cs="Arial"/>
          </w:rPr>
          <w:delText>…</w:delText>
        </w:r>
        <w:bookmarkStart w:id="4746" w:name="_Toc208433280"/>
        <w:bookmarkStart w:id="4747" w:name="_Toc211268728"/>
        <w:bookmarkStart w:id="4748" w:name="_Toc212622511"/>
        <w:bookmarkEnd w:id="4746"/>
        <w:bookmarkEnd w:id="4747"/>
        <w:bookmarkEnd w:id="4748"/>
      </w:del>
    </w:p>
    <w:p w14:paraId="185339AF" w14:textId="062C3757" w:rsidR="006A5F6F" w:rsidRPr="001F0A69" w:rsidDel="00EB5EC3" w:rsidRDefault="006A5F6F">
      <w:pPr>
        <w:pStyle w:val="Heading2"/>
        <w:rPr>
          <w:del w:id="4749" w:author="de Oliveira, Gabriel" w:date="2025-04-22T17:02:00Z" w16du:dateUtc="2025-04-22T20:02:00Z"/>
          <w:rFonts w:cs="Arial"/>
        </w:rPr>
        <w:pPrChange w:id="4750" w:author="Chiarelo, Hugo" w:date="2025-09-10T17:28:00Z" w16du:dateUtc="2025-09-10T20:28:00Z">
          <w:pPr>
            <w:pStyle w:val="EndnoteText"/>
          </w:pPr>
        </w:pPrChange>
      </w:pPr>
      <w:del w:id="4751" w:author="de Oliveira, Gabriel" w:date="2025-04-22T17:02:00Z" w16du:dateUtc="2025-04-22T20:02:00Z">
        <w:r w:rsidRPr="001F0A69" w:rsidDel="00EB5EC3">
          <w:rPr>
            <w:rFonts w:cs="Arial"/>
          </w:rPr>
          <w:tab/>
          <w:delText>5.b.</w:delText>
        </w:r>
        <w:r w:rsidRPr="001F0A69" w:rsidDel="00EB5EC3">
          <w:rPr>
            <w:rFonts w:cs="Arial"/>
          </w:rPr>
          <w:tab/>
          <w:delText>…</w:delText>
        </w:r>
        <w:bookmarkStart w:id="4752" w:name="_Toc208433281"/>
        <w:bookmarkStart w:id="4753" w:name="_Toc211268729"/>
        <w:bookmarkStart w:id="4754" w:name="_Toc212622512"/>
        <w:bookmarkEnd w:id="4752"/>
        <w:bookmarkEnd w:id="4753"/>
        <w:bookmarkEnd w:id="4754"/>
      </w:del>
    </w:p>
    <w:p w14:paraId="4BD8B4A2" w14:textId="4E958F19" w:rsidR="006A5F6F" w:rsidRPr="001F0A69" w:rsidDel="00EB5EC3" w:rsidRDefault="006A5F6F">
      <w:pPr>
        <w:pStyle w:val="Heading2"/>
        <w:rPr>
          <w:del w:id="4755" w:author="de Oliveira, Gabriel" w:date="2025-04-22T17:02:00Z" w16du:dateUtc="2025-04-22T20:02:00Z"/>
          <w:rFonts w:cs="Arial"/>
        </w:rPr>
        <w:pPrChange w:id="4756" w:author="Chiarelo, Hugo" w:date="2025-09-10T17:28:00Z" w16du:dateUtc="2025-09-10T20:28:00Z">
          <w:pPr>
            <w:pStyle w:val="EndnoteText"/>
          </w:pPr>
        </w:pPrChange>
      </w:pPr>
      <w:del w:id="4757" w:author="de Oliveira, Gabriel" w:date="2025-04-22T17:02:00Z" w16du:dateUtc="2025-04-22T20:02:00Z">
        <w:r w:rsidRPr="001F0A69" w:rsidDel="00EB5EC3">
          <w:rPr>
            <w:rFonts w:cs="Arial"/>
          </w:rPr>
          <w:delText>7)</w:delText>
        </w:r>
        <w:r w:rsidRPr="001F0A69" w:rsidDel="00EB5EC3">
          <w:rPr>
            <w:rFonts w:cs="Arial"/>
          </w:rPr>
          <w:tab/>
          <w:delText>SPARE SYSTEMATIC REPLACEMENT</w:delText>
        </w:r>
        <w:bookmarkStart w:id="4758" w:name="_Toc208433282"/>
        <w:bookmarkStart w:id="4759" w:name="_Toc211268730"/>
        <w:bookmarkStart w:id="4760" w:name="_Toc212622513"/>
        <w:bookmarkEnd w:id="4758"/>
        <w:bookmarkEnd w:id="4759"/>
        <w:bookmarkEnd w:id="4760"/>
      </w:del>
    </w:p>
    <w:p w14:paraId="53967E52" w14:textId="444F85B9" w:rsidR="006A5F6F" w:rsidRPr="001F0A69" w:rsidDel="00EB5EC3" w:rsidRDefault="006A5F6F">
      <w:pPr>
        <w:pStyle w:val="Heading2"/>
        <w:rPr>
          <w:del w:id="4761" w:author="de Oliveira, Gabriel" w:date="2025-04-22T17:02:00Z" w16du:dateUtc="2025-04-22T20:02:00Z"/>
          <w:rFonts w:cs="Arial"/>
        </w:rPr>
        <w:pPrChange w:id="4762" w:author="Chiarelo, Hugo" w:date="2025-09-10T17:28:00Z" w16du:dateUtc="2025-09-10T20:28:00Z">
          <w:pPr>
            <w:pStyle w:val="EndnoteText"/>
          </w:pPr>
        </w:pPrChange>
      </w:pPr>
      <w:del w:id="4763" w:author="de Oliveira, Gabriel" w:date="2025-04-22T17:02:00Z" w16du:dateUtc="2025-04-22T20:02:00Z">
        <w:r w:rsidRPr="001F0A69" w:rsidDel="00EB5EC3">
          <w:rPr>
            <w:rFonts w:cs="Arial"/>
          </w:rPr>
          <w:tab/>
          <w:delText>7.a.</w:delText>
        </w:r>
        <w:r w:rsidRPr="001F0A69" w:rsidDel="00EB5EC3">
          <w:rPr>
            <w:rFonts w:cs="Arial"/>
          </w:rPr>
          <w:tab/>
        </w:r>
        <w:r w:rsidR="005143F3" w:rsidRPr="001F0A69" w:rsidDel="00EB5EC3">
          <w:rPr>
            <w:rFonts w:cs="Arial"/>
          </w:rPr>
          <w:delText>…</w:delText>
        </w:r>
        <w:bookmarkStart w:id="4764" w:name="_Toc208433283"/>
        <w:bookmarkStart w:id="4765" w:name="_Toc211268731"/>
        <w:bookmarkStart w:id="4766" w:name="_Toc212622514"/>
        <w:bookmarkEnd w:id="4764"/>
        <w:bookmarkEnd w:id="4765"/>
        <w:bookmarkEnd w:id="4766"/>
      </w:del>
    </w:p>
    <w:p w14:paraId="4F78F6F7" w14:textId="10A8F8C2" w:rsidR="006A5F6F" w:rsidRPr="001F0A69" w:rsidDel="00EB5EC3" w:rsidRDefault="006A5F6F">
      <w:pPr>
        <w:pStyle w:val="Heading2"/>
        <w:rPr>
          <w:del w:id="4767" w:author="de Oliveira, Gabriel" w:date="2025-04-22T17:02:00Z" w16du:dateUtc="2025-04-22T20:02:00Z"/>
          <w:rFonts w:cs="Arial"/>
        </w:rPr>
        <w:pPrChange w:id="4768" w:author="Chiarelo, Hugo" w:date="2025-09-10T17:28:00Z" w16du:dateUtc="2025-09-10T20:28:00Z">
          <w:pPr>
            <w:pStyle w:val="EndnoteText"/>
          </w:pPr>
        </w:pPrChange>
      </w:pPr>
      <w:del w:id="4769" w:author="de Oliveira, Gabriel" w:date="2025-04-22T17:02:00Z" w16du:dateUtc="2025-04-22T20:02:00Z">
        <w:r w:rsidRPr="001F0A69" w:rsidDel="00EB5EC3">
          <w:rPr>
            <w:rFonts w:cs="Arial"/>
          </w:rPr>
          <w:tab/>
          <w:delText>7.b.</w:delText>
        </w:r>
        <w:r w:rsidRPr="001F0A69" w:rsidDel="00EB5EC3">
          <w:rPr>
            <w:rFonts w:cs="Arial"/>
          </w:rPr>
          <w:tab/>
          <w:delText>…</w:delText>
        </w:r>
        <w:bookmarkStart w:id="4770" w:name="_Toc208433284"/>
        <w:bookmarkStart w:id="4771" w:name="_Toc211268732"/>
        <w:bookmarkStart w:id="4772" w:name="_Toc212622515"/>
        <w:bookmarkEnd w:id="4770"/>
        <w:bookmarkEnd w:id="4771"/>
        <w:bookmarkEnd w:id="4772"/>
      </w:del>
    </w:p>
    <w:p w14:paraId="6EA74023" w14:textId="57BC914E" w:rsidR="006A5F6F" w:rsidRPr="001F0A69" w:rsidDel="00EB5EC3" w:rsidRDefault="006A5F6F">
      <w:pPr>
        <w:pStyle w:val="Heading2"/>
        <w:rPr>
          <w:del w:id="4773" w:author="de Oliveira, Gabriel" w:date="2025-04-22T17:02:00Z" w16du:dateUtc="2025-04-22T20:02:00Z"/>
          <w:rFonts w:cs="Arial"/>
        </w:rPr>
        <w:pPrChange w:id="4774" w:author="Chiarelo, Hugo" w:date="2025-09-10T17:28:00Z" w16du:dateUtc="2025-09-10T20:28:00Z">
          <w:pPr>
            <w:pStyle w:val="EndnoteText"/>
          </w:pPr>
        </w:pPrChange>
      </w:pPr>
      <w:del w:id="4775" w:author="de Oliveira, Gabriel" w:date="2025-04-22T17:02:00Z" w16du:dateUtc="2025-04-22T20:02:00Z">
        <w:r w:rsidRPr="001F0A69" w:rsidDel="00EB5EC3">
          <w:rPr>
            <w:rFonts w:cs="Arial"/>
          </w:rPr>
          <w:delText>8)</w:delText>
        </w:r>
        <w:r w:rsidRPr="001F0A69" w:rsidDel="00EB5EC3">
          <w:rPr>
            <w:rFonts w:cs="Arial"/>
          </w:rPr>
          <w:tab/>
          <w:delText>DEISOLATION</w:delText>
        </w:r>
        <w:bookmarkStart w:id="4776" w:name="_Toc208433285"/>
        <w:bookmarkStart w:id="4777" w:name="_Toc211268733"/>
        <w:bookmarkStart w:id="4778" w:name="_Toc212622516"/>
        <w:bookmarkEnd w:id="4776"/>
        <w:bookmarkEnd w:id="4777"/>
        <w:bookmarkEnd w:id="4778"/>
      </w:del>
    </w:p>
    <w:p w14:paraId="215479D3" w14:textId="63D90562" w:rsidR="006A5F6F" w:rsidRPr="001F0A69" w:rsidDel="00EB5EC3" w:rsidRDefault="006A5F6F">
      <w:pPr>
        <w:pStyle w:val="Heading2"/>
        <w:rPr>
          <w:del w:id="4779" w:author="de Oliveira, Gabriel" w:date="2025-04-22T17:02:00Z" w16du:dateUtc="2025-04-22T20:02:00Z"/>
          <w:rFonts w:cs="Arial"/>
        </w:rPr>
        <w:pPrChange w:id="4780" w:author="Chiarelo, Hugo" w:date="2025-09-10T17:28:00Z" w16du:dateUtc="2025-09-10T20:28:00Z">
          <w:pPr>
            <w:pStyle w:val="EndnoteText"/>
          </w:pPr>
        </w:pPrChange>
      </w:pPr>
      <w:del w:id="4781" w:author="de Oliveira, Gabriel" w:date="2025-04-22T17:02:00Z" w16du:dateUtc="2025-04-22T20:02:00Z">
        <w:r w:rsidRPr="001F0A69" w:rsidDel="00EB5EC3">
          <w:rPr>
            <w:rFonts w:cs="Arial"/>
          </w:rPr>
          <w:tab/>
          <w:delText>8.a….</w:delText>
        </w:r>
        <w:bookmarkStart w:id="4782" w:name="_Toc208433286"/>
        <w:bookmarkStart w:id="4783" w:name="_Toc211268734"/>
        <w:bookmarkStart w:id="4784" w:name="_Toc212622517"/>
        <w:bookmarkEnd w:id="4782"/>
        <w:bookmarkEnd w:id="4783"/>
        <w:bookmarkEnd w:id="4784"/>
      </w:del>
    </w:p>
    <w:p w14:paraId="40D257EA" w14:textId="67BD825A" w:rsidR="006A5F6F" w:rsidRPr="001F0A69" w:rsidDel="00EB5EC3" w:rsidRDefault="006A5F6F">
      <w:pPr>
        <w:pStyle w:val="Heading2"/>
        <w:rPr>
          <w:del w:id="4785" w:author="de Oliveira, Gabriel" w:date="2025-04-22T17:02:00Z" w16du:dateUtc="2025-04-22T20:02:00Z"/>
          <w:rFonts w:cs="Arial"/>
        </w:rPr>
        <w:pPrChange w:id="4786" w:author="Chiarelo, Hugo" w:date="2025-09-10T17:28:00Z" w16du:dateUtc="2025-09-10T20:28:00Z">
          <w:pPr>
            <w:pStyle w:val="EndnoteText"/>
          </w:pPr>
        </w:pPrChange>
      </w:pPr>
      <w:del w:id="4787" w:author="de Oliveira, Gabriel" w:date="2025-04-22T17:02:00Z" w16du:dateUtc="2025-04-22T20:02:00Z">
        <w:r w:rsidRPr="001F0A69" w:rsidDel="00EB5EC3">
          <w:rPr>
            <w:rFonts w:cs="Arial"/>
          </w:rPr>
          <w:delText>9)</w:delText>
        </w:r>
        <w:r w:rsidRPr="001F0A69" w:rsidDel="00EB5EC3">
          <w:rPr>
            <w:rFonts w:cs="Arial"/>
          </w:rPr>
          <w:tab/>
          <w:delText>VISUAL INSPECTION AFTER SERVICE</w:delText>
        </w:r>
        <w:bookmarkStart w:id="4788" w:name="_Toc208433287"/>
        <w:bookmarkStart w:id="4789" w:name="_Toc211268735"/>
        <w:bookmarkStart w:id="4790" w:name="_Toc212622518"/>
        <w:bookmarkEnd w:id="4788"/>
        <w:bookmarkEnd w:id="4789"/>
        <w:bookmarkEnd w:id="4790"/>
      </w:del>
    </w:p>
    <w:p w14:paraId="608371B1" w14:textId="394C401B" w:rsidR="006A5F6F" w:rsidRPr="001F0A69" w:rsidDel="00EB5EC3" w:rsidRDefault="006A5F6F">
      <w:pPr>
        <w:pStyle w:val="Heading2"/>
        <w:rPr>
          <w:del w:id="4791" w:author="de Oliveira, Gabriel" w:date="2025-04-22T17:02:00Z" w16du:dateUtc="2025-04-22T20:02:00Z"/>
          <w:rFonts w:cs="Arial"/>
        </w:rPr>
        <w:pPrChange w:id="4792" w:author="Chiarelo, Hugo" w:date="2025-09-10T17:28:00Z" w16du:dateUtc="2025-09-10T20:28:00Z">
          <w:pPr>
            <w:pStyle w:val="EndnoteText"/>
          </w:pPr>
        </w:pPrChange>
      </w:pPr>
      <w:del w:id="4793" w:author="de Oliveira, Gabriel" w:date="2025-04-22T17:02:00Z" w16du:dateUtc="2025-04-22T20:02:00Z">
        <w:r w:rsidRPr="001F0A69" w:rsidDel="00EB5EC3">
          <w:rPr>
            <w:rFonts w:cs="Arial"/>
          </w:rPr>
          <w:delText xml:space="preserve">9.a. </w:delText>
        </w:r>
        <w:r w:rsidR="005143F3" w:rsidRPr="001F0A69" w:rsidDel="00EB5EC3">
          <w:rPr>
            <w:rFonts w:cs="Arial"/>
          </w:rPr>
          <w:tab/>
          <w:delText>…</w:delText>
        </w:r>
        <w:bookmarkStart w:id="4794" w:name="_Toc208433288"/>
        <w:bookmarkStart w:id="4795" w:name="_Toc211268736"/>
        <w:bookmarkStart w:id="4796" w:name="_Toc212622519"/>
        <w:bookmarkEnd w:id="4794"/>
        <w:bookmarkEnd w:id="4795"/>
        <w:bookmarkEnd w:id="4796"/>
      </w:del>
    </w:p>
    <w:p w14:paraId="2DAD6A4B" w14:textId="6585649D" w:rsidR="006A5F6F" w:rsidRPr="001F0A69" w:rsidDel="00EB5EC3" w:rsidRDefault="006A5F6F">
      <w:pPr>
        <w:pStyle w:val="Heading2"/>
        <w:rPr>
          <w:del w:id="4797" w:author="de Oliveira, Gabriel" w:date="2025-04-22T17:02:00Z" w16du:dateUtc="2025-04-22T20:02:00Z"/>
          <w:rFonts w:cs="Arial"/>
        </w:rPr>
        <w:pPrChange w:id="4798" w:author="Chiarelo, Hugo" w:date="2025-09-10T17:28:00Z" w16du:dateUtc="2025-09-10T20:28:00Z">
          <w:pPr>
            <w:pStyle w:val="EndnoteText"/>
          </w:pPr>
        </w:pPrChange>
      </w:pPr>
      <w:del w:id="4799" w:author="de Oliveira, Gabriel" w:date="2025-04-22T17:02:00Z" w16du:dateUtc="2025-04-22T20:02:00Z">
        <w:r w:rsidRPr="001F0A69" w:rsidDel="00EB5EC3">
          <w:rPr>
            <w:rFonts w:cs="Arial"/>
          </w:rPr>
          <w:tab/>
        </w:r>
        <w:r w:rsidR="005143F3" w:rsidRPr="001F0A69" w:rsidDel="00EB5EC3">
          <w:rPr>
            <w:rFonts w:cs="Arial"/>
          </w:rPr>
          <w:delText>9.</w:delText>
        </w:r>
        <w:r w:rsidRPr="001F0A69" w:rsidDel="00EB5EC3">
          <w:rPr>
            <w:rFonts w:cs="Arial"/>
          </w:rPr>
          <w:delText>b.</w:delText>
        </w:r>
        <w:r w:rsidRPr="001F0A69" w:rsidDel="00EB5EC3">
          <w:rPr>
            <w:rFonts w:cs="Arial"/>
          </w:rPr>
          <w:tab/>
          <w:delText>…</w:delText>
        </w:r>
        <w:bookmarkStart w:id="4800" w:name="_Toc208433289"/>
        <w:bookmarkStart w:id="4801" w:name="_Toc211268737"/>
        <w:bookmarkStart w:id="4802" w:name="_Toc212622520"/>
        <w:bookmarkEnd w:id="4800"/>
        <w:bookmarkEnd w:id="4801"/>
        <w:bookmarkEnd w:id="4802"/>
      </w:del>
    </w:p>
    <w:p w14:paraId="70D394A9" w14:textId="2F172ECB" w:rsidR="006A5F6F" w:rsidRPr="001F0A69" w:rsidDel="00EB5EC3" w:rsidRDefault="006A5F6F">
      <w:pPr>
        <w:pStyle w:val="Heading2"/>
        <w:rPr>
          <w:del w:id="4803" w:author="de Oliveira, Gabriel" w:date="2025-04-22T17:02:00Z" w16du:dateUtc="2025-04-22T20:02:00Z"/>
          <w:rFonts w:cs="Arial"/>
        </w:rPr>
        <w:pPrChange w:id="4804" w:author="Chiarelo, Hugo" w:date="2025-09-10T17:28:00Z" w16du:dateUtc="2025-09-10T20:28:00Z">
          <w:pPr>
            <w:pStyle w:val="EndnoteText"/>
          </w:pPr>
        </w:pPrChange>
      </w:pPr>
      <w:del w:id="4805" w:author="de Oliveira, Gabriel" w:date="2025-04-22T17:02:00Z" w16du:dateUtc="2025-04-22T20:02:00Z">
        <w:r w:rsidRPr="001F0A69" w:rsidDel="00EB5EC3">
          <w:rPr>
            <w:rFonts w:cs="Arial"/>
          </w:rPr>
          <w:delText>10)</w:delText>
        </w:r>
        <w:r w:rsidRPr="001F0A69" w:rsidDel="00EB5EC3">
          <w:rPr>
            <w:rFonts w:cs="Arial"/>
          </w:rPr>
          <w:tab/>
          <w:delText>PARAMETER RECORD AFTER MAINTENANCE</w:delText>
        </w:r>
        <w:bookmarkStart w:id="4806" w:name="_Toc208433290"/>
        <w:bookmarkStart w:id="4807" w:name="_Toc211268738"/>
        <w:bookmarkStart w:id="4808" w:name="_Toc212622521"/>
        <w:bookmarkEnd w:id="4806"/>
        <w:bookmarkEnd w:id="4807"/>
        <w:bookmarkEnd w:id="4808"/>
      </w:del>
    </w:p>
    <w:p w14:paraId="7FFB1A4A" w14:textId="253D0F17" w:rsidR="006A5F6F" w:rsidRPr="001F0A69" w:rsidDel="00EB5EC3" w:rsidRDefault="006A5F6F">
      <w:pPr>
        <w:pStyle w:val="Heading2"/>
        <w:rPr>
          <w:del w:id="4809" w:author="de Oliveira, Gabriel" w:date="2025-04-22T17:02:00Z" w16du:dateUtc="2025-04-22T20:02:00Z"/>
          <w:rFonts w:cs="Arial"/>
        </w:rPr>
        <w:pPrChange w:id="4810" w:author="Chiarelo, Hugo" w:date="2025-09-10T17:28:00Z" w16du:dateUtc="2025-09-10T20:28:00Z">
          <w:pPr>
            <w:pStyle w:val="EndnoteText"/>
          </w:pPr>
        </w:pPrChange>
      </w:pPr>
      <w:del w:id="4811" w:author="de Oliveira, Gabriel" w:date="2025-04-22T17:02:00Z" w16du:dateUtc="2025-04-22T20:02:00Z">
        <w:r w:rsidRPr="001F0A69" w:rsidDel="00EB5EC3">
          <w:rPr>
            <w:rFonts w:cs="Arial"/>
          </w:rPr>
          <w:tab/>
          <w:delText>10.a</w:delText>
        </w:r>
        <w:r w:rsidR="005143F3" w:rsidRPr="001F0A69" w:rsidDel="00EB5EC3">
          <w:rPr>
            <w:rFonts w:cs="Arial"/>
          </w:rPr>
          <w:tab/>
          <w:delText>…</w:delText>
        </w:r>
        <w:bookmarkStart w:id="4812" w:name="_Toc208433291"/>
        <w:bookmarkStart w:id="4813" w:name="_Toc211268739"/>
        <w:bookmarkStart w:id="4814" w:name="_Toc212622522"/>
        <w:bookmarkEnd w:id="4812"/>
        <w:bookmarkEnd w:id="4813"/>
        <w:bookmarkEnd w:id="4814"/>
      </w:del>
    </w:p>
    <w:p w14:paraId="5F2C95AC" w14:textId="76E4FF5A" w:rsidR="006A5F6F" w:rsidRPr="001F0A69" w:rsidDel="00EB5EC3" w:rsidRDefault="006A5F6F">
      <w:pPr>
        <w:pStyle w:val="Heading2"/>
        <w:rPr>
          <w:del w:id="4815" w:author="de Oliveira, Gabriel" w:date="2025-04-22T17:02:00Z" w16du:dateUtc="2025-04-22T20:02:00Z"/>
          <w:rFonts w:cs="Arial"/>
        </w:rPr>
        <w:pPrChange w:id="4816" w:author="Chiarelo, Hugo" w:date="2025-09-10T17:28:00Z" w16du:dateUtc="2025-09-10T20:28:00Z">
          <w:pPr>
            <w:pStyle w:val="EndnoteText"/>
          </w:pPr>
        </w:pPrChange>
      </w:pPr>
      <w:del w:id="4817" w:author="de Oliveira, Gabriel" w:date="2025-04-22T17:02:00Z" w16du:dateUtc="2025-04-22T20:02:00Z">
        <w:r w:rsidRPr="001F0A69" w:rsidDel="00EB5EC3">
          <w:rPr>
            <w:rFonts w:cs="Arial"/>
          </w:rPr>
          <w:tab/>
          <w:delText xml:space="preserve">10.b </w:delText>
        </w:r>
        <w:r w:rsidR="005143F3" w:rsidRPr="001F0A69" w:rsidDel="00EB5EC3">
          <w:rPr>
            <w:rFonts w:cs="Arial"/>
          </w:rPr>
          <w:tab/>
        </w:r>
        <w:r w:rsidRPr="001F0A69" w:rsidDel="00EB5EC3">
          <w:rPr>
            <w:rFonts w:cs="Arial"/>
          </w:rPr>
          <w:delText>…</w:delText>
        </w:r>
        <w:bookmarkStart w:id="4818" w:name="_Toc208433292"/>
        <w:bookmarkStart w:id="4819" w:name="_Toc211268740"/>
        <w:bookmarkStart w:id="4820" w:name="_Toc212622523"/>
        <w:bookmarkEnd w:id="4818"/>
        <w:bookmarkEnd w:id="4819"/>
        <w:bookmarkEnd w:id="4820"/>
      </w:del>
    </w:p>
    <w:p w14:paraId="4C76CD03" w14:textId="4249649C" w:rsidR="006A5F6F" w:rsidRPr="001F0A69" w:rsidDel="00EB5EC3" w:rsidRDefault="00B144D6">
      <w:pPr>
        <w:pStyle w:val="Heading2"/>
        <w:rPr>
          <w:del w:id="4821" w:author="de Oliveira, Gabriel" w:date="2025-04-22T17:02:00Z" w16du:dateUtc="2025-04-22T20:02:00Z"/>
          <w:rFonts w:cs="Arial"/>
        </w:rPr>
        <w:pPrChange w:id="4822" w:author="Chiarelo, Hugo" w:date="2025-09-10T17:28:00Z" w16du:dateUtc="2025-09-10T20:28:00Z">
          <w:pPr>
            <w:pStyle w:val="EndnoteText"/>
          </w:pPr>
        </w:pPrChange>
      </w:pPr>
      <w:del w:id="4823" w:author="de Oliveira, Gabriel" w:date="2025-04-22T17:02:00Z" w16du:dateUtc="2025-04-22T20:02:00Z">
        <w:r w:rsidRPr="001F0A69" w:rsidDel="00EB5EC3">
          <w:rPr>
            <w:rFonts w:cs="Arial"/>
          </w:rPr>
          <w:delText>11)</w:delText>
        </w:r>
        <w:r w:rsidRPr="001F0A69" w:rsidDel="00EB5EC3">
          <w:rPr>
            <w:rFonts w:cs="Arial"/>
          </w:rPr>
          <w:tab/>
          <w:delText>HOUSE</w:delText>
        </w:r>
        <w:r w:rsidR="006A5F6F" w:rsidRPr="001F0A69" w:rsidDel="00EB5EC3">
          <w:rPr>
            <w:rFonts w:cs="Arial"/>
          </w:rPr>
          <w:delText>KEEPING</w:delText>
        </w:r>
        <w:bookmarkStart w:id="4824" w:name="_Toc208433293"/>
        <w:bookmarkStart w:id="4825" w:name="_Toc211268741"/>
        <w:bookmarkStart w:id="4826" w:name="_Toc212622524"/>
        <w:bookmarkEnd w:id="4824"/>
        <w:bookmarkEnd w:id="4825"/>
        <w:bookmarkEnd w:id="4826"/>
      </w:del>
    </w:p>
    <w:p w14:paraId="04A3CAA7" w14:textId="4A8FAB19" w:rsidR="006A5F6F" w:rsidRPr="001F0A69" w:rsidDel="00EB5EC3" w:rsidRDefault="006A5F6F">
      <w:pPr>
        <w:pStyle w:val="Heading2"/>
        <w:rPr>
          <w:del w:id="4827" w:author="de Oliveira, Gabriel" w:date="2025-04-22T17:02:00Z" w16du:dateUtc="2025-04-22T20:02:00Z"/>
          <w:rFonts w:cs="Arial"/>
        </w:rPr>
        <w:pPrChange w:id="4828" w:author="Chiarelo, Hugo" w:date="2025-09-10T17:28:00Z" w16du:dateUtc="2025-09-10T20:28:00Z">
          <w:pPr>
            <w:pStyle w:val="EndnoteText"/>
          </w:pPr>
        </w:pPrChange>
      </w:pPr>
      <w:del w:id="4829" w:author="de Oliveira, Gabriel" w:date="2025-04-22T17:02:00Z" w16du:dateUtc="2025-04-22T20:02:00Z">
        <w:r w:rsidRPr="001F0A69" w:rsidDel="00EB5EC3">
          <w:rPr>
            <w:rFonts w:cs="Arial"/>
          </w:rPr>
          <w:tab/>
          <w:delText>11.a</w:delText>
        </w:r>
        <w:r w:rsidR="005143F3" w:rsidRPr="001F0A69" w:rsidDel="00EB5EC3">
          <w:rPr>
            <w:rFonts w:cs="Arial"/>
          </w:rPr>
          <w:tab/>
          <w:delText>…</w:delText>
        </w:r>
        <w:bookmarkStart w:id="4830" w:name="_Toc208433294"/>
        <w:bookmarkStart w:id="4831" w:name="_Toc211268742"/>
        <w:bookmarkStart w:id="4832" w:name="_Toc212622525"/>
        <w:bookmarkEnd w:id="4830"/>
        <w:bookmarkEnd w:id="4831"/>
        <w:bookmarkEnd w:id="4832"/>
      </w:del>
    </w:p>
    <w:p w14:paraId="1AA224FD" w14:textId="2C373000" w:rsidR="006A5F6F" w:rsidRPr="001F0A69" w:rsidDel="00EB5EC3" w:rsidRDefault="006A5F6F">
      <w:pPr>
        <w:pStyle w:val="Heading2"/>
        <w:rPr>
          <w:del w:id="4833" w:author="de Oliveira, Gabriel" w:date="2025-04-22T17:02:00Z" w16du:dateUtc="2025-04-22T20:02:00Z"/>
          <w:rFonts w:cs="Arial"/>
        </w:rPr>
        <w:pPrChange w:id="4834" w:author="Chiarelo, Hugo" w:date="2025-09-10T17:28:00Z" w16du:dateUtc="2025-09-10T20:28:00Z">
          <w:pPr>
            <w:pStyle w:val="EndnoteText"/>
          </w:pPr>
        </w:pPrChange>
      </w:pPr>
      <w:del w:id="4835" w:author="de Oliveira, Gabriel" w:date="2025-04-22T17:02:00Z" w16du:dateUtc="2025-04-22T20:02:00Z">
        <w:r w:rsidRPr="001F0A69" w:rsidDel="00EB5EC3">
          <w:rPr>
            <w:rFonts w:cs="Arial"/>
          </w:rPr>
          <w:tab/>
          <w:delText>11.b</w:delText>
        </w:r>
        <w:r w:rsidR="005143F3" w:rsidRPr="001F0A69" w:rsidDel="00EB5EC3">
          <w:rPr>
            <w:rFonts w:cs="Arial"/>
          </w:rPr>
          <w:tab/>
          <w:delText>…</w:delText>
        </w:r>
        <w:bookmarkStart w:id="4836" w:name="_Toc208433295"/>
        <w:bookmarkStart w:id="4837" w:name="_Toc211268743"/>
        <w:bookmarkStart w:id="4838" w:name="_Toc212622526"/>
        <w:bookmarkEnd w:id="4836"/>
        <w:bookmarkEnd w:id="4837"/>
        <w:bookmarkEnd w:id="4838"/>
      </w:del>
    </w:p>
    <w:p w14:paraId="5971B9DA" w14:textId="1CB5D013" w:rsidR="006A5F6F" w:rsidRPr="001F0A69" w:rsidDel="00EB5EC3" w:rsidRDefault="006A5F6F">
      <w:pPr>
        <w:pStyle w:val="Heading2"/>
        <w:rPr>
          <w:del w:id="4839" w:author="de Oliveira, Gabriel" w:date="2025-04-22T17:02:00Z" w16du:dateUtc="2025-04-22T20:02:00Z"/>
          <w:rFonts w:cs="Arial"/>
        </w:rPr>
        <w:pPrChange w:id="4840" w:author="Chiarelo, Hugo" w:date="2025-09-10T17:28:00Z" w16du:dateUtc="2025-09-10T20:28:00Z">
          <w:pPr>
            <w:pStyle w:val="EndnoteText"/>
          </w:pPr>
        </w:pPrChange>
      </w:pPr>
      <w:del w:id="4841" w:author="de Oliveira, Gabriel" w:date="2025-04-22T17:02:00Z" w16du:dateUtc="2025-04-22T20:02:00Z">
        <w:r w:rsidRPr="001F0A69" w:rsidDel="00EB5EC3">
          <w:rPr>
            <w:rFonts w:cs="Arial"/>
          </w:rPr>
          <w:delText>12)</w:delText>
        </w:r>
        <w:r w:rsidRPr="001F0A69" w:rsidDel="00EB5EC3">
          <w:rPr>
            <w:rFonts w:cs="Arial"/>
          </w:rPr>
          <w:tab/>
          <w:delText>PAPER WORK</w:delText>
        </w:r>
        <w:bookmarkStart w:id="4842" w:name="_Toc208433296"/>
        <w:bookmarkStart w:id="4843" w:name="_Toc211268744"/>
        <w:bookmarkStart w:id="4844" w:name="_Toc212622527"/>
        <w:bookmarkEnd w:id="4842"/>
        <w:bookmarkEnd w:id="4843"/>
        <w:bookmarkEnd w:id="4844"/>
      </w:del>
    </w:p>
    <w:p w14:paraId="7AF3C605" w14:textId="03E6AE8A" w:rsidR="006A5F6F" w:rsidRPr="001F0A69" w:rsidDel="00EB5EC3" w:rsidRDefault="006A5F6F">
      <w:pPr>
        <w:pStyle w:val="Heading2"/>
        <w:rPr>
          <w:del w:id="4845" w:author="de Oliveira, Gabriel" w:date="2025-04-22T17:02:00Z" w16du:dateUtc="2025-04-22T20:02:00Z"/>
          <w:rFonts w:cs="Arial"/>
        </w:rPr>
        <w:pPrChange w:id="4846" w:author="Chiarelo, Hugo" w:date="2025-09-10T17:28:00Z" w16du:dateUtc="2025-09-10T20:28:00Z">
          <w:pPr>
            <w:pStyle w:val="EndnoteText"/>
          </w:pPr>
        </w:pPrChange>
      </w:pPr>
      <w:del w:id="4847" w:author="de Oliveira, Gabriel" w:date="2025-04-22T17:02:00Z" w16du:dateUtc="2025-04-22T20:02:00Z">
        <w:r w:rsidRPr="001F0A69" w:rsidDel="00EB5EC3">
          <w:rPr>
            <w:rFonts w:cs="Arial"/>
          </w:rPr>
          <w:tab/>
          <w:delText>12.a</w:delText>
        </w:r>
        <w:r w:rsidR="005143F3" w:rsidRPr="001F0A69" w:rsidDel="00EB5EC3">
          <w:rPr>
            <w:rFonts w:cs="Arial"/>
          </w:rPr>
          <w:tab/>
          <w:delText>…</w:delText>
        </w:r>
        <w:bookmarkStart w:id="4848" w:name="_Toc208433297"/>
        <w:bookmarkStart w:id="4849" w:name="_Toc211268745"/>
        <w:bookmarkStart w:id="4850" w:name="_Toc212622528"/>
        <w:bookmarkEnd w:id="4848"/>
        <w:bookmarkEnd w:id="4849"/>
        <w:bookmarkEnd w:id="4850"/>
      </w:del>
    </w:p>
    <w:p w14:paraId="7500A83F" w14:textId="044FD3D1" w:rsidR="006A5F6F" w:rsidRPr="001F0A69" w:rsidDel="00EB5EC3" w:rsidRDefault="006A5F6F">
      <w:pPr>
        <w:pStyle w:val="Heading2"/>
        <w:rPr>
          <w:del w:id="4851" w:author="de Oliveira, Gabriel" w:date="2025-04-22T17:02:00Z" w16du:dateUtc="2025-04-22T20:02:00Z"/>
          <w:rFonts w:cs="Arial"/>
        </w:rPr>
        <w:pPrChange w:id="4852" w:author="Chiarelo, Hugo" w:date="2025-09-10T17:28:00Z" w16du:dateUtc="2025-09-10T20:28:00Z">
          <w:pPr>
            <w:pStyle w:val="EndnoteText"/>
          </w:pPr>
        </w:pPrChange>
      </w:pPr>
      <w:del w:id="4853" w:author="de Oliveira, Gabriel" w:date="2025-04-22T17:02:00Z" w16du:dateUtc="2025-04-22T20:02:00Z">
        <w:r w:rsidRPr="001F0A69" w:rsidDel="00EB5EC3">
          <w:rPr>
            <w:rFonts w:cs="Arial"/>
          </w:rPr>
          <w:tab/>
          <w:delText>12.b</w:delText>
        </w:r>
        <w:r w:rsidR="005143F3" w:rsidRPr="001F0A69" w:rsidDel="00EB5EC3">
          <w:rPr>
            <w:rFonts w:cs="Arial"/>
          </w:rPr>
          <w:tab/>
          <w:delText>…</w:delText>
        </w:r>
        <w:bookmarkStart w:id="4854" w:name="_Toc208433298"/>
        <w:bookmarkStart w:id="4855" w:name="_Toc211268746"/>
        <w:bookmarkStart w:id="4856" w:name="_Toc212622529"/>
        <w:bookmarkEnd w:id="4854"/>
        <w:bookmarkEnd w:id="4855"/>
        <w:bookmarkEnd w:id="4856"/>
      </w:del>
    </w:p>
    <w:p w14:paraId="35437199" w14:textId="752D67A1" w:rsidR="001364A0" w:rsidRPr="001F0A69" w:rsidDel="00EB5EC3" w:rsidRDefault="001364A0">
      <w:pPr>
        <w:pStyle w:val="Heading2"/>
        <w:rPr>
          <w:del w:id="4857" w:author="de Oliveira, Gabriel" w:date="2025-04-22T17:02:00Z" w16du:dateUtc="2025-04-22T20:02:00Z"/>
          <w:rFonts w:cs="Arial"/>
        </w:rPr>
        <w:pPrChange w:id="4858" w:author="Chiarelo, Hugo" w:date="2025-09-10T17:28:00Z" w16du:dateUtc="2025-09-10T20:28:00Z">
          <w:pPr>
            <w:pStyle w:val="EndnoteText"/>
          </w:pPr>
        </w:pPrChange>
      </w:pPr>
      <w:del w:id="4859" w:author="de Oliveira, Gabriel" w:date="2025-04-22T17:02:00Z" w16du:dateUtc="2025-04-22T20:02:00Z">
        <w:r w:rsidRPr="001F0A69" w:rsidDel="00EB5EC3">
          <w:rPr>
            <w:rFonts w:cs="Arial"/>
          </w:rPr>
          <w:delText xml:space="preserve">This methodology will be applicable to all </w:delText>
        </w:r>
        <w:r w:rsidR="00EF42A8" w:rsidRPr="001F0A69" w:rsidDel="00EB5EC3">
          <w:rPr>
            <w:rFonts w:cs="Arial"/>
          </w:rPr>
          <w:delText>Job Description</w:delText>
        </w:r>
        <w:r w:rsidR="00B144D6" w:rsidRPr="001F0A69" w:rsidDel="00EB5EC3">
          <w:rPr>
            <w:rFonts w:cs="Arial"/>
          </w:rPr>
          <w:delText>s</w:delText>
        </w:r>
        <w:r w:rsidRPr="001F0A69" w:rsidDel="00EB5EC3">
          <w:rPr>
            <w:rFonts w:cs="Arial"/>
          </w:rPr>
          <w:delText xml:space="preserve"> written from </w:delText>
        </w:r>
        <w:r w:rsidR="00B144D6" w:rsidRPr="001F0A69" w:rsidDel="00EB5EC3">
          <w:rPr>
            <w:rFonts w:cs="Arial"/>
          </w:rPr>
          <w:delText>1</w:delText>
        </w:r>
        <w:r w:rsidR="00B144D6" w:rsidRPr="001F0A69" w:rsidDel="00EB5EC3">
          <w:rPr>
            <w:rFonts w:cs="Arial"/>
            <w:vertAlign w:val="superscript"/>
          </w:rPr>
          <w:delText>st</w:delText>
        </w:r>
        <w:r w:rsidR="00B144D6" w:rsidRPr="001F0A69" w:rsidDel="00EB5EC3">
          <w:rPr>
            <w:rFonts w:cs="Arial"/>
          </w:rPr>
          <w:delText xml:space="preserve"> of</w:delText>
        </w:r>
        <w:r w:rsidRPr="001F0A69" w:rsidDel="00EB5EC3">
          <w:rPr>
            <w:rFonts w:cs="Arial"/>
          </w:rPr>
          <w:delText xml:space="preserve"> July 2016.</w:delText>
        </w:r>
        <w:bookmarkStart w:id="4860" w:name="_Toc208433299"/>
        <w:bookmarkStart w:id="4861" w:name="_Toc211268747"/>
        <w:bookmarkStart w:id="4862" w:name="_Toc212622530"/>
        <w:bookmarkEnd w:id="4860"/>
        <w:bookmarkEnd w:id="4861"/>
        <w:bookmarkEnd w:id="4862"/>
      </w:del>
    </w:p>
    <w:p w14:paraId="7769C608" w14:textId="69ED94E8" w:rsidR="005143F3" w:rsidRPr="001F0A69" w:rsidDel="00EB5EC3" w:rsidRDefault="005143F3">
      <w:pPr>
        <w:pStyle w:val="Heading2"/>
        <w:rPr>
          <w:del w:id="4863" w:author="de Oliveira, Gabriel" w:date="2025-04-22T17:02:00Z" w16du:dateUtc="2025-04-22T20:02:00Z"/>
          <w:rFonts w:cs="Arial"/>
        </w:rPr>
        <w:pPrChange w:id="4864" w:author="Chiarelo, Hugo" w:date="2025-09-10T17:28:00Z" w16du:dateUtc="2025-09-10T20:28:00Z">
          <w:pPr>
            <w:pStyle w:val="EndnoteText"/>
          </w:pPr>
        </w:pPrChange>
      </w:pPr>
      <w:bookmarkStart w:id="4865" w:name="_Toc208433300"/>
      <w:bookmarkStart w:id="4866" w:name="_Toc211268748"/>
      <w:bookmarkStart w:id="4867" w:name="_Toc212622531"/>
      <w:bookmarkEnd w:id="4865"/>
      <w:bookmarkEnd w:id="4866"/>
      <w:bookmarkEnd w:id="4867"/>
    </w:p>
    <w:p w14:paraId="2FDF1DBD" w14:textId="5E0D9AC7" w:rsidR="005143F3" w:rsidRPr="001F0A69" w:rsidDel="00EB5EC3" w:rsidRDefault="00EF42A8">
      <w:pPr>
        <w:pStyle w:val="Heading2"/>
        <w:rPr>
          <w:del w:id="4868" w:author="de Oliveira, Gabriel" w:date="2025-04-22T17:02:00Z" w16du:dateUtc="2025-04-22T20:02:00Z"/>
          <w:rFonts w:cs="Arial"/>
          <w:noProof/>
        </w:rPr>
        <w:pPrChange w:id="4869" w:author="Chiarelo, Hugo" w:date="2025-09-10T17:28:00Z" w16du:dateUtc="2025-09-10T20:28:00Z">
          <w:pPr>
            <w:pStyle w:val="EndnoteText"/>
          </w:pPr>
        </w:pPrChange>
      </w:pPr>
      <w:del w:id="4870" w:author="de Oliveira, Gabriel" w:date="2025-04-22T17:02:00Z" w16du:dateUtc="2025-04-22T20:02:00Z">
        <w:r w:rsidRPr="001F0A69" w:rsidDel="00EB5EC3">
          <w:rPr>
            <w:rFonts w:cs="Arial"/>
            <w:noProof/>
          </w:rPr>
          <w:delText>Job Description</w:delText>
        </w:r>
        <w:r w:rsidR="005143F3" w:rsidRPr="001F0A69" w:rsidDel="00EB5EC3">
          <w:rPr>
            <w:rFonts w:cs="Arial"/>
            <w:noProof/>
          </w:rPr>
          <w:delText xml:space="preserve"> CONTENT</w:delText>
        </w:r>
        <w:bookmarkStart w:id="4871" w:name="_Toc208433301"/>
        <w:bookmarkStart w:id="4872" w:name="_Toc211268749"/>
        <w:bookmarkStart w:id="4873" w:name="_Toc212622532"/>
        <w:bookmarkEnd w:id="4871"/>
        <w:bookmarkEnd w:id="4872"/>
        <w:bookmarkEnd w:id="4873"/>
      </w:del>
    </w:p>
    <w:p w14:paraId="1D84A6D1" w14:textId="4AF7ABFE" w:rsidR="005143F3" w:rsidRPr="001F0A69" w:rsidDel="00EB5EC3" w:rsidRDefault="005143F3">
      <w:pPr>
        <w:pStyle w:val="Heading2"/>
        <w:rPr>
          <w:del w:id="4874" w:author="de Oliveira, Gabriel" w:date="2025-04-22T17:02:00Z" w16du:dateUtc="2025-04-22T20:02:00Z"/>
          <w:rFonts w:cs="Arial"/>
        </w:rPr>
        <w:pPrChange w:id="4875" w:author="Chiarelo, Hugo" w:date="2025-09-10T17:28:00Z" w16du:dateUtc="2025-09-10T20:28:00Z">
          <w:pPr>
            <w:pStyle w:val="EndnoteText"/>
          </w:pPr>
        </w:pPrChange>
      </w:pPr>
      <w:bookmarkStart w:id="4876" w:name="_Toc208433302"/>
      <w:bookmarkStart w:id="4877" w:name="_Toc211268750"/>
      <w:bookmarkStart w:id="4878" w:name="_Toc212622533"/>
      <w:bookmarkEnd w:id="4876"/>
      <w:bookmarkEnd w:id="4877"/>
      <w:bookmarkEnd w:id="4878"/>
    </w:p>
    <w:p w14:paraId="05005A86" w14:textId="583F5557" w:rsidR="001908D9" w:rsidRPr="001F0A69" w:rsidDel="00EB5EC3" w:rsidRDefault="005143F3">
      <w:pPr>
        <w:pStyle w:val="Heading2"/>
        <w:rPr>
          <w:del w:id="4879" w:author="de Oliveira, Gabriel" w:date="2025-04-22T17:02:00Z" w16du:dateUtc="2025-04-22T20:02:00Z"/>
          <w:rFonts w:cs="Arial"/>
        </w:rPr>
        <w:pPrChange w:id="4880" w:author="Chiarelo, Hugo" w:date="2025-09-10T17:28:00Z" w16du:dateUtc="2025-09-10T20:28:00Z">
          <w:pPr>
            <w:pStyle w:val="EndnoteText"/>
          </w:pPr>
        </w:pPrChange>
      </w:pPr>
      <w:bookmarkStart w:id="4881" w:name="_Toc524355636"/>
      <w:del w:id="4882" w:author="de Oliveira, Gabriel" w:date="2025-04-22T17:02:00Z" w16du:dateUtc="2025-04-22T20:02:00Z">
        <w:r w:rsidRPr="001F0A69" w:rsidDel="00EB5EC3">
          <w:rPr>
            <w:rFonts w:cs="Arial"/>
          </w:rPr>
          <w:delText>PREREQUISITE</w:delText>
        </w:r>
        <w:bookmarkStart w:id="4883" w:name="_Toc208433303"/>
        <w:bookmarkStart w:id="4884" w:name="_Toc211268751"/>
        <w:bookmarkStart w:id="4885" w:name="_Toc212622534"/>
        <w:bookmarkEnd w:id="4881"/>
        <w:bookmarkEnd w:id="4883"/>
        <w:bookmarkEnd w:id="4884"/>
        <w:bookmarkEnd w:id="4885"/>
      </w:del>
    </w:p>
    <w:p w14:paraId="799D7BCD" w14:textId="31BCC72E" w:rsidR="005143F3" w:rsidRPr="001F0A69" w:rsidDel="00EB5EC3" w:rsidRDefault="00B144D6">
      <w:pPr>
        <w:pStyle w:val="Heading2"/>
        <w:rPr>
          <w:del w:id="4886" w:author="de Oliveira, Gabriel" w:date="2025-04-22T17:02:00Z" w16du:dateUtc="2025-04-22T20:02:00Z"/>
          <w:rFonts w:cs="Arial"/>
        </w:rPr>
        <w:pPrChange w:id="4887" w:author="Chiarelo, Hugo" w:date="2025-09-10T17:28:00Z" w16du:dateUtc="2025-09-10T20:28:00Z">
          <w:pPr>
            <w:pStyle w:val="EndnoteText"/>
          </w:pPr>
        </w:pPrChange>
      </w:pPr>
      <w:del w:id="4888" w:author="de Oliveira, Gabriel" w:date="2025-04-22T17:02:00Z" w16du:dateUtc="2025-04-22T20:02:00Z">
        <w:r w:rsidRPr="001F0A69" w:rsidDel="00EB5EC3">
          <w:rPr>
            <w:rFonts w:cs="Arial"/>
          </w:rPr>
          <w:delText>The prerequisite section</w:delText>
        </w:r>
        <w:r w:rsidR="005143F3" w:rsidRPr="001F0A69" w:rsidDel="00EB5EC3">
          <w:rPr>
            <w:rFonts w:cs="Arial"/>
          </w:rPr>
          <w:delText xml:space="preserve"> of the</w:delText>
        </w:r>
        <w:r w:rsidRPr="001F0A69" w:rsidDel="00EB5EC3">
          <w:rPr>
            <w:rFonts w:cs="Arial"/>
          </w:rPr>
          <w:delText xml:space="preserve"> </w:delText>
        </w:r>
        <w:r w:rsidR="00EF42A8" w:rsidRPr="001F0A69" w:rsidDel="00EB5EC3">
          <w:rPr>
            <w:rFonts w:cs="Arial"/>
          </w:rPr>
          <w:delText>Job Description</w:delText>
        </w:r>
        <w:r w:rsidRPr="001F0A69" w:rsidDel="00EB5EC3">
          <w:rPr>
            <w:rFonts w:cs="Arial"/>
          </w:rPr>
          <w:delText xml:space="preserve"> will describe </w:delText>
        </w:r>
        <w:r w:rsidR="005143F3" w:rsidRPr="001F0A69" w:rsidDel="00EB5EC3">
          <w:rPr>
            <w:rFonts w:cs="Arial"/>
          </w:rPr>
          <w:delText xml:space="preserve">what </w:delText>
        </w:r>
        <w:r w:rsidR="004A4272" w:rsidRPr="001F0A69" w:rsidDel="00EB5EC3">
          <w:rPr>
            <w:rFonts w:cs="Arial"/>
          </w:rPr>
          <w:delText>the</w:delText>
        </w:r>
        <w:r w:rsidRPr="001F0A69" w:rsidDel="00EB5EC3">
          <w:rPr>
            <w:rFonts w:cs="Arial"/>
          </w:rPr>
          <w:delText xml:space="preserve"> external</w:delText>
        </w:r>
        <w:r w:rsidR="004A4272" w:rsidRPr="001F0A69" w:rsidDel="00EB5EC3">
          <w:rPr>
            <w:rFonts w:cs="Arial"/>
          </w:rPr>
          <w:delText xml:space="preserve"> needs </w:delText>
        </w:r>
        <w:r w:rsidR="00874DAB" w:rsidRPr="001F0A69" w:rsidDel="00EB5EC3">
          <w:rPr>
            <w:rFonts w:cs="Arial"/>
          </w:rPr>
          <w:delText>are:</w:delText>
        </w:r>
        <w:bookmarkStart w:id="4889" w:name="_Toc208433304"/>
        <w:bookmarkStart w:id="4890" w:name="_Toc211268752"/>
        <w:bookmarkStart w:id="4891" w:name="_Toc212622535"/>
        <w:bookmarkEnd w:id="4889"/>
        <w:bookmarkEnd w:id="4890"/>
        <w:bookmarkEnd w:id="4891"/>
      </w:del>
    </w:p>
    <w:p w14:paraId="29A35F5C" w14:textId="437A4558" w:rsidR="005143F3" w:rsidRPr="001F0A69" w:rsidDel="00EB5EC3" w:rsidRDefault="005143F3">
      <w:pPr>
        <w:pStyle w:val="Heading2"/>
        <w:rPr>
          <w:del w:id="4892" w:author="de Oliveira, Gabriel" w:date="2025-04-22T17:02:00Z" w16du:dateUtc="2025-04-22T20:02:00Z"/>
          <w:rFonts w:cs="Arial"/>
        </w:rPr>
        <w:pPrChange w:id="4893" w:author="Chiarelo, Hugo" w:date="2025-09-10T17:28:00Z" w16du:dateUtc="2025-09-10T20:28:00Z">
          <w:pPr>
            <w:pStyle w:val="EndnoteText"/>
          </w:pPr>
        </w:pPrChange>
      </w:pPr>
      <w:del w:id="4894" w:author="de Oliveira, Gabriel" w:date="2025-04-22T17:02:00Z" w16du:dateUtc="2025-04-22T20:02:00Z">
        <w:r w:rsidRPr="001F0A69" w:rsidDel="00EB5EC3">
          <w:rPr>
            <w:rFonts w:cs="Arial"/>
          </w:rPr>
          <w:delText xml:space="preserve"> third party,</w:delText>
        </w:r>
        <w:bookmarkStart w:id="4895" w:name="_Toc208433305"/>
        <w:bookmarkStart w:id="4896" w:name="_Toc211268753"/>
        <w:bookmarkStart w:id="4897" w:name="_Toc212622536"/>
        <w:bookmarkEnd w:id="4895"/>
        <w:bookmarkEnd w:id="4896"/>
        <w:bookmarkEnd w:id="4897"/>
      </w:del>
    </w:p>
    <w:p w14:paraId="7B8E17DF" w14:textId="3BCE5770" w:rsidR="005143F3" w:rsidRPr="001F0A69" w:rsidDel="00EB5EC3" w:rsidRDefault="00F252DD">
      <w:pPr>
        <w:pStyle w:val="Heading2"/>
        <w:rPr>
          <w:del w:id="4898" w:author="de Oliveira, Gabriel" w:date="2025-04-22T17:02:00Z" w16du:dateUtc="2025-04-22T20:02:00Z"/>
          <w:rFonts w:cs="Arial"/>
        </w:rPr>
        <w:pPrChange w:id="4899" w:author="Chiarelo, Hugo" w:date="2025-09-10T17:28:00Z" w16du:dateUtc="2025-09-10T20:28:00Z">
          <w:pPr>
            <w:pStyle w:val="EndnoteText"/>
          </w:pPr>
        </w:pPrChange>
      </w:pPr>
      <w:del w:id="4900" w:author="de Oliveira, Gabriel" w:date="2025-04-22T17:02:00Z" w16du:dateUtc="2025-04-22T20:02:00Z">
        <w:r w:rsidRPr="001F0A69" w:rsidDel="00EB5EC3">
          <w:rPr>
            <w:rFonts w:cs="Arial"/>
          </w:rPr>
          <w:delText xml:space="preserve"> s</w:delText>
        </w:r>
        <w:r w:rsidR="005143F3" w:rsidRPr="001F0A69" w:rsidDel="00EB5EC3">
          <w:rPr>
            <w:rFonts w:cs="Arial"/>
          </w:rPr>
          <w:delText>urveyor,</w:delText>
        </w:r>
        <w:bookmarkStart w:id="4901" w:name="_Toc208433306"/>
        <w:bookmarkStart w:id="4902" w:name="_Toc211268754"/>
        <w:bookmarkStart w:id="4903" w:name="_Toc212622537"/>
        <w:bookmarkEnd w:id="4901"/>
        <w:bookmarkEnd w:id="4902"/>
        <w:bookmarkEnd w:id="4903"/>
      </w:del>
    </w:p>
    <w:p w14:paraId="1536C2D8" w14:textId="0C4B76F4" w:rsidR="005143F3" w:rsidRPr="001F0A69" w:rsidDel="00EB5EC3" w:rsidRDefault="005143F3">
      <w:pPr>
        <w:pStyle w:val="Heading2"/>
        <w:rPr>
          <w:del w:id="4904" w:author="de Oliveira, Gabriel" w:date="2025-04-22T17:02:00Z" w16du:dateUtc="2025-04-22T20:02:00Z"/>
          <w:rFonts w:cs="Arial"/>
        </w:rPr>
        <w:pPrChange w:id="4905" w:author="Chiarelo, Hugo" w:date="2025-09-10T17:28:00Z" w16du:dateUtc="2025-09-10T20:28:00Z">
          <w:pPr>
            <w:pStyle w:val="EndnoteText"/>
          </w:pPr>
        </w:pPrChange>
      </w:pPr>
      <w:del w:id="4906" w:author="de Oliveira, Gabriel" w:date="2025-04-22T17:02:00Z" w16du:dateUtc="2025-04-22T20:02:00Z">
        <w:r w:rsidRPr="001F0A69" w:rsidDel="00EB5EC3">
          <w:rPr>
            <w:rFonts w:cs="Arial"/>
          </w:rPr>
          <w:delText>technical support,</w:delText>
        </w:r>
        <w:bookmarkStart w:id="4907" w:name="_Toc208433307"/>
        <w:bookmarkStart w:id="4908" w:name="_Toc211268755"/>
        <w:bookmarkStart w:id="4909" w:name="_Toc212622538"/>
        <w:bookmarkEnd w:id="4907"/>
        <w:bookmarkEnd w:id="4908"/>
        <w:bookmarkEnd w:id="4909"/>
      </w:del>
    </w:p>
    <w:p w14:paraId="70DDA39F" w14:textId="5B76D164" w:rsidR="003A491F" w:rsidRPr="001F0A69" w:rsidDel="00EB5EC3" w:rsidRDefault="00B144D6">
      <w:pPr>
        <w:pStyle w:val="Heading2"/>
        <w:rPr>
          <w:del w:id="4910" w:author="de Oliveira, Gabriel" w:date="2025-04-22T17:02:00Z" w16du:dateUtc="2025-04-22T20:02:00Z"/>
          <w:rFonts w:cs="Arial"/>
        </w:rPr>
        <w:pPrChange w:id="4911" w:author="Chiarelo, Hugo" w:date="2025-09-10T17:28:00Z" w16du:dateUtc="2025-09-10T20:28:00Z">
          <w:pPr>
            <w:pStyle w:val="EndnoteText"/>
          </w:pPr>
        </w:pPrChange>
      </w:pPr>
      <w:del w:id="4912" w:author="de Oliveira, Gabriel" w:date="2025-04-22T17:02:00Z" w16du:dateUtc="2025-04-22T20:02:00Z">
        <w:r w:rsidRPr="001F0A69" w:rsidDel="00EB5EC3">
          <w:rPr>
            <w:rFonts w:cs="Arial"/>
          </w:rPr>
          <w:delText>W</w:delText>
        </w:r>
        <w:r w:rsidR="004A4272" w:rsidRPr="001F0A69" w:rsidDel="00EB5EC3">
          <w:rPr>
            <w:rFonts w:cs="Arial"/>
          </w:rPr>
          <w:delText>hat</w:delText>
        </w:r>
        <w:r w:rsidR="005143F3" w:rsidRPr="001F0A69" w:rsidDel="00EB5EC3">
          <w:rPr>
            <w:rFonts w:cs="Arial"/>
          </w:rPr>
          <w:delText xml:space="preserve"> the Team offshore might require, </w:delText>
        </w:r>
        <w:r w:rsidR="00F0559D" w:rsidRPr="001F0A69" w:rsidDel="00EB5EC3">
          <w:rPr>
            <w:rFonts w:cs="Arial"/>
          </w:rPr>
          <w:delText>to</w:delText>
        </w:r>
        <w:r w:rsidR="005143F3" w:rsidRPr="001F0A69" w:rsidDel="00EB5EC3">
          <w:rPr>
            <w:rFonts w:cs="Arial"/>
          </w:rPr>
          <w:delText xml:space="preserve"> perform the content of the </w:delText>
        </w:r>
        <w:r w:rsidR="00EF42A8" w:rsidRPr="001F0A69" w:rsidDel="00EB5EC3">
          <w:rPr>
            <w:rFonts w:cs="Arial"/>
          </w:rPr>
          <w:delText>Job Description</w:delText>
        </w:r>
        <w:r w:rsidR="005143F3" w:rsidRPr="001F0A69" w:rsidDel="00EB5EC3">
          <w:rPr>
            <w:rFonts w:cs="Arial"/>
          </w:rPr>
          <w:delText xml:space="preserve"> in the most efficient manne</w:delText>
        </w:r>
        <w:r w:rsidR="00874DAB" w:rsidRPr="001F0A69" w:rsidDel="00EB5EC3">
          <w:rPr>
            <w:rFonts w:cs="Arial"/>
          </w:rPr>
          <w:delText>r.</w:delText>
        </w:r>
        <w:bookmarkStart w:id="4913" w:name="_Toc208433308"/>
        <w:bookmarkStart w:id="4914" w:name="_Toc211268756"/>
        <w:bookmarkStart w:id="4915" w:name="_Toc212622539"/>
        <w:bookmarkEnd w:id="4913"/>
        <w:bookmarkEnd w:id="4914"/>
        <w:bookmarkEnd w:id="4915"/>
      </w:del>
    </w:p>
    <w:p w14:paraId="01DAEBB9" w14:textId="784BC842" w:rsidR="00F252DD" w:rsidRPr="001F0A69" w:rsidDel="00EB5EC3" w:rsidRDefault="00F252DD">
      <w:pPr>
        <w:pStyle w:val="Heading2"/>
        <w:rPr>
          <w:del w:id="4916" w:author="de Oliveira, Gabriel" w:date="2025-04-22T17:02:00Z" w16du:dateUtc="2025-04-22T20:02:00Z"/>
          <w:rFonts w:cs="Arial"/>
        </w:rPr>
        <w:pPrChange w:id="4917" w:author="Chiarelo, Hugo" w:date="2025-09-10T17:28:00Z" w16du:dateUtc="2025-09-10T20:28:00Z">
          <w:pPr>
            <w:pStyle w:val="EndnoteText"/>
          </w:pPr>
        </w:pPrChange>
      </w:pPr>
      <w:bookmarkStart w:id="4918" w:name="_Toc208433309"/>
      <w:bookmarkStart w:id="4919" w:name="_Toc211268757"/>
      <w:bookmarkStart w:id="4920" w:name="_Toc212622540"/>
      <w:bookmarkEnd w:id="4918"/>
      <w:bookmarkEnd w:id="4919"/>
      <w:bookmarkEnd w:id="4920"/>
    </w:p>
    <w:p w14:paraId="4691CD7B" w14:textId="7730A959" w:rsidR="005143F3" w:rsidRPr="001F0A69" w:rsidDel="00EB5EC3" w:rsidRDefault="008A299E">
      <w:pPr>
        <w:pStyle w:val="Heading2"/>
        <w:rPr>
          <w:del w:id="4921" w:author="de Oliveira, Gabriel" w:date="2025-04-22T17:02:00Z" w16du:dateUtc="2025-04-22T20:02:00Z"/>
          <w:rFonts w:cs="Arial"/>
        </w:rPr>
        <w:pPrChange w:id="4922" w:author="Chiarelo, Hugo" w:date="2025-09-10T17:28:00Z" w16du:dateUtc="2025-09-10T20:28:00Z">
          <w:pPr>
            <w:pStyle w:val="EndnoteText"/>
          </w:pPr>
        </w:pPrChange>
      </w:pPr>
      <w:bookmarkStart w:id="4923" w:name="_Toc524355637"/>
      <w:del w:id="4924" w:author="de Oliveira, Gabriel" w:date="2025-04-22T17:02:00Z" w16du:dateUtc="2025-04-22T20:02:00Z">
        <w:r w:rsidRPr="001F0A69" w:rsidDel="00EB5EC3">
          <w:rPr>
            <w:rFonts w:cs="Arial"/>
          </w:rPr>
          <w:delText>VISUAL INSPECTION BEFORE EQUIPMENT ISOLATION</w:delText>
        </w:r>
        <w:bookmarkStart w:id="4925" w:name="_Toc208433310"/>
        <w:bookmarkStart w:id="4926" w:name="_Toc211268758"/>
        <w:bookmarkStart w:id="4927" w:name="_Toc212622541"/>
        <w:bookmarkEnd w:id="4923"/>
        <w:bookmarkEnd w:id="4925"/>
        <w:bookmarkEnd w:id="4926"/>
        <w:bookmarkEnd w:id="4927"/>
      </w:del>
    </w:p>
    <w:p w14:paraId="6284C725" w14:textId="69F4D78C" w:rsidR="005143F3" w:rsidRPr="001F0A69" w:rsidDel="00EB5EC3" w:rsidRDefault="008A299E">
      <w:pPr>
        <w:pStyle w:val="Heading2"/>
        <w:rPr>
          <w:del w:id="4928" w:author="de Oliveira, Gabriel" w:date="2025-04-22T17:02:00Z" w16du:dateUtc="2025-04-22T20:02:00Z"/>
          <w:rFonts w:cs="Arial"/>
        </w:rPr>
        <w:pPrChange w:id="4929" w:author="Chiarelo, Hugo" w:date="2025-09-10T17:28:00Z" w16du:dateUtc="2025-09-10T20:28:00Z">
          <w:pPr>
            <w:pStyle w:val="EndnoteText"/>
          </w:pPr>
        </w:pPrChange>
      </w:pPr>
      <w:del w:id="4930" w:author="de Oliveira, Gabriel" w:date="2025-04-22T17:02:00Z" w16du:dateUtc="2025-04-22T20:02:00Z">
        <w:r w:rsidRPr="001F0A69" w:rsidDel="00EB5EC3">
          <w:rPr>
            <w:rFonts w:cs="Arial"/>
          </w:rPr>
          <w:delText xml:space="preserve">This section of the </w:delText>
        </w:r>
        <w:r w:rsidR="00EF42A8" w:rsidRPr="001F0A69" w:rsidDel="00EB5EC3">
          <w:rPr>
            <w:rFonts w:cs="Arial"/>
          </w:rPr>
          <w:delText>Job Description</w:delText>
        </w:r>
        <w:r w:rsidRPr="001F0A69" w:rsidDel="00EB5EC3">
          <w:rPr>
            <w:rFonts w:cs="Arial"/>
          </w:rPr>
          <w:delText xml:space="preserve"> is written taken in</w:delText>
        </w:r>
        <w:r w:rsidR="00B144D6" w:rsidRPr="001F0A69" w:rsidDel="00EB5EC3">
          <w:rPr>
            <w:rFonts w:cs="Arial"/>
          </w:rPr>
          <w:delText>to</w:delText>
        </w:r>
        <w:r w:rsidRPr="001F0A69" w:rsidDel="00EB5EC3">
          <w:rPr>
            <w:rFonts w:cs="Arial"/>
          </w:rPr>
          <w:delText xml:space="preserve"> consideration that equipment are in service condition prior to be maintained. </w:delText>
        </w:r>
        <w:bookmarkStart w:id="4931" w:name="_Toc208433311"/>
        <w:bookmarkStart w:id="4932" w:name="_Toc211268759"/>
        <w:bookmarkStart w:id="4933" w:name="_Toc212622542"/>
        <w:bookmarkEnd w:id="4931"/>
        <w:bookmarkEnd w:id="4932"/>
        <w:bookmarkEnd w:id="4933"/>
      </w:del>
    </w:p>
    <w:p w14:paraId="1AD8B0A8" w14:textId="5A48C788" w:rsidR="00B144D6" w:rsidRPr="001F0A69" w:rsidDel="00EB5EC3" w:rsidRDefault="008A299E">
      <w:pPr>
        <w:pStyle w:val="Heading2"/>
        <w:rPr>
          <w:del w:id="4934" w:author="de Oliveira, Gabriel" w:date="2025-04-22T17:02:00Z" w16du:dateUtc="2025-04-22T20:02:00Z"/>
          <w:rFonts w:cs="Arial"/>
        </w:rPr>
        <w:pPrChange w:id="4935" w:author="Chiarelo, Hugo" w:date="2025-09-10T17:28:00Z" w16du:dateUtc="2025-09-10T20:28:00Z">
          <w:pPr>
            <w:pStyle w:val="EndnoteText"/>
          </w:pPr>
        </w:pPrChange>
      </w:pPr>
      <w:del w:id="4936" w:author="de Oliveira, Gabriel" w:date="2025-04-22T17:02:00Z" w16du:dateUtc="2025-04-22T20:02:00Z">
        <w:r w:rsidRPr="001F0A69" w:rsidDel="00EB5EC3">
          <w:rPr>
            <w:rFonts w:cs="Arial"/>
          </w:rPr>
          <w:delText xml:space="preserve">In this section only maintenance activities, which require no intrusive inspection or activities that need to be performed while equipment is in service will be listed. </w:delText>
        </w:r>
        <w:bookmarkStart w:id="4937" w:name="_Toc208433312"/>
        <w:bookmarkStart w:id="4938" w:name="_Toc211268760"/>
        <w:bookmarkStart w:id="4939" w:name="_Toc212622543"/>
        <w:bookmarkEnd w:id="4937"/>
        <w:bookmarkEnd w:id="4938"/>
        <w:bookmarkEnd w:id="4939"/>
      </w:del>
    </w:p>
    <w:p w14:paraId="05FDEB2F" w14:textId="305F4D4E" w:rsidR="001908D9" w:rsidRPr="001F0A69" w:rsidDel="00EB5EC3" w:rsidRDefault="008A299E">
      <w:pPr>
        <w:pStyle w:val="Heading2"/>
        <w:rPr>
          <w:del w:id="4940" w:author="de Oliveira, Gabriel" w:date="2025-04-22T17:02:00Z" w16du:dateUtc="2025-04-22T20:02:00Z"/>
          <w:rFonts w:cs="Arial"/>
        </w:rPr>
        <w:pPrChange w:id="4941" w:author="Chiarelo, Hugo" w:date="2025-09-10T17:28:00Z" w16du:dateUtc="2025-09-10T20:28:00Z">
          <w:pPr>
            <w:pStyle w:val="EndnoteText"/>
          </w:pPr>
        </w:pPrChange>
      </w:pPr>
      <w:del w:id="4942" w:author="de Oliveira, Gabriel" w:date="2025-04-22T17:02:00Z" w16du:dateUtc="2025-04-22T20:02:00Z">
        <w:r w:rsidRPr="001F0A69" w:rsidDel="00EB5EC3">
          <w:rPr>
            <w:rFonts w:cs="Arial"/>
          </w:rPr>
          <w:delText xml:space="preserve">As an example, this will concern observation to be performed on a valve for evidence of </w:delText>
        </w:r>
        <w:r w:rsidR="004A4272" w:rsidRPr="001F0A69" w:rsidDel="00EB5EC3">
          <w:rPr>
            <w:rFonts w:cs="Arial"/>
          </w:rPr>
          <w:delText>leakage on</w:delText>
        </w:r>
        <w:r w:rsidRPr="001F0A69" w:rsidDel="00EB5EC3">
          <w:rPr>
            <w:rFonts w:cs="Arial"/>
          </w:rPr>
          <w:delText xml:space="preserve"> the flanges or solenoids if actuated.</w:delText>
        </w:r>
        <w:bookmarkStart w:id="4943" w:name="_Toc208433313"/>
        <w:bookmarkStart w:id="4944" w:name="_Toc211268761"/>
        <w:bookmarkStart w:id="4945" w:name="_Toc212622544"/>
        <w:bookmarkEnd w:id="4943"/>
        <w:bookmarkEnd w:id="4944"/>
        <w:bookmarkEnd w:id="4945"/>
      </w:del>
    </w:p>
    <w:p w14:paraId="79342EDB" w14:textId="53256B46" w:rsidR="008A299E" w:rsidRPr="001F0A69" w:rsidDel="00EB5EC3" w:rsidRDefault="008A299E">
      <w:pPr>
        <w:pStyle w:val="Heading2"/>
        <w:rPr>
          <w:del w:id="4946" w:author="de Oliveira, Gabriel" w:date="2025-04-22T17:02:00Z" w16du:dateUtc="2025-04-22T20:02:00Z"/>
          <w:rFonts w:cs="Arial"/>
        </w:rPr>
        <w:pPrChange w:id="4947" w:author="Chiarelo, Hugo" w:date="2025-09-10T17:28:00Z" w16du:dateUtc="2025-09-10T20:28:00Z">
          <w:pPr>
            <w:pStyle w:val="EndnoteText"/>
          </w:pPr>
        </w:pPrChange>
      </w:pPr>
      <w:bookmarkStart w:id="4948" w:name="_Toc208433314"/>
      <w:bookmarkStart w:id="4949" w:name="_Toc211268762"/>
      <w:bookmarkStart w:id="4950" w:name="_Toc212622545"/>
      <w:bookmarkEnd w:id="4948"/>
      <w:bookmarkEnd w:id="4949"/>
      <w:bookmarkEnd w:id="4950"/>
    </w:p>
    <w:p w14:paraId="61F67E05" w14:textId="25F5D116" w:rsidR="008A299E" w:rsidRPr="001F0A69" w:rsidDel="00EB5EC3" w:rsidRDefault="008A299E">
      <w:pPr>
        <w:pStyle w:val="Heading2"/>
        <w:rPr>
          <w:del w:id="4951" w:author="de Oliveira, Gabriel" w:date="2025-04-22T17:02:00Z" w16du:dateUtc="2025-04-22T20:02:00Z"/>
          <w:rFonts w:cs="Arial"/>
        </w:rPr>
        <w:pPrChange w:id="4952" w:author="Chiarelo, Hugo" w:date="2025-09-10T17:28:00Z" w16du:dateUtc="2025-09-10T20:28:00Z">
          <w:pPr>
            <w:pStyle w:val="EndnoteText"/>
          </w:pPr>
        </w:pPrChange>
      </w:pPr>
      <w:bookmarkStart w:id="4953" w:name="_Toc524355638"/>
      <w:del w:id="4954" w:author="de Oliveira, Gabriel" w:date="2025-04-22T17:02:00Z" w16du:dateUtc="2025-04-22T20:02:00Z">
        <w:r w:rsidRPr="001F0A69" w:rsidDel="00EB5EC3">
          <w:rPr>
            <w:rFonts w:cs="Arial"/>
          </w:rPr>
          <w:delText>PARAMETER RECORD</w:delText>
        </w:r>
        <w:bookmarkStart w:id="4955" w:name="_Toc208433315"/>
        <w:bookmarkStart w:id="4956" w:name="_Toc211268763"/>
        <w:bookmarkStart w:id="4957" w:name="_Toc212622546"/>
        <w:bookmarkEnd w:id="4953"/>
        <w:bookmarkEnd w:id="4955"/>
        <w:bookmarkEnd w:id="4956"/>
        <w:bookmarkEnd w:id="4957"/>
      </w:del>
    </w:p>
    <w:p w14:paraId="484D6666" w14:textId="4745FD56" w:rsidR="008A299E" w:rsidRPr="001F0A69" w:rsidDel="00EB5EC3" w:rsidRDefault="008A299E">
      <w:pPr>
        <w:pStyle w:val="Heading2"/>
        <w:rPr>
          <w:del w:id="4958" w:author="de Oliveira, Gabriel" w:date="2025-04-22T17:02:00Z" w16du:dateUtc="2025-04-22T20:02:00Z"/>
          <w:rFonts w:cs="Arial"/>
        </w:rPr>
        <w:pPrChange w:id="4959" w:author="Chiarelo, Hugo" w:date="2025-09-10T17:28:00Z" w16du:dateUtc="2025-09-10T20:28:00Z">
          <w:pPr>
            <w:pStyle w:val="EndnoteText"/>
          </w:pPr>
        </w:pPrChange>
      </w:pPr>
      <w:del w:id="4960" w:author="de Oliveira, Gabriel" w:date="2025-04-22T17:02:00Z" w16du:dateUtc="2025-04-22T20:02:00Z">
        <w:r w:rsidRPr="001F0A69" w:rsidDel="00EB5EC3">
          <w:rPr>
            <w:rFonts w:cs="Arial"/>
          </w:rPr>
          <w:delText>This section will list all the parameter</w:delText>
        </w:r>
        <w:r w:rsidR="00B144D6" w:rsidRPr="001F0A69" w:rsidDel="00EB5EC3">
          <w:rPr>
            <w:rFonts w:cs="Arial"/>
          </w:rPr>
          <w:delText>s</w:delText>
        </w:r>
        <w:r w:rsidRPr="001F0A69" w:rsidDel="00EB5EC3">
          <w:rPr>
            <w:rFonts w:cs="Arial"/>
          </w:rPr>
          <w:delText xml:space="preserve"> that re</w:delText>
        </w:r>
        <w:r w:rsidR="00EF42A8" w:rsidRPr="001F0A69" w:rsidDel="00EB5EC3">
          <w:rPr>
            <w:rFonts w:cs="Arial"/>
          </w:rPr>
          <w:delText>quire</w:delText>
        </w:r>
        <w:r w:rsidR="00B144D6" w:rsidRPr="001F0A69" w:rsidDel="00EB5EC3">
          <w:rPr>
            <w:rFonts w:cs="Arial"/>
          </w:rPr>
          <w:delText xml:space="preserve"> reporting and analysis</w:delText>
        </w:r>
        <w:r w:rsidRPr="001F0A69" w:rsidDel="00EB5EC3">
          <w:rPr>
            <w:rFonts w:cs="Arial"/>
          </w:rPr>
          <w:delText xml:space="preserve"> by the offshore maintenance team</w:delText>
        </w:r>
        <w:r w:rsidR="00F252DD" w:rsidRPr="001F0A69" w:rsidDel="00EB5EC3">
          <w:rPr>
            <w:rFonts w:cs="Arial"/>
          </w:rPr>
          <w:delText xml:space="preserve"> while the equipment is running.</w:delText>
        </w:r>
        <w:bookmarkStart w:id="4961" w:name="_Toc208433316"/>
        <w:bookmarkStart w:id="4962" w:name="_Toc211268764"/>
        <w:bookmarkStart w:id="4963" w:name="_Toc212622547"/>
        <w:bookmarkEnd w:id="4961"/>
        <w:bookmarkEnd w:id="4962"/>
        <w:bookmarkEnd w:id="4963"/>
      </w:del>
    </w:p>
    <w:p w14:paraId="5C5E3610" w14:textId="16B02CE0" w:rsidR="0044126A" w:rsidRPr="001F0A69" w:rsidDel="00EB5EC3" w:rsidRDefault="008A299E">
      <w:pPr>
        <w:pStyle w:val="Heading2"/>
        <w:rPr>
          <w:del w:id="4964" w:author="de Oliveira, Gabriel" w:date="2025-04-22T17:02:00Z" w16du:dateUtc="2025-04-22T20:02:00Z"/>
          <w:rFonts w:cs="Arial"/>
        </w:rPr>
        <w:pPrChange w:id="4965" w:author="Chiarelo, Hugo" w:date="2025-09-10T17:28:00Z" w16du:dateUtc="2025-09-10T20:28:00Z">
          <w:pPr>
            <w:pStyle w:val="EndnoteText"/>
          </w:pPr>
        </w:pPrChange>
      </w:pPr>
      <w:del w:id="4966" w:author="de Oliveira, Gabriel" w:date="2025-04-22T17:02:00Z" w16du:dateUtc="2025-04-22T20:02:00Z">
        <w:r w:rsidRPr="001F0A69" w:rsidDel="00EB5EC3">
          <w:rPr>
            <w:rFonts w:cs="Arial"/>
          </w:rPr>
          <w:delText>For example Suction discharge pressure</w:delText>
        </w:r>
        <w:r w:rsidR="0044126A" w:rsidRPr="001F0A69" w:rsidDel="00EB5EC3">
          <w:rPr>
            <w:rFonts w:cs="Arial"/>
          </w:rPr>
          <w:delText xml:space="preserve"> and flow</w:delText>
        </w:r>
        <w:r w:rsidRPr="001F0A69" w:rsidDel="00EB5EC3">
          <w:rPr>
            <w:rFonts w:cs="Arial"/>
          </w:rPr>
          <w:delText xml:space="preserve"> on a centrifugal pump</w:delText>
        </w:r>
        <w:r w:rsidR="0044126A" w:rsidRPr="001F0A69" w:rsidDel="00EB5EC3">
          <w:rPr>
            <w:rFonts w:cs="Arial"/>
          </w:rPr>
          <w:delText xml:space="preserve"> to be checked </w:delText>
        </w:r>
        <w:r w:rsidR="00B144D6" w:rsidRPr="001F0A69" w:rsidDel="00EB5EC3">
          <w:rPr>
            <w:rFonts w:cs="Arial"/>
          </w:rPr>
          <w:delText xml:space="preserve">against </w:delText>
        </w:r>
        <w:r w:rsidR="0044126A" w:rsidRPr="001F0A69" w:rsidDel="00EB5EC3">
          <w:rPr>
            <w:rFonts w:cs="Arial"/>
          </w:rPr>
          <w:delText>the pump curves.</w:delText>
        </w:r>
        <w:bookmarkStart w:id="4967" w:name="_Toc208433317"/>
        <w:bookmarkStart w:id="4968" w:name="_Toc211268765"/>
        <w:bookmarkStart w:id="4969" w:name="_Toc212622548"/>
        <w:bookmarkEnd w:id="4967"/>
        <w:bookmarkEnd w:id="4968"/>
        <w:bookmarkEnd w:id="4969"/>
      </w:del>
    </w:p>
    <w:p w14:paraId="254CE9F1" w14:textId="7FB63EE6" w:rsidR="00F252DD" w:rsidRPr="001F0A69" w:rsidDel="00EB5EC3" w:rsidRDefault="00F252DD">
      <w:pPr>
        <w:pStyle w:val="Heading2"/>
        <w:rPr>
          <w:del w:id="4970" w:author="de Oliveira, Gabriel" w:date="2025-04-22T17:02:00Z" w16du:dateUtc="2025-04-22T20:02:00Z"/>
          <w:rFonts w:cs="Arial"/>
        </w:rPr>
        <w:pPrChange w:id="4971" w:author="Chiarelo, Hugo" w:date="2025-09-10T17:28:00Z" w16du:dateUtc="2025-09-10T20:28:00Z">
          <w:pPr>
            <w:pStyle w:val="EndnoteText"/>
          </w:pPr>
        </w:pPrChange>
      </w:pPr>
      <w:bookmarkStart w:id="4972" w:name="_Toc208433318"/>
      <w:bookmarkStart w:id="4973" w:name="_Toc211268766"/>
      <w:bookmarkStart w:id="4974" w:name="_Toc212622549"/>
      <w:bookmarkEnd w:id="4972"/>
      <w:bookmarkEnd w:id="4973"/>
      <w:bookmarkEnd w:id="4974"/>
    </w:p>
    <w:p w14:paraId="12B78C22" w14:textId="1B4DA8E2" w:rsidR="0044126A" w:rsidRPr="001F0A69" w:rsidDel="00EB5EC3" w:rsidRDefault="0044126A">
      <w:pPr>
        <w:pStyle w:val="Heading2"/>
        <w:rPr>
          <w:del w:id="4975" w:author="de Oliveira, Gabriel" w:date="2025-04-22T17:02:00Z" w16du:dateUtc="2025-04-22T20:02:00Z"/>
          <w:rFonts w:cs="Arial"/>
        </w:rPr>
        <w:pPrChange w:id="4976" w:author="Chiarelo, Hugo" w:date="2025-09-10T17:28:00Z" w16du:dateUtc="2025-09-10T20:28:00Z">
          <w:pPr>
            <w:pStyle w:val="EndnoteText"/>
          </w:pPr>
        </w:pPrChange>
      </w:pPr>
      <w:bookmarkStart w:id="4977" w:name="_Toc524355639"/>
      <w:del w:id="4978" w:author="de Oliveira, Gabriel" w:date="2025-04-22T17:02:00Z" w16du:dateUtc="2025-04-22T20:02:00Z">
        <w:r w:rsidRPr="001F0A69" w:rsidDel="00EB5EC3">
          <w:rPr>
            <w:rFonts w:cs="Arial"/>
          </w:rPr>
          <w:delText>ISOLATION</w:delText>
        </w:r>
        <w:bookmarkStart w:id="4979" w:name="_Toc208433319"/>
        <w:bookmarkStart w:id="4980" w:name="_Toc211268767"/>
        <w:bookmarkStart w:id="4981" w:name="_Toc212622550"/>
        <w:bookmarkEnd w:id="4977"/>
        <w:bookmarkEnd w:id="4979"/>
        <w:bookmarkEnd w:id="4980"/>
        <w:bookmarkEnd w:id="4981"/>
      </w:del>
    </w:p>
    <w:p w14:paraId="2687B611" w14:textId="1A2BC818" w:rsidR="0044126A" w:rsidRPr="001F0A69" w:rsidDel="00EB5EC3" w:rsidRDefault="0044126A">
      <w:pPr>
        <w:pStyle w:val="Heading2"/>
        <w:rPr>
          <w:del w:id="4982" w:author="de Oliveira, Gabriel" w:date="2025-04-22T17:02:00Z" w16du:dateUtc="2025-04-22T20:02:00Z"/>
          <w:rFonts w:cs="Arial"/>
        </w:rPr>
        <w:pPrChange w:id="4983" w:author="Chiarelo, Hugo" w:date="2025-09-10T17:28:00Z" w16du:dateUtc="2025-09-10T20:28:00Z">
          <w:pPr>
            <w:pStyle w:val="EndnoteText"/>
          </w:pPr>
        </w:pPrChange>
      </w:pPr>
      <w:del w:id="4984" w:author="de Oliveira, Gabriel" w:date="2025-04-22T17:02:00Z" w16du:dateUtc="2025-04-22T20:02:00Z">
        <w:r w:rsidRPr="001F0A69" w:rsidDel="00EB5EC3">
          <w:rPr>
            <w:rFonts w:cs="Arial"/>
          </w:rPr>
          <w:delText xml:space="preserve">This section of the </w:delText>
        </w:r>
        <w:r w:rsidR="00EF42A8" w:rsidRPr="001F0A69" w:rsidDel="00EB5EC3">
          <w:rPr>
            <w:rFonts w:cs="Arial"/>
          </w:rPr>
          <w:delText>Job Description</w:delText>
        </w:r>
        <w:r w:rsidRPr="001F0A69" w:rsidDel="00EB5EC3">
          <w:rPr>
            <w:rFonts w:cs="Arial"/>
          </w:rPr>
          <w:delText xml:space="preserve"> is there to emphasis that the maintenance activities to be performed after this </w:delText>
        </w:r>
        <w:r w:rsidR="004A4272" w:rsidRPr="001F0A69" w:rsidDel="00EB5EC3">
          <w:rPr>
            <w:rFonts w:cs="Arial"/>
          </w:rPr>
          <w:delText>step</w:delText>
        </w:r>
        <w:r w:rsidRPr="001F0A69" w:rsidDel="00EB5EC3">
          <w:rPr>
            <w:rFonts w:cs="Arial"/>
          </w:rPr>
          <w:delText xml:space="preserve"> will require </w:delText>
        </w:r>
        <w:r w:rsidR="00B144D6" w:rsidRPr="001F0A69" w:rsidDel="00EB5EC3">
          <w:rPr>
            <w:rFonts w:cs="Arial"/>
          </w:rPr>
          <w:delText>equipment isolation fro</w:delText>
        </w:r>
        <w:r w:rsidRPr="001F0A69" w:rsidDel="00EB5EC3">
          <w:rPr>
            <w:rFonts w:cs="Arial"/>
          </w:rPr>
          <w:delText>m the process to avoid potential accident or process upset condition.</w:delText>
        </w:r>
        <w:bookmarkStart w:id="4985" w:name="_Toc208433320"/>
        <w:bookmarkStart w:id="4986" w:name="_Toc211268768"/>
        <w:bookmarkStart w:id="4987" w:name="_Toc212622551"/>
        <w:bookmarkEnd w:id="4985"/>
        <w:bookmarkEnd w:id="4986"/>
        <w:bookmarkEnd w:id="4987"/>
      </w:del>
    </w:p>
    <w:p w14:paraId="3F60691E" w14:textId="73DF81DB" w:rsidR="00B144D6" w:rsidRPr="001F0A69" w:rsidDel="00EB5EC3" w:rsidRDefault="00B144D6">
      <w:pPr>
        <w:pStyle w:val="Heading2"/>
        <w:rPr>
          <w:del w:id="4988" w:author="de Oliveira, Gabriel" w:date="2025-04-22T17:02:00Z" w16du:dateUtc="2025-04-22T20:02:00Z"/>
          <w:rFonts w:cs="Arial"/>
        </w:rPr>
        <w:pPrChange w:id="4989" w:author="Chiarelo, Hugo" w:date="2025-09-10T17:28:00Z" w16du:dateUtc="2025-09-10T20:28:00Z">
          <w:pPr>
            <w:pStyle w:val="EndnoteText"/>
          </w:pPr>
        </w:pPrChange>
      </w:pPr>
      <w:del w:id="4990" w:author="de Oliveira, Gabriel" w:date="2025-04-22T17:02:00Z" w16du:dateUtc="2025-04-22T20:02:00Z">
        <w:r w:rsidRPr="001F0A69" w:rsidDel="00EB5EC3">
          <w:rPr>
            <w:rFonts w:cs="Arial"/>
          </w:rPr>
          <w:delText>This might include Inhibition, mechanical and electrical isolation.</w:delText>
        </w:r>
        <w:bookmarkStart w:id="4991" w:name="_Toc208433321"/>
        <w:bookmarkStart w:id="4992" w:name="_Toc211268769"/>
        <w:bookmarkStart w:id="4993" w:name="_Toc212622552"/>
        <w:bookmarkEnd w:id="4991"/>
        <w:bookmarkEnd w:id="4992"/>
        <w:bookmarkEnd w:id="4993"/>
      </w:del>
    </w:p>
    <w:p w14:paraId="70AD6D8D" w14:textId="64959348" w:rsidR="0044126A" w:rsidRPr="001F0A69" w:rsidDel="00EB5EC3" w:rsidRDefault="0044126A">
      <w:pPr>
        <w:pStyle w:val="Heading2"/>
        <w:rPr>
          <w:del w:id="4994" w:author="de Oliveira, Gabriel" w:date="2025-04-22T17:02:00Z" w16du:dateUtc="2025-04-22T20:02:00Z"/>
          <w:rFonts w:cs="Arial"/>
        </w:rPr>
        <w:pPrChange w:id="4995" w:author="Chiarelo, Hugo" w:date="2025-09-10T17:28:00Z" w16du:dateUtc="2025-09-10T20:28:00Z">
          <w:pPr>
            <w:pStyle w:val="EndnoteText"/>
          </w:pPr>
        </w:pPrChange>
      </w:pPr>
      <w:del w:id="4996" w:author="de Oliveira, Gabriel" w:date="2025-04-22T17:02:00Z" w16du:dateUtc="2025-04-22T20:02:00Z">
        <w:r w:rsidRPr="001F0A69" w:rsidDel="00EB5EC3">
          <w:rPr>
            <w:rFonts w:cs="Arial"/>
          </w:rPr>
          <w:delText>In case No isolat</w:delText>
        </w:r>
        <w:r w:rsidR="00181887" w:rsidRPr="001F0A69" w:rsidDel="00EB5EC3">
          <w:rPr>
            <w:rFonts w:cs="Arial"/>
          </w:rPr>
          <w:delText>ion is required it shall</w:delText>
        </w:r>
        <w:r w:rsidRPr="001F0A69" w:rsidDel="00EB5EC3">
          <w:rPr>
            <w:rFonts w:cs="Arial"/>
          </w:rPr>
          <w:delText xml:space="preserve"> be clearly stated in the </w:delText>
        </w:r>
        <w:r w:rsidR="00EF42A8" w:rsidRPr="001F0A69" w:rsidDel="00EB5EC3">
          <w:rPr>
            <w:rFonts w:cs="Arial"/>
          </w:rPr>
          <w:delText>Job Description</w:delText>
        </w:r>
        <w:r w:rsidRPr="001F0A69" w:rsidDel="00EB5EC3">
          <w:rPr>
            <w:rFonts w:cs="Arial"/>
          </w:rPr>
          <w:delText>.</w:delText>
        </w:r>
        <w:bookmarkStart w:id="4997" w:name="_Toc208433322"/>
        <w:bookmarkStart w:id="4998" w:name="_Toc211268770"/>
        <w:bookmarkStart w:id="4999" w:name="_Toc212622553"/>
        <w:bookmarkEnd w:id="4997"/>
        <w:bookmarkEnd w:id="4998"/>
        <w:bookmarkEnd w:id="4999"/>
      </w:del>
    </w:p>
    <w:p w14:paraId="4850A944" w14:textId="6A54DDF1" w:rsidR="0044126A" w:rsidRPr="001F0A69" w:rsidDel="00EB5EC3" w:rsidRDefault="00380080">
      <w:pPr>
        <w:pStyle w:val="Heading2"/>
        <w:rPr>
          <w:del w:id="5000" w:author="de Oliveira, Gabriel" w:date="2025-04-22T17:02:00Z" w16du:dateUtc="2025-04-22T20:02:00Z"/>
          <w:rFonts w:cs="Arial"/>
        </w:rPr>
        <w:pPrChange w:id="5001" w:author="Chiarelo, Hugo" w:date="2025-09-10T17:28:00Z" w16du:dateUtc="2025-09-10T20:28:00Z">
          <w:pPr>
            <w:pStyle w:val="EndnoteText"/>
          </w:pPr>
        </w:pPrChange>
      </w:pPr>
      <w:del w:id="5002" w:author="de Oliveira, Gabriel" w:date="2025-04-22T17:02:00Z" w16du:dateUtc="2025-04-22T20:02:00Z">
        <w:r w:rsidRPr="001F0A69" w:rsidDel="00EB5EC3">
          <w:rPr>
            <w:rFonts w:cs="Arial"/>
          </w:rPr>
          <w:delText xml:space="preserve">Note that the </w:delText>
        </w:r>
        <w:r w:rsidR="00EF42A8" w:rsidRPr="001F0A69" w:rsidDel="00EB5EC3">
          <w:rPr>
            <w:rFonts w:cs="Arial"/>
          </w:rPr>
          <w:delText>Job Description</w:delText>
        </w:r>
        <w:r w:rsidR="00BA4863" w:rsidRPr="001F0A69" w:rsidDel="00EB5EC3">
          <w:rPr>
            <w:rFonts w:cs="Arial"/>
          </w:rPr>
          <w:delText xml:space="preserve">s do not intend to describe the step by step isolation process, </w:delText>
        </w:r>
        <w:r w:rsidR="00181887" w:rsidRPr="001F0A69" w:rsidDel="00EB5EC3">
          <w:rPr>
            <w:rFonts w:cs="Arial"/>
          </w:rPr>
          <w:delText>which</w:delText>
        </w:r>
        <w:r w:rsidR="00BA4863" w:rsidRPr="001F0A69" w:rsidDel="00EB5EC3">
          <w:rPr>
            <w:rFonts w:cs="Arial"/>
          </w:rPr>
          <w:delText xml:space="preserve"> should be performed as per procedures in place on each different </w:delText>
        </w:r>
        <w:r w:rsidR="004A4272" w:rsidRPr="001F0A69" w:rsidDel="00EB5EC3">
          <w:rPr>
            <w:rFonts w:cs="Arial"/>
          </w:rPr>
          <w:delText>unit</w:delText>
        </w:r>
        <w:r w:rsidR="00BA4863" w:rsidRPr="001F0A69" w:rsidDel="00EB5EC3">
          <w:rPr>
            <w:rFonts w:cs="Arial"/>
          </w:rPr>
          <w:delText>.</w:delText>
        </w:r>
        <w:bookmarkStart w:id="5003" w:name="_Toc208433323"/>
        <w:bookmarkStart w:id="5004" w:name="_Toc211268771"/>
        <w:bookmarkStart w:id="5005" w:name="_Toc212622554"/>
        <w:bookmarkEnd w:id="5003"/>
        <w:bookmarkEnd w:id="5004"/>
        <w:bookmarkEnd w:id="5005"/>
      </w:del>
    </w:p>
    <w:p w14:paraId="597A7709" w14:textId="54D35E5C" w:rsidR="00F252DD" w:rsidRPr="001F0A69" w:rsidDel="00EB5EC3" w:rsidRDefault="00F252DD">
      <w:pPr>
        <w:pStyle w:val="Heading2"/>
        <w:rPr>
          <w:del w:id="5006" w:author="de Oliveira, Gabriel" w:date="2025-04-22T17:02:00Z" w16du:dateUtc="2025-04-22T20:02:00Z"/>
          <w:rFonts w:cs="Arial"/>
        </w:rPr>
        <w:pPrChange w:id="5007" w:author="Chiarelo, Hugo" w:date="2025-09-10T17:28:00Z" w16du:dateUtc="2025-09-10T20:28:00Z">
          <w:pPr>
            <w:pStyle w:val="EndnoteText"/>
          </w:pPr>
        </w:pPrChange>
      </w:pPr>
      <w:bookmarkStart w:id="5008" w:name="_Toc208433324"/>
      <w:bookmarkStart w:id="5009" w:name="_Toc211268772"/>
      <w:bookmarkStart w:id="5010" w:name="_Toc212622555"/>
      <w:bookmarkEnd w:id="5008"/>
      <w:bookmarkEnd w:id="5009"/>
      <w:bookmarkEnd w:id="5010"/>
    </w:p>
    <w:p w14:paraId="4A356C3C" w14:textId="7244EEA8" w:rsidR="0044126A" w:rsidRPr="001F0A69" w:rsidDel="00EB5EC3" w:rsidRDefault="00181887">
      <w:pPr>
        <w:pStyle w:val="Heading2"/>
        <w:rPr>
          <w:del w:id="5011" w:author="de Oliveira, Gabriel" w:date="2025-04-22T17:02:00Z" w16du:dateUtc="2025-04-22T20:02:00Z"/>
          <w:rFonts w:cs="Arial"/>
        </w:rPr>
        <w:pPrChange w:id="5012" w:author="Chiarelo, Hugo" w:date="2025-09-10T17:28:00Z" w16du:dateUtc="2025-09-10T20:28:00Z">
          <w:pPr>
            <w:pStyle w:val="EndnoteText"/>
          </w:pPr>
        </w:pPrChange>
      </w:pPr>
      <w:bookmarkStart w:id="5013" w:name="_Toc524355640"/>
      <w:del w:id="5014" w:author="de Oliveira, Gabriel" w:date="2025-04-22T17:02:00Z" w16du:dateUtc="2025-04-22T20:02:00Z">
        <w:r w:rsidRPr="001F0A69" w:rsidDel="00EB5EC3">
          <w:rPr>
            <w:rFonts w:cs="Arial"/>
          </w:rPr>
          <w:delText>DETAIL</w:delText>
        </w:r>
        <w:r w:rsidR="0044126A" w:rsidRPr="001F0A69" w:rsidDel="00EB5EC3">
          <w:rPr>
            <w:rFonts w:cs="Arial"/>
          </w:rPr>
          <w:delText>ED INSPECTION</w:delText>
        </w:r>
        <w:bookmarkStart w:id="5015" w:name="_Toc208433325"/>
        <w:bookmarkStart w:id="5016" w:name="_Toc211268773"/>
        <w:bookmarkStart w:id="5017" w:name="_Toc212622556"/>
        <w:bookmarkEnd w:id="5013"/>
        <w:bookmarkEnd w:id="5015"/>
        <w:bookmarkEnd w:id="5016"/>
        <w:bookmarkEnd w:id="5017"/>
      </w:del>
    </w:p>
    <w:p w14:paraId="7E861D13" w14:textId="43243B0D" w:rsidR="0044126A" w:rsidRPr="001F0A69" w:rsidDel="00EB5EC3" w:rsidRDefault="0044126A">
      <w:pPr>
        <w:pStyle w:val="Heading2"/>
        <w:rPr>
          <w:del w:id="5018" w:author="de Oliveira, Gabriel" w:date="2025-04-22T17:02:00Z" w16du:dateUtc="2025-04-22T20:02:00Z"/>
          <w:rFonts w:cs="Arial"/>
        </w:rPr>
        <w:pPrChange w:id="5019" w:author="Chiarelo, Hugo" w:date="2025-09-10T17:28:00Z" w16du:dateUtc="2025-09-10T20:28:00Z">
          <w:pPr>
            <w:pStyle w:val="EndnoteText"/>
          </w:pPr>
        </w:pPrChange>
      </w:pPr>
      <w:del w:id="5020" w:author="de Oliveira, Gabriel" w:date="2025-04-22T17:02:00Z" w16du:dateUtc="2025-04-22T20:02:00Z">
        <w:r w:rsidRPr="001F0A69" w:rsidDel="00EB5EC3">
          <w:rPr>
            <w:rFonts w:cs="Arial"/>
          </w:rPr>
          <w:delText>Th</w:delText>
        </w:r>
        <w:r w:rsidR="00181887" w:rsidRPr="001F0A69" w:rsidDel="00EB5EC3">
          <w:rPr>
            <w:rFonts w:cs="Arial"/>
          </w:rPr>
          <w:delText>is section</w:delText>
        </w:r>
        <w:r w:rsidRPr="001F0A69" w:rsidDel="00EB5EC3">
          <w:rPr>
            <w:rFonts w:cs="Arial"/>
          </w:rPr>
          <w:delText xml:space="preserve"> of the </w:delText>
        </w:r>
        <w:r w:rsidR="00EF42A8" w:rsidRPr="001F0A69" w:rsidDel="00EB5EC3">
          <w:rPr>
            <w:rFonts w:cs="Arial"/>
          </w:rPr>
          <w:delText>Job Description</w:delText>
        </w:r>
        <w:r w:rsidRPr="001F0A69" w:rsidDel="00EB5EC3">
          <w:rPr>
            <w:rFonts w:cs="Arial"/>
          </w:rPr>
          <w:delText xml:space="preserve"> will </w:delText>
        </w:r>
        <w:r w:rsidR="007C7B00" w:rsidRPr="001F0A69" w:rsidDel="00EB5EC3">
          <w:rPr>
            <w:rFonts w:cs="Arial"/>
          </w:rPr>
          <w:delText xml:space="preserve">describe </w:delText>
        </w:r>
        <w:r w:rsidRPr="001F0A69" w:rsidDel="00EB5EC3">
          <w:rPr>
            <w:rFonts w:cs="Arial"/>
          </w:rPr>
          <w:delText>all the inspection activities that should or could be performed only while equipment is isolated.</w:delText>
        </w:r>
        <w:bookmarkStart w:id="5021" w:name="_Toc208433326"/>
        <w:bookmarkStart w:id="5022" w:name="_Toc211268774"/>
        <w:bookmarkStart w:id="5023" w:name="_Toc212622557"/>
        <w:bookmarkEnd w:id="5021"/>
        <w:bookmarkEnd w:id="5022"/>
        <w:bookmarkEnd w:id="5023"/>
      </w:del>
    </w:p>
    <w:p w14:paraId="7A165597" w14:textId="4EF5B75E" w:rsidR="007C7B00" w:rsidRPr="001F0A69" w:rsidDel="00EB5EC3" w:rsidRDefault="0044126A">
      <w:pPr>
        <w:pStyle w:val="Heading2"/>
        <w:rPr>
          <w:del w:id="5024" w:author="de Oliveira, Gabriel" w:date="2025-04-22T17:02:00Z" w16du:dateUtc="2025-04-22T20:02:00Z"/>
          <w:rFonts w:cs="Arial"/>
        </w:rPr>
        <w:pPrChange w:id="5025" w:author="Chiarelo, Hugo" w:date="2025-09-10T17:28:00Z" w16du:dateUtc="2025-09-10T20:28:00Z">
          <w:pPr>
            <w:pStyle w:val="EndnoteText"/>
          </w:pPr>
        </w:pPrChange>
      </w:pPr>
      <w:del w:id="5026" w:author="de Oliveira, Gabriel" w:date="2025-04-22T17:02:00Z" w16du:dateUtc="2025-04-22T20:02:00Z">
        <w:r w:rsidRPr="001F0A69" w:rsidDel="00EB5EC3">
          <w:rPr>
            <w:rFonts w:cs="Arial"/>
          </w:rPr>
          <w:delText>For example</w:delText>
        </w:r>
        <w:r w:rsidR="007C7B00" w:rsidRPr="001F0A69" w:rsidDel="00EB5EC3">
          <w:rPr>
            <w:rFonts w:cs="Arial"/>
          </w:rPr>
          <w:delText>:</w:delText>
        </w:r>
        <w:r w:rsidRPr="001F0A69" w:rsidDel="00EB5EC3">
          <w:rPr>
            <w:rFonts w:cs="Arial"/>
          </w:rPr>
          <w:delText xml:space="preserve"> cleaning o</w:delText>
        </w:r>
        <w:r w:rsidR="00F252DD" w:rsidRPr="001F0A69" w:rsidDel="00EB5EC3">
          <w:rPr>
            <w:rFonts w:cs="Arial"/>
          </w:rPr>
          <w:delText>f a basket on process strainer.</w:delText>
        </w:r>
        <w:bookmarkStart w:id="5027" w:name="_Toc208433327"/>
        <w:bookmarkStart w:id="5028" w:name="_Toc211268775"/>
        <w:bookmarkStart w:id="5029" w:name="_Toc212622558"/>
        <w:bookmarkEnd w:id="5027"/>
        <w:bookmarkEnd w:id="5028"/>
        <w:bookmarkEnd w:id="5029"/>
      </w:del>
    </w:p>
    <w:p w14:paraId="45DE6D14" w14:textId="4388819E" w:rsidR="00F252DD" w:rsidRPr="001F0A69" w:rsidDel="00EB5EC3" w:rsidRDefault="00F252DD">
      <w:pPr>
        <w:pStyle w:val="Heading2"/>
        <w:rPr>
          <w:del w:id="5030" w:author="de Oliveira, Gabriel" w:date="2025-04-22T17:02:00Z" w16du:dateUtc="2025-04-22T20:02:00Z"/>
          <w:rFonts w:cs="Arial"/>
        </w:rPr>
        <w:pPrChange w:id="5031" w:author="Chiarelo, Hugo" w:date="2025-09-10T17:28:00Z" w16du:dateUtc="2025-09-10T20:28:00Z">
          <w:pPr>
            <w:pStyle w:val="EndnoteText"/>
          </w:pPr>
        </w:pPrChange>
      </w:pPr>
      <w:bookmarkStart w:id="5032" w:name="_Toc208433328"/>
      <w:bookmarkStart w:id="5033" w:name="_Toc211268776"/>
      <w:bookmarkStart w:id="5034" w:name="_Toc212622559"/>
      <w:bookmarkEnd w:id="5032"/>
      <w:bookmarkEnd w:id="5033"/>
      <w:bookmarkEnd w:id="5034"/>
    </w:p>
    <w:p w14:paraId="010B6F69" w14:textId="6DC1417F" w:rsidR="007C7B00" w:rsidRPr="001F0A69" w:rsidDel="00EB5EC3" w:rsidRDefault="007C7B00">
      <w:pPr>
        <w:pStyle w:val="Heading2"/>
        <w:rPr>
          <w:del w:id="5035" w:author="de Oliveira, Gabriel" w:date="2025-04-22T17:02:00Z" w16du:dateUtc="2025-04-22T20:02:00Z"/>
          <w:rFonts w:cs="Arial"/>
        </w:rPr>
        <w:pPrChange w:id="5036" w:author="Chiarelo, Hugo" w:date="2025-09-10T17:28:00Z" w16du:dateUtc="2025-09-10T20:28:00Z">
          <w:pPr>
            <w:pStyle w:val="EndnoteText"/>
          </w:pPr>
        </w:pPrChange>
      </w:pPr>
      <w:bookmarkStart w:id="5037" w:name="_Toc524355641"/>
      <w:del w:id="5038" w:author="de Oliveira, Gabriel" w:date="2025-04-22T17:02:00Z" w16du:dateUtc="2025-04-22T20:02:00Z">
        <w:r w:rsidRPr="001F0A69" w:rsidDel="00EB5EC3">
          <w:rPr>
            <w:rFonts w:cs="Arial"/>
          </w:rPr>
          <w:delText>FUNCTION TEST</w:delText>
        </w:r>
        <w:bookmarkStart w:id="5039" w:name="_Toc208433329"/>
        <w:bookmarkStart w:id="5040" w:name="_Toc211268777"/>
        <w:bookmarkStart w:id="5041" w:name="_Toc212622560"/>
        <w:bookmarkEnd w:id="5037"/>
        <w:bookmarkEnd w:id="5039"/>
        <w:bookmarkEnd w:id="5040"/>
        <w:bookmarkEnd w:id="5041"/>
      </w:del>
    </w:p>
    <w:p w14:paraId="2EBDCC23" w14:textId="1F3DF17E" w:rsidR="008A299E" w:rsidRPr="001F0A69" w:rsidDel="00EB5EC3" w:rsidRDefault="007C7B00">
      <w:pPr>
        <w:pStyle w:val="Heading2"/>
        <w:rPr>
          <w:del w:id="5042" w:author="de Oliveira, Gabriel" w:date="2025-04-22T17:02:00Z" w16du:dateUtc="2025-04-22T20:02:00Z"/>
          <w:rFonts w:cs="Arial"/>
        </w:rPr>
        <w:pPrChange w:id="5043" w:author="Chiarelo, Hugo" w:date="2025-09-10T17:28:00Z" w16du:dateUtc="2025-09-10T20:28:00Z">
          <w:pPr>
            <w:pStyle w:val="EndnoteText"/>
          </w:pPr>
        </w:pPrChange>
      </w:pPr>
      <w:del w:id="5044" w:author="de Oliveira, Gabriel" w:date="2025-04-22T17:02:00Z" w16du:dateUtc="2025-04-22T20:02:00Z">
        <w:r w:rsidRPr="001F0A69" w:rsidDel="00EB5EC3">
          <w:rPr>
            <w:rFonts w:cs="Arial"/>
          </w:rPr>
          <w:delText xml:space="preserve">This section of the </w:delText>
        </w:r>
        <w:r w:rsidR="00EF42A8" w:rsidRPr="001F0A69" w:rsidDel="00EB5EC3">
          <w:rPr>
            <w:rFonts w:cs="Arial"/>
          </w:rPr>
          <w:delText>Job Description</w:delText>
        </w:r>
        <w:r w:rsidR="00F0559D" w:rsidRPr="001F0A69" w:rsidDel="00EB5EC3">
          <w:rPr>
            <w:rFonts w:cs="Arial"/>
          </w:rPr>
          <w:delText xml:space="preserve"> will describe</w:delText>
        </w:r>
        <w:r w:rsidRPr="001F0A69" w:rsidDel="00EB5EC3">
          <w:rPr>
            <w:rFonts w:cs="Arial"/>
          </w:rPr>
          <w:delText xml:space="preserve"> the </w:delText>
        </w:r>
        <w:r w:rsidR="00181887" w:rsidRPr="001F0A69" w:rsidDel="00EB5EC3">
          <w:rPr>
            <w:rFonts w:cs="Arial"/>
          </w:rPr>
          <w:delText>function t</w:delText>
        </w:r>
        <w:r w:rsidRPr="001F0A69" w:rsidDel="00EB5EC3">
          <w:rPr>
            <w:rFonts w:cs="Arial"/>
          </w:rPr>
          <w:delText>est required to be performed on equipment.</w:delText>
        </w:r>
        <w:bookmarkStart w:id="5045" w:name="_Toc208433330"/>
        <w:bookmarkStart w:id="5046" w:name="_Toc211268778"/>
        <w:bookmarkStart w:id="5047" w:name="_Toc212622561"/>
        <w:bookmarkEnd w:id="5045"/>
        <w:bookmarkEnd w:id="5046"/>
        <w:bookmarkEnd w:id="5047"/>
      </w:del>
    </w:p>
    <w:p w14:paraId="424D2F03" w14:textId="73C0AD1A" w:rsidR="007C7B00" w:rsidRPr="001F0A69" w:rsidDel="00EB5EC3" w:rsidRDefault="007C7B00">
      <w:pPr>
        <w:pStyle w:val="Heading2"/>
        <w:rPr>
          <w:del w:id="5048" w:author="de Oliveira, Gabriel" w:date="2025-04-22T17:02:00Z" w16du:dateUtc="2025-04-22T20:02:00Z"/>
          <w:rFonts w:cs="Arial"/>
        </w:rPr>
        <w:pPrChange w:id="5049" w:author="Chiarelo, Hugo" w:date="2025-09-10T17:28:00Z" w16du:dateUtc="2025-09-10T20:28:00Z">
          <w:pPr>
            <w:pStyle w:val="EndnoteText"/>
          </w:pPr>
        </w:pPrChange>
      </w:pPr>
      <w:del w:id="5050" w:author="de Oliveira, Gabriel" w:date="2025-04-22T17:02:00Z" w16du:dateUtc="2025-04-22T20:02:00Z">
        <w:r w:rsidRPr="001F0A69" w:rsidDel="00EB5EC3">
          <w:rPr>
            <w:rFonts w:cs="Arial"/>
          </w:rPr>
          <w:delText>For example</w:delText>
        </w:r>
        <w:r w:rsidR="00F252DD" w:rsidRPr="001F0A69" w:rsidDel="00EB5EC3">
          <w:rPr>
            <w:rFonts w:cs="Arial"/>
          </w:rPr>
          <w:delText>, test the</w:delText>
        </w:r>
        <w:r w:rsidRPr="001F0A69" w:rsidDel="00EB5EC3">
          <w:rPr>
            <w:rFonts w:cs="Arial"/>
          </w:rPr>
          <w:delText xml:space="preserve"> 0%</w:delText>
        </w:r>
        <w:r w:rsidR="004A4272" w:rsidRPr="001F0A69" w:rsidDel="00EB5EC3">
          <w:rPr>
            <w:rFonts w:cs="Arial"/>
          </w:rPr>
          <w:delText>, 25</w:delText>
        </w:r>
        <w:r w:rsidRPr="001F0A69" w:rsidDel="00EB5EC3">
          <w:rPr>
            <w:rFonts w:cs="Arial"/>
          </w:rPr>
          <w:delText>%, 50%, 75% and 100% opening of a control Valve.</w:delText>
        </w:r>
        <w:bookmarkStart w:id="5051" w:name="_Toc208433331"/>
        <w:bookmarkStart w:id="5052" w:name="_Toc211268779"/>
        <w:bookmarkStart w:id="5053" w:name="_Toc212622562"/>
        <w:bookmarkEnd w:id="5051"/>
        <w:bookmarkEnd w:id="5052"/>
        <w:bookmarkEnd w:id="5053"/>
      </w:del>
    </w:p>
    <w:p w14:paraId="26115255" w14:textId="41BDA40C" w:rsidR="00F252DD" w:rsidRPr="001F0A69" w:rsidDel="00EB5EC3" w:rsidRDefault="00F252DD">
      <w:pPr>
        <w:pStyle w:val="Heading2"/>
        <w:rPr>
          <w:del w:id="5054" w:author="de Oliveira, Gabriel" w:date="2025-04-22T17:02:00Z" w16du:dateUtc="2025-04-22T20:02:00Z"/>
          <w:rFonts w:cs="Arial"/>
        </w:rPr>
        <w:pPrChange w:id="5055" w:author="Chiarelo, Hugo" w:date="2025-09-10T17:28:00Z" w16du:dateUtc="2025-09-10T20:28:00Z">
          <w:pPr>
            <w:pStyle w:val="EndnoteText"/>
          </w:pPr>
        </w:pPrChange>
      </w:pPr>
      <w:bookmarkStart w:id="5056" w:name="_Toc208433332"/>
      <w:bookmarkStart w:id="5057" w:name="_Toc211268780"/>
      <w:bookmarkStart w:id="5058" w:name="_Toc212622563"/>
      <w:bookmarkEnd w:id="5056"/>
      <w:bookmarkEnd w:id="5057"/>
      <w:bookmarkEnd w:id="5058"/>
    </w:p>
    <w:p w14:paraId="01904692" w14:textId="2AA7163B" w:rsidR="007C7B00" w:rsidRPr="001F0A69" w:rsidDel="00EB5EC3" w:rsidRDefault="007C7B00">
      <w:pPr>
        <w:pStyle w:val="Heading2"/>
        <w:rPr>
          <w:del w:id="5059" w:author="de Oliveira, Gabriel" w:date="2025-04-22T17:02:00Z" w16du:dateUtc="2025-04-22T20:02:00Z"/>
          <w:rFonts w:cs="Arial"/>
        </w:rPr>
        <w:pPrChange w:id="5060" w:author="Chiarelo, Hugo" w:date="2025-09-10T17:28:00Z" w16du:dateUtc="2025-09-10T20:28:00Z">
          <w:pPr>
            <w:pStyle w:val="EndnoteText"/>
          </w:pPr>
        </w:pPrChange>
      </w:pPr>
      <w:bookmarkStart w:id="5061" w:name="_Toc524355642"/>
      <w:del w:id="5062" w:author="de Oliveira, Gabriel" w:date="2025-04-22T17:02:00Z" w16du:dateUtc="2025-04-22T20:02:00Z">
        <w:r w:rsidRPr="001F0A69" w:rsidDel="00EB5EC3">
          <w:rPr>
            <w:rFonts w:cs="Arial"/>
          </w:rPr>
          <w:delText>SPARE SY</w:delText>
        </w:r>
        <w:r w:rsidR="00181887" w:rsidRPr="001F0A69" w:rsidDel="00EB5EC3">
          <w:rPr>
            <w:rFonts w:cs="Arial"/>
          </w:rPr>
          <w:delText>S</w:delText>
        </w:r>
        <w:r w:rsidRPr="001F0A69" w:rsidDel="00EB5EC3">
          <w:rPr>
            <w:rFonts w:cs="Arial"/>
          </w:rPr>
          <w:delText>TEMATIC REPLACEMENT</w:delText>
        </w:r>
        <w:bookmarkStart w:id="5063" w:name="_Toc208433333"/>
        <w:bookmarkStart w:id="5064" w:name="_Toc211268781"/>
        <w:bookmarkStart w:id="5065" w:name="_Toc212622564"/>
        <w:bookmarkEnd w:id="5061"/>
        <w:bookmarkEnd w:id="5063"/>
        <w:bookmarkEnd w:id="5064"/>
        <w:bookmarkEnd w:id="5065"/>
      </w:del>
    </w:p>
    <w:p w14:paraId="16F011A7" w14:textId="2ED7FDAA" w:rsidR="007C7B00" w:rsidRPr="001F0A69" w:rsidDel="00EB5EC3" w:rsidRDefault="007C7B00">
      <w:pPr>
        <w:pStyle w:val="Heading2"/>
        <w:rPr>
          <w:del w:id="5066" w:author="de Oliveira, Gabriel" w:date="2025-04-22T17:02:00Z" w16du:dateUtc="2025-04-22T20:02:00Z"/>
          <w:rFonts w:cs="Arial"/>
        </w:rPr>
        <w:pPrChange w:id="5067" w:author="Chiarelo, Hugo" w:date="2025-09-10T17:28:00Z" w16du:dateUtc="2025-09-10T20:28:00Z">
          <w:pPr>
            <w:pStyle w:val="EndnoteText"/>
          </w:pPr>
        </w:pPrChange>
      </w:pPr>
      <w:del w:id="5068" w:author="de Oliveira, Gabriel" w:date="2025-04-22T17:02:00Z" w16du:dateUtc="2025-04-22T20:02:00Z">
        <w:r w:rsidRPr="001F0A69" w:rsidDel="00EB5EC3">
          <w:rPr>
            <w:rFonts w:cs="Arial"/>
          </w:rPr>
          <w:delText xml:space="preserve">This section of the </w:delText>
        </w:r>
        <w:r w:rsidR="00EF42A8" w:rsidRPr="001F0A69" w:rsidDel="00EB5EC3">
          <w:rPr>
            <w:rFonts w:cs="Arial"/>
          </w:rPr>
          <w:delText>Job Description</w:delText>
        </w:r>
        <w:r w:rsidR="00181887" w:rsidRPr="001F0A69" w:rsidDel="00EB5EC3">
          <w:rPr>
            <w:rFonts w:cs="Arial"/>
          </w:rPr>
          <w:delText xml:space="preserve"> will l</w:delText>
        </w:r>
        <w:r w:rsidR="00F0559D" w:rsidRPr="001F0A69" w:rsidDel="00EB5EC3">
          <w:rPr>
            <w:rFonts w:cs="Arial"/>
          </w:rPr>
          <w:delText>ist</w:delText>
        </w:r>
        <w:r w:rsidRPr="001F0A69" w:rsidDel="00EB5EC3">
          <w:rPr>
            <w:rFonts w:cs="Arial"/>
          </w:rPr>
          <w:delText xml:space="preserve"> all the </w:delText>
        </w:r>
        <w:r w:rsidR="00181887" w:rsidRPr="001F0A69" w:rsidDel="00EB5EC3">
          <w:rPr>
            <w:rFonts w:cs="Arial"/>
          </w:rPr>
          <w:delText>spares that</w:delText>
        </w:r>
        <w:r w:rsidRPr="001F0A69" w:rsidDel="00EB5EC3">
          <w:rPr>
            <w:rFonts w:cs="Arial"/>
          </w:rPr>
          <w:delText xml:space="preserve"> are mandat</w:delText>
        </w:r>
        <w:r w:rsidR="00F0559D" w:rsidRPr="001F0A69" w:rsidDel="00EB5EC3">
          <w:rPr>
            <w:rFonts w:cs="Arial"/>
          </w:rPr>
          <w:delText>ory to be replaced on equipment</w:delText>
        </w:r>
        <w:r w:rsidRPr="001F0A69" w:rsidDel="00EB5EC3">
          <w:rPr>
            <w:rFonts w:cs="Arial"/>
          </w:rPr>
          <w:delText xml:space="preserve"> during maintenance.</w:delText>
        </w:r>
        <w:bookmarkStart w:id="5069" w:name="_Toc208433334"/>
        <w:bookmarkStart w:id="5070" w:name="_Toc211268782"/>
        <w:bookmarkStart w:id="5071" w:name="_Toc212622565"/>
        <w:bookmarkEnd w:id="5069"/>
        <w:bookmarkEnd w:id="5070"/>
        <w:bookmarkEnd w:id="5071"/>
      </w:del>
    </w:p>
    <w:p w14:paraId="12E1F981" w14:textId="24B899AF" w:rsidR="00380080" w:rsidRPr="001F0A69" w:rsidDel="00EB5EC3" w:rsidRDefault="00380080">
      <w:pPr>
        <w:pStyle w:val="Heading2"/>
        <w:rPr>
          <w:del w:id="5072" w:author="de Oliveira, Gabriel" w:date="2025-04-22T17:02:00Z" w16du:dateUtc="2025-04-22T20:02:00Z"/>
          <w:rFonts w:cs="Arial"/>
        </w:rPr>
        <w:pPrChange w:id="5073" w:author="Chiarelo, Hugo" w:date="2025-09-10T17:28:00Z" w16du:dateUtc="2025-09-10T20:28:00Z">
          <w:pPr>
            <w:pStyle w:val="EndnoteText"/>
          </w:pPr>
        </w:pPrChange>
      </w:pPr>
      <w:del w:id="5074" w:author="de Oliveira, Gabriel" w:date="2025-04-22T17:02:00Z" w16du:dateUtc="2025-04-22T20:02:00Z">
        <w:r w:rsidRPr="001F0A69" w:rsidDel="00EB5EC3">
          <w:rPr>
            <w:rFonts w:cs="Arial"/>
          </w:rPr>
          <w:delText>For example replacement of the filters on an air compressor package</w:delText>
        </w:r>
        <w:bookmarkStart w:id="5075" w:name="_Toc208433335"/>
        <w:bookmarkStart w:id="5076" w:name="_Toc211268783"/>
        <w:bookmarkStart w:id="5077" w:name="_Toc212622566"/>
        <w:bookmarkEnd w:id="5075"/>
        <w:bookmarkEnd w:id="5076"/>
        <w:bookmarkEnd w:id="5077"/>
      </w:del>
    </w:p>
    <w:p w14:paraId="022D93EF" w14:textId="74145123" w:rsidR="007C7B00" w:rsidRPr="001F0A69" w:rsidDel="00EB5EC3" w:rsidRDefault="007C7B00">
      <w:pPr>
        <w:pStyle w:val="Heading2"/>
        <w:rPr>
          <w:del w:id="5078" w:author="de Oliveira, Gabriel" w:date="2025-04-22T17:02:00Z" w16du:dateUtc="2025-04-22T20:02:00Z"/>
          <w:rFonts w:cs="Arial"/>
        </w:rPr>
        <w:pPrChange w:id="5079" w:author="Chiarelo, Hugo" w:date="2025-09-10T17:28:00Z" w16du:dateUtc="2025-09-10T20:28:00Z">
          <w:pPr>
            <w:pStyle w:val="EndnoteText"/>
          </w:pPr>
        </w:pPrChange>
      </w:pPr>
      <w:del w:id="5080" w:author="de Oliveira, Gabriel" w:date="2025-04-22T17:02:00Z" w16du:dateUtc="2025-04-22T20:02:00Z">
        <w:r w:rsidRPr="001F0A69" w:rsidDel="00EB5EC3">
          <w:rPr>
            <w:rFonts w:cs="Arial"/>
          </w:rPr>
          <w:delText xml:space="preserve">This does not cover the spare that are required to be change on condition, as this should be  based on the maintenance </w:delText>
        </w:r>
        <w:r w:rsidR="00380080" w:rsidRPr="001F0A69" w:rsidDel="00EB5EC3">
          <w:rPr>
            <w:rFonts w:cs="Arial"/>
          </w:rPr>
          <w:delText>findings identified by the maintenance team performing the activity.</w:delText>
        </w:r>
        <w:bookmarkStart w:id="5081" w:name="_Toc208433336"/>
        <w:bookmarkStart w:id="5082" w:name="_Toc211268784"/>
        <w:bookmarkStart w:id="5083" w:name="_Toc212622567"/>
        <w:bookmarkEnd w:id="5081"/>
        <w:bookmarkEnd w:id="5082"/>
        <w:bookmarkEnd w:id="5083"/>
      </w:del>
    </w:p>
    <w:p w14:paraId="2990ED4A" w14:textId="4A79973D" w:rsidR="00380080" w:rsidRPr="001F0A69" w:rsidDel="00EB5EC3" w:rsidRDefault="00380080">
      <w:pPr>
        <w:pStyle w:val="Heading2"/>
        <w:rPr>
          <w:del w:id="5084" w:author="de Oliveira, Gabriel" w:date="2025-04-22T17:02:00Z" w16du:dateUtc="2025-04-22T20:02:00Z"/>
          <w:rFonts w:cs="Arial"/>
        </w:rPr>
        <w:pPrChange w:id="5085" w:author="Chiarelo, Hugo" w:date="2025-09-10T17:28:00Z" w16du:dateUtc="2025-09-10T20:28:00Z">
          <w:pPr>
            <w:pStyle w:val="EndnoteText"/>
          </w:pPr>
        </w:pPrChange>
      </w:pPr>
      <w:bookmarkStart w:id="5086" w:name="_Toc208433337"/>
      <w:bookmarkStart w:id="5087" w:name="_Toc211268785"/>
      <w:bookmarkStart w:id="5088" w:name="_Toc212622568"/>
      <w:bookmarkEnd w:id="5086"/>
      <w:bookmarkEnd w:id="5087"/>
      <w:bookmarkEnd w:id="5088"/>
    </w:p>
    <w:p w14:paraId="37EBE738" w14:textId="1AB6BD70" w:rsidR="00380080" w:rsidRPr="001F0A69" w:rsidDel="00EB5EC3" w:rsidRDefault="00380080">
      <w:pPr>
        <w:pStyle w:val="Heading2"/>
        <w:rPr>
          <w:del w:id="5089" w:author="de Oliveira, Gabriel" w:date="2025-04-22T17:02:00Z" w16du:dateUtc="2025-04-22T20:02:00Z"/>
          <w:rFonts w:cs="Arial"/>
        </w:rPr>
        <w:pPrChange w:id="5090" w:author="Chiarelo, Hugo" w:date="2025-09-10T17:28:00Z" w16du:dateUtc="2025-09-10T20:28:00Z">
          <w:pPr>
            <w:pStyle w:val="EndnoteText"/>
          </w:pPr>
        </w:pPrChange>
      </w:pPr>
      <w:bookmarkStart w:id="5091" w:name="_Toc524355643"/>
      <w:del w:id="5092" w:author="de Oliveira, Gabriel" w:date="2025-04-22T17:02:00Z" w16du:dateUtc="2025-04-22T20:02:00Z">
        <w:r w:rsidRPr="001F0A69" w:rsidDel="00EB5EC3">
          <w:rPr>
            <w:rFonts w:cs="Arial"/>
          </w:rPr>
          <w:delText>DEISOLATION</w:delText>
        </w:r>
        <w:bookmarkStart w:id="5093" w:name="_Toc208433338"/>
        <w:bookmarkStart w:id="5094" w:name="_Toc211268786"/>
        <w:bookmarkStart w:id="5095" w:name="_Toc212622569"/>
        <w:bookmarkEnd w:id="5091"/>
        <w:bookmarkEnd w:id="5093"/>
        <w:bookmarkEnd w:id="5094"/>
        <w:bookmarkEnd w:id="5095"/>
      </w:del>
    </w:p>
    <w:p w14:paraId="7012326F" w14:textId="46091FE5" w:rsidR="00380080" w:rsidRPr="001F0A69" w:rsidDel="00EB5EC3" w:rsidRDefault="00380080">
      <w:pPr>
        <w:pStyle w:val="Heading2"/>
        <w:rPr>
          <w:del w:id="5096" w:author="de Oliveira, Gabriel" w:date="2025-04-22T17:02:00Z" w16du:dateUtc="2025-04-22T20:02:00Z"/>
          <w:rFonts w:cs="Arial"/>
        </w:rPr>
        <w:pPrChange w:id="5097" w:author="Chiarelo, Hugo" w:date="2025-09-10T17:28:00Z" w16du:dateUtc="2025-09-10T20:28:00Z">
          <w:pPr>
            <w:pStyle w:val="EndnoteText"/>
          </w:pPr>
        </w:pPrChange>
      </w:pPr>
      <w:del w:id="5098" w:author="de Oliveira, Gabriel" w:date="2025-04-22T17:02:00Z" w16du:dateUtc="2025-04-22T20:02:00Z">
        <w:r w:rsidRPr="001F0A69" w:rsidDel="00EB5EC3">
          <w:rPr>
            <w:rFonts w:cs="Arial"/>
          </w:rPr>
          <w:delText xml:space="preserve">This section of the </w:delText>
        </w:r>
        <w:r w:rsidR="00EF42A8" w:rsidRPr="001F0A69" w:rsidDel="00EB5EC3">
          <w:rPr>
            <w:rFonts w:cs="Arial"/>
          </w:rPr>
          <w:delText>Job Description</w:delText>
        </w:r>
        <w:r w:rsidRPr="001F0A69" w:rsidDel="00EB5EC3">
          <w:rPr>
            <w:rFonts w:cs="Arial"/>
          </w:rPr>
          <w:delText xml:space="preserve"> is there to emphasis that the maintenance activities </w:delText>
        </w:r>
        <w:r w:rsidR="00F0559D" w:rsidRPr="001F0A69" w:rsidDel="00EB5EC3">
          <w:rPr>
            <w:rFonts w:cs="Arial"/>
          </w:rPr>
          <w:delText>to be performed after this step</w:delText>
        </w:r>
        <w:r w:rsidRPr="001F0A69" w:rsidDel="00EB5EC3">
          <w:rPr>
            <w:rFonts w:cs="Arial"/>
          </w:rPr>
          <w:delText xml:space="preserve"> will require a full equipment deisolation, or that this equipment has to </w:delText>
        </w:r>
        <w:r w:rsidR="00181887" w:rsidRPr="001F0A69" w:rsidDel="00EB5EC3">
          <w:rPr>
            <w:rFonts w:cs="Arial"/>
          </w:rPr>
          <w:delText>go back to service</w:delText>
        </w:r>
        <w:r w:rsidRPr="001F0A69" w:rsidDel="00EB5EC3">
          <w:rPr>
            <w:rFonts w:cs="Arial"/>
          </w:rPr>
          <w:delText xml:space="preserve"> </w:delText>
        </w:r>
        <w:bookmarkStart w:id="5099" w:name="_Toc208433339"/>
        <w:bookmarkStart w:id="5100" w:name="_Toc211268787"/>
        <w:bookmarkStart w:id="5101" w:name="_Toc212622570"/>
        <w:bookmarkEnd w:id="5099"/>
        <w:bookmarkEnd w:id="5100"/>
        <w:bookmarkEnd w:id="5101"/>
      </w:del>
    </w:p>
    <w:p w14:paraId="0525C1D1" w14:textId="3B35193E" w:rsidR="00380080" w:rsidRPr="001F0A69" w:rsidDel="00EB5EC3" w:rsidRDefault="00380080">
      <w:pPr>
        <w:pStyle w:val="Heading2"/>
        <w:rPr>
          <w:del w:id="5102" w:author="de Oliveira, Gabriel" w:date="2025-04-22T17:02:00Z" w16du:dateUtc="2025-04-22T20:02:00Z"/>
          <w:rFonts w:cs="Arial"/>
        </w:rPr>
        <w:pPrChange w:id="5103" w:author="Chiarelo, Hugo" w:date="2025-09-10T17:28:00Z" w16du:dateUtc="2025-09-10T20:28:00Z">
          <w:pPr>
            <w:pStyle w:val="EndnoteText"/>
          </w:pPr>
        </w:pPrChange>
      </w:pPr>
      <w:del w:id="5104" w:author="de Oliveira, Gabriel" w:date="2025-04-22T17:02:00Z" w16du:dateUtc="2025-04-22T20:02:00Z">
        <w:r w:rsidRPr="001F0A69" w:rsidDel="00EB5EC3">
          <w:rPr>
            <w:rFonts w:cs="Arial"/>
          </w:rPr>
          <w:delText xml:space="preserve">This will be required mostly when </w:delText>
        </w:r>
        <w:r w:rsidR="00181887" w:rsidRPr="001F0A69" w:rsidDel="00EB5EC3">
          <w:rPr>
            <w:rFonts w:cs="Arial"/>
          </w:rPr>
          <w:delText>equipment</w:delText>
        </w:r>
        <w:r w:rsidRPr="001F0A69" w:rsidDel="00EB5EC3">
          <w:rPr>
            <w:rFonts w:cs="Arial"/>
          </w:rPr>
          <w:delText xml:space="preserve"> wi</w:delText>
        </w:r>
        <w:r w:rsidR="00F0559D" w:rsidRPr="001F0A69" w:rsidDel="00EB5EC3">
          <w:rPr>
            <w:rFonts w:cs="Arial"/>
          </w:rPr>
          <w:delText>ll require intrusive inspection</w:delText>
        </w:r>
        <w:r w:rsidRPr="001F0A69" w:rsidDel="00EB5EC3">
          <w:rPr>
            <w:rFonts w:cs="Arial"/>
          </w:rPr>
          <w:delText xml:space="preserve"> to ensure</w:delText>
        </w:r>
        <w:r w:rsidR="00F0559D" w:rsidRPr="001F0A69" w:rsidDel="00EB5EC3">
          <w:rPr>
            <w:rFonts w:cs="Arial"/>
          </w:rPr>
          <w:delText>,</w:delText>
        </w:r>
        <w:r w:rsidRPr="001F0A69" w:rsidDel="00EB5EC3">
          <w:rPr>
            <w:rFonts w:cs="Arial"/>
          </w:rPr>
          <w:delText xml:space="preserve"> </w:delText>
        </w:r>
        <w:r w:rsidR="00F0559D" w:rsidRPr="001F0A69" w:rsidDel="00EB5EC3">
          <w:rPr>
            <w:rFonts w:cs="Arial"/>
          </w:rPr>
          <w:delText xml:space="preserve">that </w:delText>
        </w:r>
        <w:r w:rsidRPr="001F0A69" w:rsidDel="00EB5EC3">
          <w:rPr>
            <w:rFonts w:cs="Arial"/>
          </w:rPr>
          <w:delText>all the parameter</w:delText>
        </w:r>
        <w:r w:rsidR="00181887" w:rsidRPr="001F0A69" w:rsidDel="00EB5EC3">
          <w:rPr>
            <w:rFonts w:cs="Arial"/>
          </w:rPr>
          <w:delText>s</w:delText>
        </w:r>
        <w:r w:rsidRPr="001F0A69" w:rsidDel="00EB5EC3">
          <w:rPr>
            <w:rFonts w:cs="Arial"/>
          </w:rPr>
          <w:delText xml:space="preserve"> are back to normal operating condition.</w:delText>
        </w:r>
        <w:bookmarkStart w:id="5105" w:name="_Toc208433340"/>
        <w:bookmarkStart w:id="5106" w:name="_Toc211268788"/>
        <w:bookmarkStart w:id="5107" w:name="_Toc212622571"/>
        <w:bookmarkEnd w:id="5105"/>
        <w:bookmarkEnd w:id="5106"/>
        <w:bookmarkEnd w:id="5107"/>
      </w:del>
    </w:p>
    <w:p w14:paraId="14891B36" w14:textId="4F689822" w:rsidR="00281036" w:rsidRPr="001F0A69" w:rsidDel="00EB5EC3" w:rsidRDefault="00380080">
      <w:pPr>
        <w:pStyle w:val="Heading2"/>
        <w:rPr>
          <w:ins w:id="5108" w:author="BF" w:date="2018-09-10T15:12:00Z"/>
          <w:del w:id="5109" w:author="de Oliveira, Gabriel" w:date="2025-04-22T17:02:00Z" w16du:dateUtc="2025-04-22T20:02:00Z"/>
          <w:rFonts w:cs="Arial"/>
        </w:rPr>
        <w:pPrChange w:id="5110" w:author="Chiarelo, Hugo" w:date="2025-09-10T17:28:00Z" w16du:dateUtc="2025-09-10T20:28:00Z">
          <w:pPr>
            <w:pStyle w:val="EndnoteText"/>
          </w:pPr>
        </w:pPrChange>
      </w:pPr>
      <w:del w:id="5111" w:author="de Oliveira, Gabriel" w:date="2025-04-22T17:02:00Z" w16du:dateUtc="2025-04-22T20:02:00Z">
        <w:r w:rsidRPr="001F0A69" w:rsidDel="00EB5EC3">
          <w:rPr>
            <w:rFonts w:cs="Arial"/>
          </w:rPr>
          <w:delText>In case this step couldn’t</w:delText>
        </w:r>
        <w:r w:rsidR="00181887" w:rsidRPr="001F0A69" w:rsidDel="00EB5EC3">
          <w:rPr>
            <w:rFonts w:cs="Arial"/>
          </w:rPr>
          <w:delText xml:space="preserve"> be performed</w:delText>
        </w:r>
        <w:r w:rsidRPr="001F0A69" w:rsidDel="00EB5EC3">
          <w:rPr>
            <w:rFonts w:cs="Arial"/>
          </w:rPr>
          <w:delText xml:space="preserve">, this should clearly be identified during the </w:delText>
        </w:r>
        <w:r w:rsidR="00F0559D" w:rsidRPr="001F0A69" w:rsidDel="00EB5EC3">
          <w:rPr>
            <w:rFonts w:cs="Arial"/>
          </w:rPr>
          <w:delText xml:space="preserve">Work Order close out and reporting. </w:delText>
        </w:r>
      </w:del>
      <w:ins w:id="5112" w:author="BF" w:date="2018-09-10T15:12:00Z">
        <w:del w:id="5113" w:author="de Oliveira, Gabriel" w:date="2025-04-22T17:02:00Z" w16du:dateUtc="2025-04-22T20:02:00Z">
          <w:r w:rsidR="00281036" w:rsidRPr="001F0A69" w:rsidDel="00EB5EC3">
            <w:rPr>
              <w:rFonts w:cs="Arial"/>
            </w:rPr>
            <w:delText>(It would imply that step 4.9 and 4.10 might not be performed.)</w:delText>
          </w:r>
          <w:bookmarkStart w:id="5114" w:name="_Toc208433341"/>
          <w:bookmarkStart w:id="5115" w:name="_Toc211268789"/>
          <w:bookmarkStart w:id="5116" w:name="_Toc212622572"/>
          <w:bookmarkEnd w:id="5114"/>
          <w:bookmarkEnd w:id="5115"/>
          <w:bookmarkEnd w:id="5116"/>
        </w:del>
      </w:ins>
    </w:p>
    <w:p w14:paraId="6AE5A781" w14:textId="7AA13E91" w:rsidR="00F252DD" w:rsidRPr="001F0A69" w:rsidDel="00EB5EC3" w:rsidRDefault="00F252DD">
      <w:pPr>
        <w:pStyle w:val="Heading2"/>
        <w:rPr>
          <w:del w:id="5117" w:author="de Oliveira, Gabriel" w:date="2025-04-22T17:02:00Z" w16du:dateUtc="2025-04-22T20:02:00Z"/>
          <w:rFonts w:cs="Arial"/>
        </w:rPr>
        <w:pPrChange w:id="5118" w:author="Chiarelo, Hugo" w:date="2025-09-10T17:28:00Z" w16du:dateUtc="2025-09-10T20:28:00Z">
          <w:pPr>
            <w:pStyle w:val="EndnoteText"/>
          </w:pPr>
        </w:pPrChange>
      </w:pPr>
      <w:bookmarkStart w:id="5119" w:name="_Toc208433342"/>
      <w:bookmarkStart w:id="5120" w:name="_Toc211268790"/>
      <w:bookmarkStart w:id="5121" w:name="_Toc212622573"/>
      <w:bookmarkEnd w:id="5119"/>
      <w:bookmarkEnd w:id="5120"/>
      <w:bookmarkEnd w:id="5121"/>
    </w:p>
    <w:p w14:paraId="0757E53F" w14:textId="34E45CC2" w:rsidR="00BA4863" w:rsidRPr="001F0A69" w:rsidDel="00EB5EC3" w:rsidRDefault="00BA4863">
      <w:pPr>
        <w:pStyle w:val="Heading2"/>
        <w:rPr>
          <w:del w:id="5122" w:author="de Oliveira, Gabriel" w:date="2025-04-22T17:02:00Z" w16du:dateUtc="2025-04-22T20:02:00Z"/>
          <w:rFonts w:cs="Arial"/>
        </w:rPr>
        <w:pPrChange w:id="5123" w:author="Chiarelo, Hugo" w:date="2025-09-10T17:28:00Z" w16du:dateUtc="2025-09-10T20:28:00Z">
          <w:pPr>
            <w:pStyle w:val="EndnoteText"/>
          </w:pPr>
        </w:pPrChange>
      </w:pPr>
      <w:bookmarkStart w:id="5124" w:name="_Toc524355644"/>
      <w:del w:id="5125" w:author="de Oliveira, Gabriel" w:date="2025-04-22T17:02:00Z" w16du:dateUtc="2025-04-22T20:02:00Z">
        <w:r w:rsidRPr="001F0A69" w:rsidDel="00EB5EC3">
          <w:rPr>
            <w:rFonts w:cs="Arial"/>
          </w:rPr>
          <w:delText>VISUAL INSPECTION AFTER SERVICE</w:delText>
        </w:r>
        <w:bookmarkStart w:id="5126" w:name="_Toc208433343"/>
        <w:bookmarkStart w:id="5127" w:name="_Toc211268791"/>
        <w:bookmarkStart w:id="5128" w:name="_Toc212622574"/>
        <w:bookmarkEnd w:id="5124"/>
        <w:bookmarkEnd w:id="5126"/>
        <w:bookmarkEnd w:id="5127"/>
        <w:bookmarkEnd w:id="5128"/>
      </w:del>
    </w:p>
    <w:p w14:paraId="52024C38" w14:textId="6B787EAE" w:rsidR="00BA4863" w:rsidRPr="001F0A69" w:rsidDel="00EB5EC3" w:rsidRDefault="00BA4863">
      <w:pPr>
        <w:pStyle w:val="Heading2"/>
        <w:rPr>
          <w:del w:id="5129" w:author="de Oliveira, Gabriel" w:date="2025-04-22T17:02:00Z" w16du:dateUtc="2025-04-22T20:02:00Z"/>
          <w:rFonts w:cs="Arial"/>
        </w:rPr>
        <w:pPrChange w:id="5130" w:author="Chiarelo, Hugo" w:date="2025-09-10T17:28:00Z" w16du:dateUtc="2025-09-10T20:28:00Z">
          <w:pPr>
            <w:pStyle w:val="EndnoteText"/>
          </w:pPr>
        </w:pPrChange>
      </w:pPr>
      <w:del w:id="5131" w:author="de Oliveira, Gabriel" w:date="2025-04-22T17:02:00Z" w16du:dateUtc="2025-04-22T20:02:00Z">
        <w:r w:rsidRPr="001F0A69" w:rsidDel="00EB5EC3">
          <w:rPr>
            <w:rFonts w:cs="Arial"/>
          </w:rPr>
          <w:delText xml:space="preserve">This section of the </w:delText>
        </w:r>
        <w:r w:rsidR="00EF42A8" w:rsidRPr="001F0A69" w:rsidDel="00EB5EC3">
          <w:rPr>
            <w:rFonts w:cs="Arial"/>
          </w:rPr>
          <w:delText>Job Description</w:delText>
        </w:r>
        <w:r w:rsidRPr="001F0A69" w:rsidDel="00EB5EC3">
          <w:rPr>
            <w:rFonts w:cs="Arial"/>
          </w:rPr>
          <w:delText xml:space="preserve"> is written taken in consideration that equipment shall be </w:delText>
        </w:r>
        <w:r w:rsidR="00181887" w:rsidRPr="001F0A69" w:rsidDel="00EB5EC3">
          <w:rPr>
            <w:rFonts w:cs="Arial"/>
          </w:rPr>
          <w:delText>visually inspected</w:delText>
        </w:r>
        <w:r w:rsidRPr="001F0A69" w:rsidDel="00EB5EC3">
          <w:rPr>
            <w:rFonts w:cs="Arial"/>
          </w:rPr>
          <w:delText xml:space="preserve"> af</w:delText>
        </w:r>
        <w:r w:rsidR="00181887" w:rsidRPr="001F0A69" w:rsidDel="00EB5EC3">
          <w:rPr>
            <w:rFonts w:cs="Arial"/>
          </w:rPr>
          <w:delText xml:space="preserve">ter having intrusive inspection, </w:delText>
        </w:r>
        <w:r w:rsidRPr="001F0A69" w:rsidDel="00EB5EC3">
          <w:rPr>
            <w:rFonts w:cs="Arial"/>
          </w:rPr>
          <w:delText>or spare</w:delText>
        </w:r>
        <w:r w:rsidR="00181887" w:rsidRPr="001F0A69" w:rsidDel="00EB5EC3">
          <w:rPr>
            <w:rFonts w:cs="Arial"/>
          </w:rPr>
          <w:delText xml:space="preserve"> replacement activities.</w:delText>
        </w:r>
        <w:bookmarkStart w:id="5132" w:name="_Toc208433344"/>
        <w:bookmarkStart w:id="5133" w:name="_Toc211268792"/>
        <w:bookmarkStart w:id="5134" w:name="_Toc212622575"/>
        <w:bookmarkEnd w:id="5132"/>
        <w:bookmarkEnd w:id="5133"/>
        <w:bookmarkEnd w:id="5134"/>
      </w:del>
    </w:p>
    <w:p w14:paraId="3D32F23C" w14:textId="7A291AEC" w:rsidR="00BA4863" w:rsidRPr="001F0A69" w:rsidDel="00EB5EC3" w:rsidRDefault="00F0559D">
      <w:pPr>
        <w:pStyle w:val="Heading2"/>
        <w:rPr>
          <w:del w:id="5135" w:author="de Oliveira, Gabriel" w:date="2025-04-22T17:02:00Z" w16du:dateUtc="2025-04-22T20:02:00Z"/>
          <w:rFonts w:cs="Arial"/>
        </w:rPr>
        <w:pPrChange w:id="5136" w:author="Chiarelo, Hugo" w:date="2025-09-10T17:28:00Z" w16du:dateUtc="2025-09-10T20:28:00Z">
          <w:pPr>
            <w:pStyle w:val="EndnoteText"/>
          </w:pPr>
        </w:pPrChange>
      </w:pPr>
      <w:del w:id="5137" w:author="de Oliveira, Gabriel" w:date="2025-04-22T17:02:00Z" w16du:dateUtc="2025-04-22T20:02:00Z">
        <w:r w:rsidRPr="001F0A69" w:rsidDel="00EB5EC3">
          <w:rPr>
            <w:rFonts w:cs="Arial"/>
          </w:rPr>
          <w:delText>To ensure,</w:delText>
        </w:r>
        <w:r w:rsidR="00BA4863" w:rsidRPr="001F0A69" w:rsidDel="00EB5EC3">
          <w:rPr>
            <w:rFonts w:cs="Arial"/>
          </w:rPr>
          <w:delText xml:space="preserve"> that the equipment are handover in correct operating condition to production.</w:delText>
        </w:r>
        <w:bookmarkStart w:id="5138" w:name="_Toc208433345"/>
        <w:bookmarkStart w:id="5139" w:name="_Toc211268793"/>
        <w:bookmarkStart w:id="5140" w:name="_Toc212622576"/>
        <w:bookmarkEnd w:id="5138"/>
        <w:bookmarkEnd w:id="5139"/>
        <w:bookmarkEnd w:id="5140"/>
      </w:del>
    </w:p>
    <w:p w14:paraId="6683C53B" w14:textId="15FAC30D" w:rsidR="00F252DD" w:rsidRPr="001F0A69" w:rsidDel="00EB5EC3" w:rsidRDefault="00F252DD">
      <w:pPr>
        <w:pStyle w:val="Heading2"/>
        <w:rPr>
          <w:del w:id="5141" w:author="de Oliveira, Gabriel" w:date="2025-04-22T17:02:00Z" w16du:dateUtc="2025-04-22T20:02:00Z"/>
          <w:rFonts w:cs="Arial"/>
        </w:rPr>
        <w:pPrChange w:id="5142" w:author="Chiarelo, Hugo" w:date="2025-09-10T17:28:00Z" w16du:dateUtc="2025-09-10T20:28:00Z">
          <w:pPr>
            <w:pStyle w:val="EndnoteText"/>
          </w:pPr>
        </w:pPrChange>
      </w:pPr>
      <w:bookmarkStart w:id="5143" w:name="_Toc208433346"/>
      <w:bookmarkStart w:id="5144" w:name="_Toc211268794"/>
      <w:bookmarkStart w:id="5145" w:name="_Toc212622577"/>
      <w:bookmarkEnd w:id="5143"/>
      <w:bookmarkEnd w:id="5144"/>
      <w:bookmarkEnd w:id="5145"/>
    </w:p>
    <w:p w14:paraId="683255AD" w14:textId="0009BAFE" w:rsidR="00BA4863" w:rsidRPr="001F0A69" w:rsidDel="00EB5EC3" w:rsidRDefault="00BA4863">
      <w:pPr>
        <w:pStyle w:val="Heading2"/>
        <w:rPr>
          <w:del w:id="5146" w:author="de Oliveira, Gabriel" w:date="2025-04-22T17:02:00Z" w16du:dateUtc="2025-04-22T20:02:00Z"/>
          <w:rFonts w:cs="Arial"/>
        </w:rPr>
        <w:pPrChange w:id="5147" w:author="Chiarelo, Hugo" w:date="2025-09-10T17:28:00Z" w16du:dateUtc="2025-09-10T20:28:00Z">
          <w:pPr>
            <w:pStyle w:val="EndnoteText"/>
          </w:pPr>
        </w:pPrChange>
      </w:pPr>
      <w:bookmarkStart w:id="5148" w:name="_Toc524355645"/>
      <w:del w:id="5149" w:author="de Oliveira, Gabriel" w:date="2025-04-22T17:02:00Z" w16du:dateUtc="2025-04-22T20:02:00Z">
        <w:r w:rsidRPr="001F0A69" w:rsidDel="00EB5EC3">
          <w:rPr>
            <w:rFonts w:cs="Arial"/>
          </w:rPr>
          <w:delText>PARAMETER RECORD AFTER MAINTENANCE</w:delText>
        </w:r>
        <w:bookmarkStart w:id="5150" w:name="_Toc208433347"/>
        <w:bookmarkStart w:id="5151" w:name="_Toc211268795"/>
        <w:bookmarkStart w:id="5152" w:name="_Toc212622578"/>
        <w:bookmarkEnd w:id="5148"/>
        <w:bookmarkEnd w:id="5150"/>
        <w:bookmarkEnd w:id="5151"/>
        <w:bookmarkEnd w:id="5152"/>
      </w:del>
    </w:p>
    <w:p w14:paraId="6E0DC79B" w14:textId="40466A13" w:rsidR="00244385" w:rsidRPr="001F0A69" w:rsidDel="00EB5EC3" w:rsidRDefault="00BA4863">
      <w:pPr>
        <w:pStyle w:val="Heading2"/>
        <w:rPr>
          <w:del w:id="5153" w:author="de Oliveira, Gabriel" w:date="2025-04-22T17:02:00Z" w16du:dateUtc="2025-04-22T20:02:00Z"/>
          <w:rFonts w:cs="Arial"/>
        </w:rPr>
        <w:pPrChange w:id="5154" w:author="Chiarelo, Hugo" w:date="2025-09-10T17:28:00Z" w16du:dateUtc="2025-09-10T20:28:00Z">
          <w:pPr>
            <w:pStyle w:val="EndnoteText"/>
          </w:pPr>
        </w:pPrChange>
      </w:pPr>
      <w:del w:id="5155" w:author="de Oliveira, Gabriel" w:date="2025-04-22T17:02:00Z" w16du:dateUtc="2025-04-22T20:02:00Z">
        <w:r w:rsidRPr="001F0A69" w:rsidDel="00EB5EC3">
          <w:rPr>
            <w:rFonts w:cs="Arial"/>
          </w:rPr>
          <w:delText xml:space="preserve">This section of the </w:delText>
        </w:r>
        <w:r w:rsidR="00EF42A8" w:rsidRPr="001F0A69" w:rsidDel="00EB5EC3">
          <w:rPr>
            <w:rFonts w:cs="Arial"/>
          </w:rPr>
          <w:delText>Job Description</w:delText>
        </w:r>
        <w:r w:rsidRPr="001F0A69" w:rsidDel="00EB5EC3">
          <w:rPr>
            <w:rFonts w:cs="Arial"/>
          </w:rPr>
          <w:delText xml:space="preserve"> </w:delText>
        </w:r>
        <w:r w:rsidR="00181887" w:rsidRPr="001F0A69" w:rsidDel="00EB5EC3">
          <w:rPr>
            <w:rFonts w:cs="Arial"/>
          </w:rPr>
          <w:delText xml:space="preserve">is required </w:delText>
        </w:r>
        <w:r w:rsidR="00F0559D" w:rsidRPr="001F0A69" w:rsidDel="00EB5EC3">
          <w:rPr>
            <w:rFonts w:cs="Arial"/>
          </w:rPr>
          <w:delText>to</w:delText>
        </w:r>
        <w:r w:rsidR="00244385" w:rsidRPr="001F0A69" w:rsidDel="00EB5EC3">
          <w:rPr>
            <w:rFonts w:cs="Arial"/>
          </w:rPr>
          <w:delText xml:space="preserve"> ensure that parameter observed after the maintenance activities are in line with the previous record performed before maintenance activities, to ensure nothing went wrong or has been damaged after maintenance.</w:delText>
        </w:r>
        <w:bookmarkStart w:id="5156" w:name="_Toc208433348"/>
        <w:bookmarkStart w:id="5157" w:name="_Toc211268796"/>
        <w:bookmarkStart w:id="5158" w:name="_Toc212622579"/>
        <w:bookmarkEnd w:id="5156"/>
        <w:bookmarkEnd w:id="5157"/>
        <w:bookmarkEnd w:id="5158"/>
      </w:del>
    </w:p>
    <w:p w14:paraId="21AF6585" w14:textId="686036FD" w:rsidR="00F252DD" w:rsidRPr="001F0A69" w:rsidDel="00EB5EC3" w:rsidRDefault="00F252DD">
      <w:pPr>
        <w:pStyle w:val="Heading2"/>
        <w:rPr>
          <w:del w:id="5159" w:author="de Oliveira, Gabriel" w:date="2025-04-22T17:02:00Z" w16du:dateUtc="2025-04-22T20:02:00Z"/>
          <w:rFonts w:cs="Arial"/>
        </w:rPr>
        <w:pPrChange w:id="5160" w:author="Chiarelo, Hugo" w:date="2025-09-10T17:28:00Z" w16du:dateUtc="2025-09-10T20:28:00Z">
          <w:pPr>
            <w:pStyle w:val="EndnoteText"/>
          </w:pPr>
        </w:pPrChange>
      </w:pPr>
      <w:bookmarkStart w:id="5161" w:name="_Toc208433349"/>
      <w:bookmarkStart w:id="5162" w:name="_Toc211268797"/>
      <w:bookmarkStart w:id="5163" w:name="_Toc212622580"/>
      <w:bookmarkEnd w:id="5161"/>
      <w:bookmarkEnd w:id="5162"/>
      <w:bookmarkEnd w:id="5163"/>
    </w:p>
    <w:p w14:paraId="60D65B7B" w14:textId="4C50A4C6" w:rsidR="00244385" w:rsidRPr="001F0A69" w:rsidDel="00EB5EC3" w:rsidRDefault="00244385">
      <w:pPr>
        <w:pStyle w:val="Heading2"/>
        <w:rPr>
          <w:del w:id="5164" w:author="de Oliveira, Gabriel" w:date="2025-04-22T17:02:00Z" w16du:dateUtc="2025-04-22T20:02:00Z"/>
          <w:rFonts w:cs="Arial"/>
        </w:rPr>
        <w:pPrChange w:id="5165" w:author="Chiarelo, Hugo" w:date="2025-09-10T17:28:00Z" w16du:dateUtc="2025-09-10T20:28:00Z">
          <w:pPr>
            <w:pStyle w:val="EndnoteText"/>
          </w:pPr>
        </w:pPrChange>
      </w:pPr>
      <w:bookmarkStart w:id="5166" w:name="_Toc524355646"/>
      <w:del w:id="5167" w:author="de Oliveira, Gabriel" w:date="2025-04-22T17:02:00Z" w16du:dateUtc="2025-04-22T20:02:00Z">
        <w:r w:rsidRPr="001F0A69" w:rsidDel="00EB5EC3">
          <w:rPr>
            <w:rFonts w:cs="Arial"/>
          </w:rPr>
          <w:delText>HOUSE KEEPING</w:delText>
        </w:r>
        <w:bookmarkStart w:id="5168" w:name="_Toc208433350"/>
        <w:bookmarkStart w:id="5169" w:name="_Toc211268798"/>
        <w:bookmarkStart w:id="5170" w:name="_Toc212622581"/>
        <w:bookmarkEnd w:id="5166"/>
        <w:bookmarkEnd w:id="5168"/>
        <w:bookmarkEnd w:id="5169"/>
        <w:bookmarkEnd w:id="5170"/>
      </w:del>
    </w:p>
    <w:p w14:paraId="1A80786B" w14:textId="38FDB4F4" w:rsidR="00244385" w:rsidRPr="001F0A69" w:rsidDel="00EB5EC3" w:rsidRDefault="00244385">
      <w:pPr>
        <w:pStyle w:val="Heading2"/>
        <w:rPr>
          <w:del w:id="5171" w:author="de Oliveira, Gabriel" w:date="2025-04-22T17:02:00Z" w16du:dateUtc="2025-04-22T20:02:00Z"/>
          <w:rFonts w:cs="Arial"/>
        </w:rPr>
        <w:pPrChange w:id="5172" w:author="Chiarelo, Hugo" w:date="2025-09-10T17:28:00Z" w16du:dateUtc="2025-09-10T20:28:00Z">
          <w:pPr>
            <w:pStyle w:val="EndnoteText"/>
          </w:pPr>
        </w:pPrChange>
      </w:pPr>
      <w:del w:id="5173" w:author="de Oliveira, Gabriel" w:date="2025-04-22T17:02:00Z" w16du:dateUtc="2025-04-22T20:02:00Z">
        <w:r w:rsidRPr="001F0A69" w:rsidDel="00EB5EC3">
          <w:rPr>
            <w:rFonts w:cs="Arial"/>
          </w:rPr>
          <w:delText xml:space="preserve">This section of the </w:delText>
        </w:r>
        <w:r w:rsidR="00EF42A8" w:rsidRPr="001F0A69" w:rsidDel="00EB5EC3">
          <w:rPr>
            <w:rFonts w:cs="Arial"/>
          </w:rPr>
          <w:delText>Job Description</w:delText>
        </w:r>
        <w:r w:rsidRPr="001F0A69" w:rsidDel="00EB5EC3">
          <w:rPr>
            <w:rFonts w:cs="Arial"/>
          </w:rPr>
          <w:delText xml:space="preserve"> is required </w:delText>
        </w:r>
        <w:r w:rsidR="00F0559D" w:rsidRPr="001F0A69" w:rsidDel="00EB5EC3">
          <w:rPr>
            <w:rFonts w:cs="Arial"/>
          </w:rPr>
          <w:delText>to</w:delText>
        </w:r>
        <w:r w:rsidRPr="001F0A69" w:rsidDel="00EB5EC3">
          <w:rPr>
            <w:rFonts w:cs="Arial"/>
          </w:rPr>
          <w:delText xml:space="preserve"> ensure that the maintenance area has been  correctly clean out, delimitation area removed, tools back to the workshop, and used spares correctly managed following waste management procedure on board o</w:delText>
        </w:r>
        <w:r w:rsidR="00181887" w:rsidRPr="001F0A69" w:rsidDel="00EB5EC3">
          <w:rPr>
            <w:rFonts w:cs="Arial"/>
          </w:rPr>
          <w:delText>f</w:delText>
        </w:r>
        <w:r w:rsidR="00F252DD" w:rsidRPr="001F0A69" w:rsidDel="00EB5EC3">
          <w:rPr>
            <w:rFonts w:cs="Arial"/>
          </w:rPr>
          <w:delText xml:space="preserve"> the units.</w:delText>
        </w:r>
        <w:bookmarkStart w:id="5174" w:name="_Toc208433351"/>
        <w:bookmarkStart w:id="5175" w:name="_Toc211268799"/>
        <w:bookmarkStart w:id="5176" w:name="_Toc212622582"/>
        <w:bookmarkEnd w:id="5174"/>
        <w:bookmarkEnd w:id="5175"/>
        <w:bookmarkEnd w:id="5176"/>
      </w:del>
    </w:p>
    <w:p w14:paraId="4D986894" w14:textId="7813B454" w:rsidR="00F252DD" w:rsidRPr="001F0A69" w:rsidDel="00EB5EC3" w:rsidRDefault="00F252DD">
      <w:pPr>
        <w:pStyle w:val="Heading2"/>
        <w:rPr>
          <w:del w:id="5177" w:author="de Oliveira, Gabriel" w:date="2025-04-22T17:02:00Z" w16du:dateUtc="2025-04-22T20:02:00Z"/>
          <w:rFonts w:cs="Arial"/>
        </w:rPr>
        <w:pPrChange w:id="5178" w:author="Chiarelo, Hugo" w:date="2025-09-10T17:28:00Z" w16du:dateUtc="2025-09-10T20:28:00Z">
          <w:pPr>
            <w:pStyle w:val="EndnoteText"/>
          </w:pPr>
        </w:pPrChange>
      </w:pPr>
      <w:bookmarkStart w:id="5179" w:name="_Toc208433352"/>
      <w:bookmarkStart w:id="5180" w:name="_Toc211268800"/>
      <w:bookmarkStart w:id="5181" w:name="_Toc212622583"/>
      <w:bookmarkEnd w:id="5179"/>
      <w:bookmarkEnd w:id="5180"/>
      <w:bookmarkEnd w:id="5181"/>
    </w:p>
    <w:p w14:paraId="6AF0C915" w14:textId="5B991EAE" w:rsidR="00244385" w:rsidRPr="001F0A69" w:rsidDel="00EB5EC3" w:rsidRDefault="00244385">
      <w:pPr>
        <w:pStyle w:val="Heading2"/>
        <w:rPr>
          <w:del w:id="5182" w:author="de Oliveira, Gabriel" w:date="2025-04-22T17:02:00Z" w16du:dateUtc="2025-04-22T20:02:00Z"/>
          <w:rFonts w:cs="Arial"/>
        </w:rPr>
        <w:pPrChange w:id="5183" w:author="Chiarelo, Hugo" w:date="2025-09-10T17:28:00Z" w16du:dateUtc="2025-09-10T20:28:00Z">
          <w:pPr>
            <w:pStyle w:val="EndnoteText"/>
          </w:pPr>
        </w:pPrChange>
      </w:pPr>
      <w:bookmarkStart w:id="5184" w:name="_Toc524355647"/>
      <w:del w:id="5185" w:author="de Oliveira, Gabriel" w:date="2025-04-22T17:02:00Z" w16du:dateUtc="2025-04-22T20:02:00Z">
        <w:r w:rsidRPr="001F0A69" w:rsidDel="00EB5EC3">
          <w:rPr>
            <w:rFonts w:cs="Arial"/>
          </w:rPr>
          <w:delText>PapER WORK ACTIVITIES</w:delText>
        </w:r>
        <w:bookmarkStart w:id="5186" w:name="_Toc208433353"/>
        <w:bookmarkStart w:id="5187" w:name="_Toc211268801"/>
        <w:bookmarkStart w:id="5188" w:name="_Toc212622584"/>
        <w:bookmarkEnd w:id="5184"/>
        <w:bookmarkEnd w:id="5186"/>
        <w:bookmarkEnd w:id="5187"/>
        <w:bookmarkEnd w:id="5188"/>
      </w:del>
    </w:p>
    <w:p w14:paraId="325F2A3C" w14:textId="3BC911C3" w:rsidR="00244385" w:rsidRPr="001F0A69" w:rsidDel="00EB5EC3" w:rsidRDefault="00244385">
      <w:pPr>
        <w:pStyle w:val="Heading2"/>
        <w:rPr>
          <w:del w:id="5189" w:author="de Oliveira, Gabriel" w:date="2025-04-22T17:02:00Z" w16du:dateUtc="2025-04-22T20:02:00Z"/>
          <w:rFonts w:cs="Arial"/>
        </w:rPr>
        <w:pPrChange w:id="5190" w:author="Chiarelo, Hugo" w:date="2025-09-10T17:28:00Z" w16du:dateUtc="2025-09-10T20:28:00Z">
          <w:pPr>
            <w:pStyle w:val="EndnoteText"/>
          </w:pPr>
        </w:pPrChange>
      </w:pPr>
      <w:del w:id="5191" w:author="de Oliveira, Gabriel" w:date="2025-04-22T17:02:00Z" w16du:dateUtc="2025-04-22T20:02:00Z">
        <w:r w:rsidRPr="001F0A69" w:rsidDel="00EB5EC3">
          <w:rPr>
            <w:rFonts w:cs="Arial"/>
          </w:rPr>
          <w:delText xml:space="preserve">This section of the </w:delText>
        </w:r>
        <w:r w:rsidR="00EF42A8" w:rsidRPr="001F0A69" w:rsidDel="00EB5EC3">
          <w:rPr>
            <w:rFonts w:cs="Arial"/>
          </w:rPr>
          <w:delText>Job Description</w:delText>
        </w:r>
        <w:r w:rsidRPr="001F0A69" w:rsidDel="00EB5EC3">
          <w:rPr>
            <w:rFonts w:cs="Arial"/>
          </w:rPr>
          <w:delText xml:space="preserve"> is required to describe the different administrative action</w:delText>
        </w:r>
        <w:r w:rsidR="00F0559D" w:rsidRPr="001F0A69" w:rsidDel="00EB5EC3">
          <w:rPr>
            <w:rFonts w:cs="Arial"/>
          </w:rPr>
          <w:delText>s</w:delText>
        </w:r>
        <w:r w:rsidRPr="001F0A69" w:rsidDel="00EB5EC3">
          <w:rPr>
            <w:rFonts w:cs="Arial"/>
          </w:rPr>
          <w:delText xml:space="preserve"> that are required prior to close out a </w:delText>
        </w:r>
        <w:r w:rsidR="00F0559D" w:rsidRPr="001F0A69" w:rsidDel="00EB5EC3">
          <w:rPr>
            <w:rFonts w:cs="Arial"/>
          </w:rPr>
          <w:delText>Work Order</w:delText>
        </w:r>
        <w:r w:rsidR="00181887" w:rsidRPr="001F0A69" w:rsidDel="00EB5EC3">
          <w:rPr>
            <w:rFonts w:cs="Arial"/>
          </w:rPr>
          <w:delText xml:space="preserve"> in the CMMS, </w:delText>
        </w:r>
        <w:r w:rsidR="00F0559D" w:rsidRPr="001F0A69" w:rsidDel="00EB5EC3">
          <w:rPr>
            <w:rFonts w:cs="Arial"/>
          </w:rPr>
          <w:delText>like updating</w:delText>
        </w:r>
        <w:r w:rsidRPr="001F0A69" w:rsidDel="00EB5EC3">
          <w:rPr>
            <w:rFonts w:cs="Arial"/>
          </w:rPr>
          <w:delText xml:space="preserve"> a register or sending evidenc</w:delText>
        </w:r>
        <w:r w:rsidR="00181887" w:rsidRPr="001F0A69" w:rsidDel="00EB5EC3">
          <w:rPr>
            <w:rFonts w:cs="Arial"/>
          </w:rPr>
          <w:delText xml:space="preserve">e to the Technical Expert in </w:delText>
        </w:r>
        <w:r w:rsidRPr="001F0A69" w:rsidDel="00EB5EC3">
          <w:rPr>
            <w:rFonts w:cs="Arial"/>
          </w:rPr>
          <w:delText>shore base or HQ.</w:delText>
        </w:r>
        <w:bookmarkStart w:id="5192" w:name="_Toc208433354"/>
        <w:bookmarkStart w:id="5193" w:name="_Toc211268802"/>
        <w:bookmarkStart w:id="5194" w:name="_Toc212622585"/>
        <w:bookmarkEnd w:id="5192"/>
        <w:bookmarkEnd w:id="5193"/>
        <w:bookmarkEnd w:id="5194"/>
      </w:del>
    </w:p>
    <w:p w14:paraId="07E4002A" w14:textId="2BBB45D3" w:rsidR="001908D9" w:rsidRPr="001F0A69" w:rsidDel="00EB5EC3" w:rsidRDefault="001908D9">
      <w:pPr>
        <w:pStyle w:val="Heading2"/>
        <w:rPr>
          <w:del w:id="5195" w:author="de Oliveira, Gabriel" w:date="2025-04-22T17:02:00Z" w16du:dateUtc="2025-04-22T20:02:00Z"/>
          <w:rFonts w:cs="Arial"/>
        </w:rPr>
        <w:pPrChange w:id="5196" w:author="Chiarelo, Hugo" w:date="2025-09-10T17:28:00Z" w16du:dateUtc="2025-09-10T20:28:00Z">
          <w:pPr>
            <w:pStyle w:val="EndnoteText"/>
          </w:pPr>
        </w:pPrChange>
      </w:pPr>
      <w:bookmarkStart w:id="5197" w:name="_Toc208433355"/>
      <w:bookmarkStart w:id="5198" w:name="_Toc211268803"/>
      <w:bookmarkStart w:id="5199" w:name="_Toc212622586"/>
      <w:bookmarkEnd w:id="5197"/>
      <w:bookmarkEnd w:id="5198"/>
      <w:bookmarkEnd w:id="5199"/>
    </w:p>
    <w:p w14:paraId="50E6FFDB" w14:textId="4A727D47" w:rsidR="00D82936" w:rsidRPr="001F0A69" w:rsidDel="00EB5EC3" w:rsidRDefault="00D82936">
      <w:pPr>
        <w:pStyle w:val="Heading2"/>
        <w:rPr>
          <w:del w:id="5200" w:author="de Oliveira, Gabriel" w:date="2025-04-22T17:02:00Z" w16du:dateUtc="2025-04-22T20:02:00Z"/>
          <w:rFonts w:cs="Arial"/>
        </w:rPr>
        <w:pPrChange w:id="5201" w:author="Chiarelo, Hugo" w:date="2025-09-10T17:28:00Z" w16du:dateUtc="2025-09-10T20:28:00Z">
          <w:pPr>
            <w:pStyle w:val="EndnoteText"/>
          </w:pPr>
        </w:pPrChange>
      </w:pPr>
      <w:bookmarkStart w:id="5202" w:name="_Toc208433356"/>
      <w:bookmarkStart w:id="5203" w:name="_Toc211268804"/>
      <w:bookmarkStart w:id="5204" w:name="_Toc212622587"/>
      <w:bookmarkEnd w:id="5202"/>
      <w:bookmarkEnd w:id="5203"/>
      <w:bookmarkEnd w:id="5204"/>
    </w:p>
    <w:p w14:paraId="2BB88678" w14:textId="3C9D091A" w:rsidR="00695D7A" w:rsidRPr="001F0A69" w:rsidRDefault="00695D7A" w:rsidP="00695D7A">
      <w:pPr>
        <w:pStyle w:val="Heading1"/>
        <w:numPr>
          <w:ilvl w:val="0"/>
          <w:numId w:val="50"/>
        </w:numPr>
        <w:tabs>
          <w:tab w:val="num" w:pos="1134"/>
        </w:tabs>
        <w:spacing w:line="276" w:lineRule="auto"/>
        <w:ind w:left="1134" w:hanging="1134"/>
        <w:rPr>
          <w:ins w:id="5205" w:author="Chiarelo, Hugo" w:date="2025-09-11T08:21:00Z" w16du:dateUtc="2025-09-11T11:21:00Z"/>
          <w:rFonts w:cs="Arial"/>
        </w:rPr>
      </w:pPr>
      <w:bookmarkStart w:id="5206" w:name="_Toc212622588"/>
      <w:ins w:id="5207" w:author="Chiarelo, Hugo" w:date="2025-09-11T08:21:00Z" w16du:dateUtc="2025-09-11T11:21:00Z">
        <w:r w:rsidRPr="001F0A69">
          <w:rPr>
            <w:rFonts w:cs="Arial"/>
          </w:rPr>
          <w:t>OUTPUT FMEA</w:t>
        </w:r>
        <w:bookmarkEnd w:id="5206"/>
      </w:ins>
    </w:p>
    <w:p w14:paraId="449EE662" w14:textId="77777777" w:rsidR="00CA5E83" w:rsidRPr="001F0A69" w:rsidRDefault="00CA5E83" w:rsidP="00CA5E83">
      <w:pPr>
        <w:pStyle w:val="NormalIndent"/>
        <w:rPr>
          <w:ins w:id="5208" w:author="Chiarelo, Hugo" w:date="2025-09-10T17:31:00Z" w16du:dateUtc="2025-09-10T20:31:00Z"/>
          <w:rFonts w:cs="Arial"/>
        </w:rPr>
      </w:pPr>
    </w:p>
    <w:p w14:paraId="09DA1BF3" w14:textId="16A93F3D" w:rsidR="00F77206" w:rsidRPr="001F0A69" w:rsidRDefault="00CA5E83">
      <w:pPr>
        <w:pStyle w:val="NormalIndent"/>
        <w:ind w:left="720"/>
        <w:rPr>
          <w:ins w:id="5209" w:author="Chiarelo, Hugo" w:date="2025-09-10T17:35:00Z" w16du:dateUtc="2025-09-10T20:35:00Z"/>
          <w:rFonts w:cs="Arial"/>
        </w:rPr>
        <w:pPrChange w:id="5210" w:author="Chiarelo, Hugo" w:date="2025-10-13T17:02:00Z" w16du:dateUtc="2025-10-13T20:02:00Z">
          <w:pPr>
            <w:pStyle w:val="NormalIndent"/>
          </w:pPr>
        </w:pPrChange>
      </w:pPr>
      <w:ins w:id="5211" w:author="Chiarelo, Hugo" w:date="2025-09-10T17:31:00Z" w16du:dateUtc="2025-09-10T20:31:00Z">
        <w:r w:rsidRPr="001F0A69">
          <w:rPr>
            <w:rFonts w:cs="Arial"/>
          </w:rPr>
          <w:t>The Outpu</w:t>
        </w:r>
        <w:r w:rsidR="001C2BBD" w:rsidRPr="001F0A69">
          <w:rPr>
            <w:rFonts w:cs="Arial"/>
          </w:rPr>
          <w:t>t</w:t>
        </w:r>
        <w:r w:rsidRPr="001F0A69">
          <w:rPr>
            <w:rFonts w:cs="Arial"/>
          </w:rPr>
          <w:t xml:space="preserve"> file must be a </w:t>
        </w:r>
        <w:r w:rsidR="001C2BBD" w:rsidRPr="001F0A69">
          <w:rPr>
            <w:rFonts w:cs="Arial"/>
          </w:rPr>
          <w:t>X</w:t>
        </w:r>
      </w:ins>
      <w:ins w:id="5212" w:author="Chiarelo, Hugo" w:date="2025-09-10T17:32:00Z" w16du:dateUtc="2025-09-10T20:32:00Z">
        <w:r w:rsidR="001C2BBD" w:rsidRPr="001F0A69">
          <w:rPr>
            <w:rFonts w:cs="Arial"/>
          </w:rPr>
          <w:t>LXS file with the foll</w:t>
        </w:r>
        <w:r w:rsidR="001F5C8D" w:rsidRPr="001F0A69">
          <w:rPr>
            <w:rFonts w:cs="Arial"/>
          </w:rPr>
          <w:t>owing columns:</w:t>
        </w:r>
      </w:ins>
      <w:ins w:id="5213" w:author="Chiarelo, Hugo" w:date="2025-09-10T17:33:00Z" w16du:dateUtc="2025-09-10T20:33:00Z">
        <w:r w:rsidR="00BB39A4" w:rsidRPr="001F0A69">
          <w:rPr>
            <w:rFonts w:cs="Arial"/>
          </w:rPr>
          <w:t xml:space="preserve"> Item Class Id, Function, Maintainable </w:t>
        </w:r>
      </w:ins>
      <w:ins w:id="5214" w:author="Chiarelo, Hugo" w:date="2025-09-10T17:34:00Z" w16du:dateUtc="2025-09-10T20:34:00Z">
        <w:r w:rsidR="00EF5BAA" w:rsidRPr="001F0A69">
          <w:rPr>
            <w:rFonts w:cs="Arial"/>
          </w:rPr>
          <w:t>Item,</w:t>
        </w:r>
      </w:ins>
      <w:ins w:id="5215" w:author="Chiarelo, Hugo" w:date="2025-11-03T10:57:00Z" w16du:dateUtc="2025-11-03T13:57:00Z">
        <w:r w:rsidR="006F4CC8" w:rsidRPr="001F0A69">
          <w:rPr>
            <w:rFonts w:cs="Arial"/>
          </w:rPr>
          <w:t xml:space="preserve"> Maintainable Item Function,</w:t>
        </w:r>
      </w:ins>
      <w:ins w:id="5216" w:author="Chiarelo, Hugo" w:date="2025-09-10T17:33:00Z" w16du:dateUtc="2025-09-10T20:33:00Z">
        <w:r w:rsidR="00BB39A4" w:rsidRPr="001F0A69">
          <w:rPr>
            <w:rFonts w:cs="Arial"/>
          </w:rPr>
          <w:t xml:space="preserve"> Symptom, Failure Mechanism, </w:t>
        </w:r>
      </w:ins>
      <w:ins w:id="5217" w:author="Chiarelo, Hugo" w:date="2025-10-13T16:24:00Z" w16du:dateUtc="2025-10-13T19:24:00Z">
        <w:r w:rsidR="00BD23E2" w:rsidRPr="001F0A69">
          <w:rPr>
            <w:rFonts w:cs="Arial"/>
          </w:rPr>
          <w:t xml:space="preserve">Failure Effect, </w:t>
        </w:r>
      </w:ins>
      <w:ins w:id="5218" w:author="Chiarelo, Hugo" w:date="2025-09-10T17:33:00Z" w16du:dateUtc="2025-09-10T20:33:00Z">
        <w:r w:rsidR="00BB39A4" w:rsidRPr="001F0A69">
          <w:rPr>
            <w:rFonts w:cs="Arial"/>
          </w:rPr>
          <w:t>Treatment Actions, Reporting Question ID</w:t>
        </w:r>
      </w:ins>
      <w:ins w:id="5219" w:author="Chiarelo, Hugo" w:date="2025-10-13T16:24:00Z" w16du:dateUtc="2025-10-13T19:24:00Z">
        <w:r w:rsidR="00BD23E2" w:rsidRPr="001F0A69">
          <w:rPr>
            <w:rFonts w:cs="Arial"/>
          </w:rPr>
          <w:t>.</w:t>
        </w:r>
      </w:ins>
    </w:p>
    <w:p w14:paraId="2F1A3C49" w14:textId="348E4967" w:rsidR="00EC6D3B" w:rsidRPr="001F0A69" w:rsidRDefault="00EC6D3B">
      <w:pPr>
        <w:pStyle w:val="NormalIndent"/>
        <w:ind w:left="720"/>
        <w:rPr>
          <w:ins w:id="5220" w:author="Chiarelo, Hugo" w:date="2025-09-10T17:32:00Z" w16du:dateUtc="2025-09-10T20:32:00Z"/>
          <w:rFonts w:cs="Arial"/>
        </w:rPr>
        <w:pPrChange w:id="5221" w:author="Chiarelo, Hugo" w:date="2025-09-11T08:22:00Z" w16du:dateUtc="2025-09-11T11:22:00Z">
          <w:pPr>
            <w:pStyle w:val="NormalIndent"/>
          </w:pPr>
        </w:pPrChange>
      </w:pPr>
      <w:ins w:id="5222" w:author="Chiarelo, Hugo" w:date="2025-09-10T17:35:00Z" w16du:dateUtc="2025-09-10T20:35:00Z">
        <w:r w:rsidRPr="001F0A69">
          <w:rPr>
            <w:rFonts w:cs="Arial"/>
          </w:rPr>
          <w:t xml:space="preserve">The rules to build these columns are all defined inside the chapter </w:t>
        </w:r>
      </w:ins>
      <w:ins w:id="5223" w:author="Chiarelo, Hugo" w:date="2025-09-10T17:36:00Z" w16du:dateUtc="2025-09-10T20:36:00Z">
        <w:r w:rsidRPr="001F0A69">
          <w:rPr>
            <w:rFonts w:cs="Arial"/>
          </w:rPr>
          <w:t>“</w:t>
        </w:r>
      </w:ins>
      <w:ins w:id="5224" w:author="Chiarelo, Hugo" w:date="2025-09-10T17:35:00Z" w16du:dateUtc="2025-09-10T20:35:00Z">
        <w:r w:rsidRPr="001F0A69">
          <w:rPr>
            <w:rFonts w:cs="Arial"/>
          </w:rPr>
          <w:t>1</w:t>
        </w:r>
      </w:ins>
      <w:ins w:id="5225" w:author="Chiarelo, Hugo" w:date="2025-11-03T10:57:00Z" w16du:dateUtc="2025-11-03T13:57:00Z">
        <w:r w:rsidR="006F4CC8" w:rsidRPr="001F0A69">
          <w:rPr>
            <w:rFonts w:cs="Arial"/>
          </w:rPr>
          <w:t>1</w:t>
        </w:r>
      </w:ins>
      <w:ins w:id="5226" w:author="Chiarelo, Hugo" w:date="2025-09-10T17:35:00Z" w16du:dateUtc="2025-09-10T20:35:00Z">
        <w:r w:rsidRPr="001F0A69">
          <w:rPr>
            <w:rFonts w:cs="Arial"/>
          </w:rPr>
          <w:t>.</w:t>
        </w:r>
      </w:ins>
      <w:ins w:id="5227" w:author="Chiarelo, Hugo" w:date="2025-09-10T17:36:00Z" w16du:dateUtc="2025-09-10T20:36:00Z">
        <w:r w:rsidRPr="001F0A69">
          <w:rPr>
            <w:rFonts w:cs="Arial"/>
          </w:rPr>
          <w:t xml:space="preserve"> </w:t>
        </w:r>
      </w:ins>
      <w:ins w:id="5228" w:author="Chiarelo, Hugo" w:date="2025-09-10T17:35:00Z" w16du:dateUtc="2025-09-10T20:35:00Z">
        <w:r w:rsidRPr="001F0A69">
          <w:rPr>
            <w:rFonts w:cs="Arial"/>
          </w:rPr>
          <w:t>OUTPUT FMEA STRUCTURE</w:t>
        </w:r>
      </w:ins>
      <w:ins w:id="5229" w:author="Chiarelo, Hugo" w:date="2025-09-10T17:36:00Z" w16du:dateUtc="2025-09-10T20:36:00Z">
        <w:r w:rsidRPr="001F0A69">
          <w:rPr>
            <w:rFonts w:cs="Arial"/>
          </w:rPr>
          <w:t>”</w:t>
        </w:r>
        <w:r w:rsidR="00D10E02" w:rsidRPr="001F0A69">
          <w:rPr>
            <w:rFonts w:cs="Arial"/>
          </w:rPr>
          <w:t xml:space="preserve"> from item I</w:t>
        </w:r>
      </w:ins>
      <w:ins w:id="5230" w:author="Chiarelo, Hugo" w:date="2025-09-11T08:22:00Z" w16du:dateUtc="2025-09-11T11:22:00Z">
        <w:r w:rsidR="00437EE7" w:rsidRPr="001F0A69">
          <w:rPr>
            <w:rFonts w:cs="Arial"/>
          </w:rPr>
          <w:t>.</w:t>
        </w:r>
      </w:ins>
      <w:ins w:id="5231" w:author="Chiarelo, Hugo" w:date="2025-09-10T17:36:00Z" w16du:dateUtc="2025-09-10T20:36:00Z">
        <w:r w:rsidR="00D10E02" w:rsidRPr="001F0A69">
          <w:rPr>
            <w:rFonts w:cs="Arial"/>
          </w:rPr>
          <w:t xml:space="preserve"> until V</w:t>
        </w:r>
      </w:ins>
      <w:ins w:id="5232" w:author="Chiarelo, Hugo" w:date="2025-10-13T17:30:00Z" w16du:dateUtc="2025-10-13T20:30:00Z">
        <w:r w:rsidR="00C176A0" w:rsidRPr="001F0A69">
          <w:rPr>
            <w:rFonts w:cs="Arial"/>
          </w:rPr>
          <w:t>I</w:t>
        </w:r>
      </w:ins>
      <w:ins w:id="5233" w:author="Chiarelo, Hugo" w:date="2025-09-10T17:36:00Z" w16du:dateUtc="2025-09-10T20:36:00Z">
        <w:r w:rsidR="00D10E02" w:rsidRPr="001F0A69">
          <w:rPr>
            <w:rFonts w:cs="Arial"/>
          </w:rPr>
          <w:t>I</w:t>
        </w:r>
      </w:ins>
      <w:ins w:id="5234" w:author="Chiarelo, Hugo" w:date="2025-09-11T08:22:00Z" w16du:dateUtc="2025-09-11T11:22:00Z">
        <w:r w:rsidR="00437EE7" w:rsidRPr="001F0A69">
          <w:rPr>
            <w:rFonts w:cs="Arial"/>
          </w:rPr>
          <w:t>.</w:t>
        </w:r>
      </w:ins>
    </w:p>
    <w:p w14:paraId="0410E863" w14:textId="77777777" w:rsidR="001F5C8D" w:rsidRPr="00CA5E83" w:rsidRDefault="001F5C8D">
      <w:pPr>
        <w:pStyle w:val="NormalIndent"/>
        <w:pPrChange w:id="5235" w:author="Chiarelo, Hugo" w:date="2025-09-10T17:32:00Z" w16du:dateUtc="2025-09-10T20:32:00Z">
          <w:pPr>
            <w:pStyle w:val="EndnoteText"/>
          </w:pPr>
        </w:pPrChange>
      </w:pPr>
    </w:p>
    <w:sectPr w:rsidR="001F5C8D" w:rsidRPr="00CA5E83" w:rsidSect="00EB5EC3">
      <w:pgSz w:w="11907" w:h="16840" w:code="9"/>
      <w:pgMar w:top="624" w:right="1185" w:bottom="1134" w:left="1134" w:header="624" w:footer="720" w:gutter="0"/>
      <w:pgNumType w:start="2"/>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22D9C" w14:textId="77777777" w:rsidR="000C583E" w:rsidRDefault="000C583E">
      <w:r>
        <w:separator/>
      </w:r>
    </w:p>
  </w:endnote>
  <w:endnote w:type="continuationSeparator" w:id="0">
    <w:p w14:paraId="48AC7DDB" w14:textId="77777777" w:rsidR="000C583E" w:rsidRDefault="000C583E">
      <w:r>
        <w:continuationSeparator/>
      </w:r>
    </w:p>
  </w:endnote>
  <w:endnote w:type="continuationNotice" w:id="1">
    <w:p w14:paraId="6F8F7EE9" w14:textId="77777777" w:rsidR="000C583E" w:rsidRDefault="000C58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86FA" w14:textId="77777777" w:rsidR="000C583E" w:rsidRDefault="000C583E">
      <w:r>
        <w:separator/>
      </w:r>
    </w:p>
  </w:footnote>
  <w:footnote w:type="continuationSeparator" w:id="0">
    <w:p w14:paraId="2E45066E" w14:textId="77777777" w:rsidR="000C583E" w:rsidRDefault="000C583E">
      <w:r>
        <w:continuationSeparator/>
      </w:r>
    </w:p>
  </w:footnote>
  <w:footnote w:type="continuationNotice" w:id="1">
    <w:p w14:paraId="0F064FB5" w14:textId="77777777" w:rsidR="000C583E" w:rsidRDefault="000C58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DFB3" w14:textId="77777777" w:rsidR="00A64D2C" w:rsidRDefault="00A64D2C">
    <w:pPr>
      <w:pStyle w:val="Header"/>
    </w:pPr>
    <w:r>
      <w:object w:dxaOrig="2016" w:dyaOrig="877" w14:anchorId="6F7EDB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8pt;height:43.85pt" fillcolor="window">
          <v:imagedata r:id="rId1" o:title=""/>
        </v:shape>
        <o:OLEObject Type="Embed" ProgID="Word.Picture.8" ShapeID="_x0000_i1025" DrawAspect="Content" ObjectID="_1823674061" r:id="rId2"/>
      </w:obje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40" w:type="dxa"/>
      <w:tblCellSpacing w:w="31874"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right w:w="0" w:type="dxa"/>
      </w:tblCellMar>
      <w:tblLook w:val="0000" w:firstRow="0" w:lastRow="0" w:firstColumn="0" w:lastColumn="0" w:noHBand="0" w:noVBand="0"/>
    </w:tblPr>
    <w:tblGrid>
      <w:gridCol w:w="1740"/>
      <w:gridCol w:w="2337"/>
      <w:gridCol w:w="3402"/>
      <w:gridCol w:w="784"/>
      <w:gridCol w:w="1877"/>
    </w:tblGrid>
    <w:tr w:rsidR="00A64D2C" w:rsidRPr="00587E51" w14:paraId="770AD113" w14:textId="77777777" w:rsidTr="00587E51">
      <w:trPr>
        <w:cantSplit/>
        <w:trHeight w:val="907"/>
        <w:tblCellSpacing w:w="31874" w:type="auto"/>
      </w:trPr>
      <w:tc>
        <w:tcPr>
          <w:tcW w:w="1740" w:type="dxa"/>
          <w:vMerge w:val="restart"/>
          <w:vAlign w:val="center"/>
        </w:tcPr>
        <w:p w14:paraId="6F18E87C" w14:textId="7A227F12" w:rsidR="00A64D2C" w:rsidRPr="00587E51" w:rsidRDefault="008665C4" w:rsidP="00587E51">
          <w:pPr>
            <w:pStyle w:val="Header"/>
            <w:jc w:val="center"/>
            <w:rPr>
              <w:spacing w:val="-3"/>
              <w:szCs w:val="22"/>
            </w:rPr>
          </w:pPr>
          <w:r w:rsidRPr="00587E51">
            <w:rPr>
              <w:noProof/>
              <w:szCs w:val="22"/>
            </w:rPr>
            <w:drawing>
              <wp:inline distT="0" distB="0" distL="0" distR="0" wp14:anchorId="009D5C88" wp14:editId="7256770F">
                <wp:extent cx="857250" cy="495300"/>
                <wp:effectExtent l="0" t="0" r="0" b="0"/>
                <wp:docPr id="209915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l="14420" t="18584" r="13794" b="22577"/>
                        <a:stretch>
                          <a:fillRect/>
                        </a:stretch>
                      </pic:blipFill>
                      <pic:spPr bwMode="auto">
                        <a:xfrm>
                          <a:off x="0" y="0"/>
                          <a:ext cx="857250" cy="495300"/>
                        </a:xfrm>
                        <a:prstGeom prst="rect">
                          <a:avLst/>
                        </a:prstGeom>
                        <a:noFill/>
                        <a:ln>
                          <a:noFill/>
                        </a:ln>
                      </pic:spPr>
                    </pic:pic>
                  </a:graphicData>
                </a:graphic>
              </wp:inline>
            </w:drawing>
          </w:r>
        </w:p>
      </w:tc>
      <w:tc>
        <w:tcPr>
          <w:tcW w:w="8400" w:type="dxa"/>
          <w:gridSpan w:val="4"/>
        </w:tcPr>
        <w:p w14:paraId="299BD888" w14:textId="77777777" w:rsidR="00A64D2C" w:rsidRPr="00F43DD5" w:rsidRDefault="00A64D2C">
          <w:pPr>
            <w:pStyle w:val="Header"/>
            <w:jc w:val="center"/>
            <w:rPr>
              <w:b/>
              <w:caps/>
              <w:noProof/>
              <w:szCs w:val="22"/>
            </w:rPr>
          </w:pPr>
          <w:r w:rsidRPr="00F43DD5">
            <w:rPr>
              <w:b/>
              <w:smallCaps/>
              <w:szCs w:val="22"/>
            </w:rPr>
            <w:fldChar w:fldCharType="begin"/>
          </w:r>
          <w:r w:rsidRPr="00F43DD5">
            <w:rPr>
              <w:b/>
              <w:smallCaps/>
              <w:szCs w:val="22"/>
            </w:rPr>
            <w:instrText xml:space="preserve"> REF P8 \h  \* </w:instrText>
          </w:r>
          <w:r w:rsidR="00F43DD5" w:rsidRPr="00F43DD5">
            <w:rPr>
              <w:b/>
              <w:smallCaps/>
              <w:szCs w:val="22"/>
            </w:rPr>
            <w:instrText>CHAR</w:instrText>
          </w:r>
          <w:r w:rsidRPr="00F43DD5">
            <w:rPr>
              <w:b/>
              <w:smallCaps/>
              <w:szCs w:val="22"/>
            </w:rPr>
            <w:instrText xml:space="preserve">FORMAT </w:instrText>
          </w:r>
          <w:r w:rsidR="00F43DD5">
            <w:rPr>
              <w:b/>
              <w:smallCaps/>
              <w:szCs w:val="22"/>
            </w:rPr>
            <w:instrText xml:space="preserve"> </w:instrText>
          </w:r>
          <w:r w:rsidRPr="00F43DD5">
            <w:rPr>
              <w:b/>
              <w:smallCaps/>
              <w:szCs w:val="22"/>
            </w:rPr>
          </w:r>
          <w:r w:rsidRPr="00F43DD5">
            <w:rPr>
              <w:b/>
              <w:smallCaps/>
              <w:szCs w:val="22"/>
            </w:rPr>
            <w:fldChar w:fldCharType="separate"/>
          </w:r>
          <w:r w:rsidR="00DD3F04" w:rsidRPr="00F43DD5">
            <w:rPr>
              <w:b/>
              <w:smallCaps/>
              <w:szCs w:val="22"/>
            </w:rPr>
            <w:t xml:space="preserve">     </w:t>
          </w:r>
          <w:r w:rsidRPr="00F43DD5">
            <w:rPr>
              <w:b/>
              <w:caps/>
              <w:noProof/>
              <w:szCs w:val="22"/>
            </w:rPr>
            <w:fldChar w:fldCharType="end"/>
          </w:r>
        </w:p>
        <w:p w14:paraId="5ACE9A11" w14:textId="77777777" w:rsidR="00A64D2C" w:rsidRPr="00F43DD5" w:rsidRDefault="00A64D2C">
          <w:pPr>
            <w:pStyle w:val="Header"/>
            <w:tabs>
              <w:tab w:val="left" w:pos="3540"/>
              <w:tab w:val="center" w:pos="4092"/>
            </w:tabs>
            <w:jc w:val="center"/>
            <w:rPr>
              <w:b/>
              <w:caps/>
              <w:noProof/>
              <w:szCs w:val="22"/>
            </w:rPr>
          </w:pPr>
          <w:r w:rsidRPr="00F43DD5">
            <w:rPr>
              <w:b/>
              <w:smallCaps/>
              <w:szCs w:val="22"/>
            </w:rPr>
            <w:fldChar w:fldCharType="begin"/>
          </w:r>
          <w:r w:rsidRPr="00F43DD5">
            <w:rPr>
              <w:b/>
              <w:smallCaps/>
              <w:szCs w:val="22"/>
            </w:rPr>
            <w:instrText xml:space="preserve"> REF P9 \h  \* </w:instrText>
          </w:r>
          <w:r w:rsidR="00F43DD5" w:rsidRPr="00F43DD5">
            <w:rPr>
              <w:b/>
              <w:smallCaps/>
              <w:szCs w:val="22"/>
            </w:rPr>
            <w:instrText>CHAR</w:instrText>
          </w:r>
          <w:r w:rsidRPr="00F43DD5">
            <w:rPr>
              <w:b/>
              <w:smallCaps/>
              <w:szCs w:val="22"/>
            </w:rPr>
            <w:instrText xml:space="preserve">FORMAT </w:instrText>
          </w:r>
          <w:r w:rsidR="00F43DD5">
            <w:rPr>
              <w:b/>
              <w:smallCaps/>
              <w:szCs w:val="22"/>
            </w:rPr>
            <w:instrText xml:space="preserve"> </w:instrText>
          </w:r>
          <w:r w:rsidRPr="00F43DD5">
            <w:rPr>
              <w:b/>
              <w:smallCaps/>
              <w:szCs w:val="22"/>
            </w:rPr>
          </w:r>
          <w:r w:rsidRPr="00F43DD5">
            <w:rPr>
              <w:b/>
              <w:smallCaps/>
              <w:szCs w:val="22"/>
            </w:rPr>
            <w:fldChar w:fldCharType="separate"/>
          </w:r>
          <w:r w:rsidR="00DD3F04" w:rsidRPr="00F43DD5">
            <w:rPr>
              <w:b/>
              <w:smallCaps/>
              <w:szCs w:val="22"/>
            </w:rPr>
            <w:t xml:space="preserve">     </w:t>
          </w:r>
          <w:r w:rsidRPr="00F43DD5">
            <w:rPr>
              <w:b/>
              <w:caps/>
              <w:noProof/>
              <w:szCs w:val="22"/>
            </w:rPr>
            <w:fldChar w:fldCharType="end"/>
          </w:r>
        </w:p>
        <w:p w14:paraId="42F97503" w14:textId="77777777" w:rsidR="00A64D2C" w:rsidRPr="00587E51" w:rsidRDefault="00A64D2C" w:rsidP="00F43DD5">
          <w:pPr>
            <w:pStyle w:val="Header"/>
            <w:jc w:val="center"/>
            <w:rPr>
              <w:b/>
              <w:caps/>
              <w:noProof/>
              <w:szCs w:val="22"/>
            </w:rPr>
          </w:pPr>
          <w:r w:rsidRPr="00F43DD5">
            <w:rPr>
              <w:b/>
              <w:smallCaps/>
              <w:szCs w:val="22"/>
            </w:rPr>
            <w:fldChar w:fldCharType="begin"/>
          </w:r>
          <w:r w:rsidRPr="00F43DD5">
            <w:rPr>
              <w:b/>
              <w:smallCaps/>
              <w:szCs w:val="22"/>
            </w:rPr>
            <w:instrText xml:space="preserve"> REF P10 \h  \* </w:instrText>
          </w:r>
          <w:r w:rsidR="00F43DD5">
            <w:rPr>
              <w:b/>
              <w:smallCaps/>
              <w:szCs w:val="22"/>
            </w:rPr>
            <w:instrText>CHAR</w:instrText>
          </w:r>
          <w:r w:rsidRPr="00F43DD5">
            <w:rPr>
              <w:b/>
              <w:smallCaps/>
              <w:szCs w:val="22"/>
            </w:rPr>
            <w:instrText xml:space="preserve">FORMAT </w:instrText>
          </w:r>
          <w:r w:rsidRPr="00F43DD5">
            <w:rPr>
              <w:b/>
              <w:smallCaps/>
              <w:szCs w:val="22"/>
            </w:rPr>
          </w:r>
          <w:r w:rsidRPr="00F43DD5">
            <w:rPr>
              <w:b/>
              <w:smallCaps/>
              <w:szCs w:val="22"/>
            </w:rPr>
            <w:fldChar w:fldCharType="separate"/>
          </w:r>
          <w:r w:rsidR="00DD3F04" w:rsidRPr="00F43DD5">
            <w:rPr>
              <w:b/>
              <w:smallCaps/>
              <w:szCs w:val="22"/>
            </w:rPr>
            <w:t xml:space="preserve">     </w:t>
          </w:r>
          <w:r w:rsidRPr="00F43DD5">
            <w:rPr>
              <w:b/>
              <w:caps/>
              <w:noProof/>
              <w:szCs w:val="22"/>
            </w:rPr>
            <w:fldChar w:fldCharType="end"/>
          </w:r>
        </w:p>
      </w:tc>
    </w:tr>
    <w:tr w:rsidR="00A64D2C" w:rsidRPr="00587E51" w14:paraId="6C8C5B2D" w14:textId="77777777">
      <w:tblPrEx>
        <w:tblCellSpacing w:w="0" w:type="nil"/>
        <w:tblCellMar>
          <w:right w:w="108" w:type="dxa"/>
        </w:tblCellMar>
      </w:tblPrEx>
      <w:trPr>
        <w:cantSplit/>
        <w:trHeight w:val="340"/>
      </w:trPr>
      <w:tc>
        <w:tcPr>
          <w:tcW w:w="1740" w:type="dxa"/>
          <w:vMerge/>
        </w:tcPr>
        <w:p w14:paraId="7503AFB3" w14:textId="77777777" w:rsidR="00A64D2C" w:rsidRPr="00587E51" w:rsidRDefault="00A64D2C">
          <w:pPr>
            <w:pStyle w:val="Header"/>
            <w:rPr>
              <w:szCs w:val="22"/>
            </w:rPr>
          </w:pPr>
        </w:p>
      </w:tc>
      <w:tc>
        <w:tcPr>
          <w:tcW w:w="2337" w:type="dxa"/>
        </w:tcPr>
        <w:p w14:paraId="29785227" w14:textId="7FF6315C" w:rsidR="00A64D2C" w:rsidRPr="00BA7F76" w:rsidRDefault="00A64D2C">
          <w:pPr>
            <w:pStyle w:val="Header"/>
            <w:jc w:val="center"/>
            <w:rPr>
              <w:b/>
              <w:smallCaps/>
              <w:sz w:val="28"/>
              <w:szCs w:val="22"/>
            </w:rPr>
          </w:pPr>
        </w:p>
      </w:tc>
      <w:tc>
        <w:tcPr>
          <w:tcW w:w="3402" w:type="dxa"/>
        </w:tcPr>
        <w:p w14:paraId="07F459D8" w14:textId="77777777" w:rsidR="00A64D2C" w:rsidRPr="00BA7F76" w:rsidRDefault="007C653C" w:rsidP="007C653C">
          <w:pPr>
            <w:pStyle w:val="Header"/>
            <w:jc w:val="center"/>
            <w:rPr>
              <w:b/>
              <w:smallCaps/>
              <w:sz w:val="28"/>
              <w:szCs w:val="22"/>
            </w:rPr>
          </w:pPr>
          <w:r>
            <w:rPr>
              <w:b/>
              <w:smallCaps/>
              <w:sz w:val="28"/>
              <w:szCs w:val="22"/>
            </w:rPr>
            <w:fldChar w:fldCharType="begin"/>
          </w:r>
          <w:r>
            <w:rPr>
              <w:b/>
              <w:smallCaps/>
              <w:sz w:val="28"/>
              <w:szCs w:val="22"/>
            </w:rPr>
            <w:instrText xml:space="preserve"> REF P4 \h  \* MERGEFORMAT </w:instrText>
          </w:r>
          <w:r>
            <w:rPr>
              <w:b/>
              <w:smallCaps/>
              <w:sz w:val="28"/>
              <w:szCs w:val="22"/>
            </w:rPr>
          </w:r>
          <w:r>
            <w:rPr>
              <w:b/>
              <w:smallCaps/>
              <w:sz w:val="28"/>
              <w:szCs w:val="22"/>
            </w:rPr>
            <w:fldChar w:fldCharType="separate"/>
          </w:r>
          <w:r w:rsidR="00DD3F04">
            <w:rPr>
              <w:b/>
              <w:caps/>
              <w:noProof/>
              <w:sz w:val="24"/>
              <w:szCs w:val="24"/>
            </w:rPr>
            <w:t xml:space="preserve">     </w:t>
          </w:r>
          <w:r>
            <w:rPr>
              <w:b/>
              <w:smallCaps/>
              <w:sz w:val="28"/>
              <w:szCs w:val="22"/>
            </w:rPr>
            <w:fldChar w:fldCharType="end"/>
          </w:r>
          <w:r>
            <w:rPr>
              <w:b/>
              <w:smallCaps/>
              <w:sz w:val="28"/>
              <w:szCs w:val="22"/>
            </w:rPr>
            <w:fldChar w:fldCharType="begin"/>
          </w:r>
          <w:r>
            <w:rPr>
              <w:b/>
              <w:smallCaps/>
              <w:sz w:val="28"/>
              <w:szCs w:val="22"/>
            </w:rPr>
            <w:instrText xml:space="preserve"> REF P5 \h  \* MERGEFORMAT </w:instrText>
          </w:r>
          <w:r>
            <w:rPr>
              <w:b/>
              <w:smallCaps/>
              <w:sz w:val="28"/>
              <w:szCs w:val="22"/>
            </w:rPr>
          </w:r>
          <w:r>
            <w:rPr>
              <w:b/>
              <w:smallCaps/>
              <w:sz w:val="28"/>
              <w:szCs w:val="22"/>
            </w:rPr>
            <w:fldChar w:fldCharType="separate"/>
          </w:r>
          <w:r w:rsidR="00DD3F04">
            <w:rPr>
              <w:b/>
              <w:caps/>
              <w:noProof/>
              <w:sz w:val="24"/>
              <w:szCs w:val="24"/>
              <w:lang w:val="fr-FR"/>
            </w:rPr>
            <w:t xml:space="preserve">  </w:t>
          </w:r>
          <w:r>
            <w:rPr>
              <w:b/>
              <w:smallCaps/>
              <w:sz w:val="28"/>
              <w:szCs w:val="22"/>
            </w:rPr>
            <w:fldChar w:fldCharType="end"/>
          </w:r>
          <w:r>
            <w:rPr>
              <w:b/>
              <w:smallCaps/>
              <w:sz w:val="28"/>
              <w:szCs w:val="22"/>
            </w:rPr>
            <w:fldChar w:fldCharType="begin"/>
          </w:r>
          <w:r>
            <w:rPr>
              <w:b/>
              <w:smallCaps/>
              <w:sz w:val="28"/>
              <w:szCs w:val="22"/>
            </w:rPr>
            <w:instrText xml:space="preserve"> REF P6 \h  \* MERGEFORMAT </w:instrText>
          </w:r>
          <w:r>
            <w:rPr>
              <w:b/>
              <w:smallCaps/>
              <w:sz w:val="28"/>
              <w:szCs w:val="22"/>
            </w:rPr>
          </w:r>
          <w:r>
            <w:rPr>
              <w:b/>
              <w:smallCaps/>
              <w:sz w:val="28"/>
              <w:szCs w:val="22"/>
            </w:rPr>
            <w:fldChar w:fldCharType="separate"/>
          </w:r>
          <w:r w:rsidR="00DD3F04">
            <w:rPr>
              <w:b/>
              <w:noProof/>
              <w:sz w:val="24"/>
              <w:szCs w:val="24"/>
              <w:lang w:val="fr-FR"/>
            </w:rPr>
            <w:t xml:space="preserve">   </w:t>
          </w:r>
          <w:r>
            <w:rPr>
              <w:b/>
              <w:smallCaps/>
              <w:sz w:val="28"/>
              <w:szCs w:val="22"/>
            </w:rPr>
            <w:fldChar w:fldCharType="end"/>
          </w:r>
          <w:r>
            <w:rPr>
              <w:b/>
              <w:smallCaps/>
              <w:sz w:val="28"/>
              <w:szCs w:val="22"/>
            </w:rPr>
            <w:fldChar w:fldCharType="begin"/>
          </w:r>
          <w:r>
            <w:rPr>
              <w:b/>
              <w:smallCaps/>
              <w:sz w:val="28"/>
              <w:szCs w:val="22"/>
            </w:rPr>
            <w:instrText xml:space="preserve"> REF P7 \h  \* MERGEFORMAT </w:instrText>
          </w:r>
          <w:r>
            <w:rPr>
              <w:b/>
              <w:smallCaps/>
              <w:sz w:val="28"/>
              <w:szCs w:val="22"/>
            </w:rPr>
          </w:r>
          <w:r>
            <w:rPr>
              <w:b/>
              <w:smallCaps/>
              <w:sz w:val="28"/>
              <w:szCs w:val="22"/>
            </w:rPr>
            <w:fldChar w:fldCharType="separate"/>
          </w:r>
          <w:r w:rsidR="00DD3F04">
            <w:rPr>
              <w:b/>
              <w:noProof/>
              <w:sz w:val="24"/>
              <w:szCs w:val="24"/>
              <w:lang w:val="fr-FR"/>
            </w:rPr>
            <w:t xml:space="preserve">     </w:t>
          </w:r>
          <w:r>
            <w:rPr>
              <w:b/>
              <w:smallCaps/>
              <w:sz w:val="28"/>
              <w:szCs w:val="22"/>
            </w:rPr>
            <w:fldChar w:fldCharType="end"/>
          </w:r>
        </w:p>
      </w:tc>
      <w:tc>
        <w:tcPr>
          <w:tcW w:w="784" w:type="dxa"/>
        </w:tcPr>
        <w:p w14:paraId="4427655F" w14:textId="77777777" w:rsidR="00A64D2C" w:rsidRPr="00BA7F76" w:rsidRDefault="007C653C" w:rsidP="007C653C">
          <w:pPr>
            <w:pStyle w:val="Header"/>
            <w:jc w:val="center"/>
            <w:rPr>
              <w:b/>
              <w:smallCaps/>
              <w:sz w:val="28"/>
              <w:szCs w:val="22"/>
            </w:rPr>
          </w:pPr>
          <w:r>
            <w:rPr>
              <w:b/>
              <w:smallCaps/>
              <w:sz w:val="28"/>
              <w:szCs w:val="22"/>
            </w:rPr>
            <w:fldChar w:fldCharType="begin"/>
          </w:r>
          <w:r>
            <w:rPr>
              <w:b/>
              <w:smallCaps/>
              <w:sz w:val="28"/>
              <w:szCs w:val="22"/>
            </w:rPr>
            <w:instrText xml:space="preserve"> REF P1 \h  \* MERGEFORMAT </w:instrText>
          </w:r>
          <w:r>
            <w:rPr>
              <w:b/>
              <w:smallCaps/>
              <w:sz w:val="28"/>
              <w:szCs w:val="22"/>
            </w:rPr>
          </w:r>
          <w:r>
            <w:rPr>
              <w:b/>
              <w:smallCaps/>
              <w:sz w:val="28"/>
              <w:szCs w:val="22"/>
            </w:rPr>
            <w:fldChar w:fldCharType="separate"/>
          </w:r>
          <w:r w:rsidR="00DD3F04">
            <w:rPr>
              <w:b/>
              <w:caps/>
              <w:noProof/>
              <w:sz w:val="24"/>
              <w:szCs w:val="24"/>
              <w:lang w:val="fr-FR"/>
            </w:rPr>
            <w:t xml:space="preserve"> </w:t>
          </w:r>
          <w:r>
            <w:rPr>
              <w:b/>
              <w:smallCaps/>
              <w:sz w:val="28"/>
              <w:szCs w:val="22"/>
            </w:rPr>
            <w:fldChar w:fldCharType="end"/>
          </w:r>
          <w:r>
            <w:rPr>
              <w:b/>
              <w:smallCaps/>
              <w:sz w:val="28"/>
              <w:szCs w:val="22"/>
            </w:rPr>
            <w:fldChar w:fldCharType="begin"/>
          </w:r>
          <w:r>
            <w:rPr>
              <w:b/>
              <w:smallCaps/>
              <w:sz w:val="28"/>
              <w:szCs w:val="22"/>
            </w:rPr>
            <w:instrText xml:space="preserve"> REF P2 \h  \* MERGEFORMAT </w:instrText>
          </w:r>
          <w:r>
            <w:rPr>
              <w:b/>
              <w:smallCaps/>
              <w:sz w:val="28"/>
              <w:szCs w:val="22"/>
            </w:rPr>
          </w:r>
          <w:r>
            <w:rPr>
              <w:b/>
              <w:smallCaps/>
              <w:sz w:val="28"/>
              <w:szCs w:val="22"/>
            </w:rPr>
            <w:fldChar w:fldCharType="separate"/>
          </w:r>
          <w:r w:rsidR="00DD3F04">
            <w:rPr>
              <w:b/>
              <w:caps/>
              <w:noProof/>
              <w:sz w:val="24"/>
              <w:szCs w:val="24"/>
              <w:lang w:val="fr-FR"/>
            </w:rPr>
            <w:t xml:space="preserve">  </w:t>
          </w:r>
          <w:r>
            <w:rPr>
              <w:b/>
              <w:smallCaps/>
              <w:sz w:val="28"/>
              <w:szCs w:val="22"/>
            </w:rPr>
            <w:fldChar w:fldCharType="end"/>
          </w:r>
        </w:p>
      </w:tc>
      <w:tc>
        <w:tcPr>
          <w:tcW w:w="1877" w:type="dxa"/>
        </w:tcPr>
        <w:p w14:paraId="3668C64D" w14:textId="77777777" w:rsidR="00A64D2C" w:rsidRPr="00966E01" w:rsidRDefault="00A64D2C">
          <w:pPr>
            <w:pStyle w:val="Header"/>
            <w:tabs>
              <w:tab w:val="right" w:pos="1661"/>
            </w:tabs>
            <w:jc w:val="center"/>
            <w:rPr>
              <w:b/>
              <w:i/>
              <w:smallCaps/>
              <w:sz w:val="24"/>
              <w:szCs w:val="24"/>
            </w:rPr>
          </w:pPr>
          <w:r w:rsidRPr="00966E01">
            <w:rPr>
              <w:b/>
              <w:smallCaps/>
              <w:sz w:val="24"/>
              <w:szCs w:val="24"/>
            </w:rPr>
            <w:t>page</w:t>
          </w:r>
          <w:r w:rsidRPr="00966E01">
            <w:rPr>
              <w:b/>
              <w:i/>
              <w:smallCaps/>
              <w:sz w:val="24"/>
              <w:szCs w:val="24"/>
            </w:rPr>
            <w:tab/>
          </w:r>
          <w:r w:rsidRPr="00966E01">
            <w:rPr>
              <w:rStyle w:val="PageNumber"/>
              <w:b/>
              <w:sz w:val="24"/>
              <w:szCs w:val="24"/>
            </w:rPr>
            <w:fldChar w:fldCharType="begin"/>
          </w:r>
          <w:r w:rsidRPr="00966E01">
            <w:rPr>
              <w:rStyle w:val="PageNumber"/>
              <w:b/>
              <w:sz w:val="24"/>
              <w:szCs w:val="24"/>
            </w:rPr>
            <w:instrText xml:space="preserve"> PAGE </w:instrText>
          </w:r>
          <w:r w:rsidRPr="00966E01">
            <w:rPr>
              <w:rStyle w:val="PageNumber"/>
              <w:b/>
              <w:sz w:val="24"/>
              <w:szCs w:val="24"/>
            </w:rPr>
            <w:fldChar w:fldCharType="separate"/>
          </w:r>
          <w:r w:rsidR="00F321E9">
            <w:rPr>
              <w:rStyle w:val="PageNumber"/>
              <w:b/>
              <w:noProof/>
              <w:sz w:val="24"/>
              <w:szCs w:val="24"/>
            </w:rPr>
            <w:t>5</w:t>
          </w:r>
          <w:r w:rsidRPr="00966E01">
            <w:rPr>
              <w:rStyle w:val="PageNumber"/>
              <w:b/>
              <w:sz w:val="24"/>
              <w:szCs w:val="24"/>
            </w:rPr>
            <w:fldChar w:fldCharType="end"/>
          </w:r>
          <w:r w:rsidRPr="00966E01">
            <w:rPr>
              <w:rStyle w:val="PageNumber"/>
              <w:b/>
              <w:sz w:val="24"/>
              <w:szCs w:val="24"/>
            </w:rPr>
            <w:t xml:space="preserve"> of </w:t>
          </w:r>
          <w:r w:rsidRPr="00966E01">
            <w:rPr>
              <w:rStyle w:val="PageNumber"/>
              <w:b/>
              <w:sz w:val="24"/>
              <w:szCs w:val="24"/>
            </w:rPr>
            <w:fldChar w:fldCharType="begin"/>
          </w:r>
          <w:r w:rsidRPr="00966E01">
            <w:rPr>
              <w:rStyle w:val="PageNumber"/>
              <w:b/>
              <w:sz w:val="24"/>
              <w:szCs w:val="24"/>
            </w:rPr>
            <w:instrText xml:space="preserve"> NUMPAGES </w:instrText>
          </w:r>
          <w:r w:rsidRPr="00966E01">
            <w:rPr>
              <w:rStyle w:val="PageNumber"/>
              <w:b/>
              <w:sz w:val="24"/>
              <w:szCs w:val="24"/>
            </w:rPr>
            <w:fldChar w:fldCharType="separate"/>
          </w:r>
          <w:r w:rsidR="00F321E9">
            <w:rPr>
              <w:rStyle w:val="PageNumber"/>
              <w:b/>
              <w:noProof/>
              <w:sz w:val="24"/>
              <w:szCs w:val="24"/>
            </w:rPr>
            <w:t>5</w:t>
          </w:r>
          <w:r w:rsidRPr="00966E01">
            <w:rPr>
              <w:rStyle w:val="PageNumber"/>
              <w:b/>
              <w:sz w:val="24"/>
              <w:szCs w:val="24"/>
            </w:rPr>
            <w:fldChar w:fldCharType="end"/>
          </w:r>
        </w:p>
      </w:tc>
    </w:tr>
  </w:tbl>
  <w:p w14:paraId="5F92BA11" w14:textId="77777777" w:rsidR="00A64D2C" w:rsidRPr="00587E51" w:rsidRDefault="00A64D2C">
    <w:pPr>
      <w:pStyle w:val="Heade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C06972C"/>
    <w:lvl w:ilvl="0">
      <w:start w:val="1"/>
      <w:numFmt w:val="decimal"/>
      <w:pStyle w:val="Heading1"/>
      <w:lvlText w:val="%1."/>
      <w:lvlJc w:val="left"/>
      <w:pPr>
        <w:tabs>
          <w:tab w:val="num" w:pos="1134"/>
        </w:tabs>
        <w:ind w:left="1134" w:hanging="1134"/>
      </w:pPr>
      <w:rPr>
        <w:rFonts w:ascii="Arial" w:hAnsi="Arial" w:hint="default"/>
        <w:b/>
        <w:i w:val="0"/>
        <w:sz w:val="24"/>
        <w:u w:val="none"/>
      </w:rPr>
    </w:lvl>
    <w:lvl w:ilvl="1">
      <w:start w:val="1"/>
      <w:numFmt w:val="decimal"/>
      <w:pStyle w:val="Heading2"/>
      <w:lvlText w:val="%1.%2"/>
      <w:lvlJc w:val="left"/>
      <w:pPr>
        <w:tabs>
          <w:tab w:val="num" w:pos="1134"/>
        </w:tabs>
        <w:ind w:left="1134" w:hanging="1134"/>
      </w:pPr>
      <w:rPr>
        <w:rFonts w:ascii="Arial" w:hAnsi="Arial" w:hint="default"/>
        <w:b/>
        <w:i w:val="0"/>
        <w:sz w:val="24"/>
        <w:u w:val="none"/>
      </w:rPr>
    </w:lvl>
    <w:lvl w:ilvl="2">
      <w:start w:val="1"/>
      <w:numFmt w:val="decimal"/>
      <w:pStyle w:val="Heading3"/>
      <w:lvlText w:val="%1.%2.%3"/>
      <w:lvlJc w:val="left"/>
      <w:pPr>
        <w:tabs>
          <w:tab w:val="num" w:pos="1134"/>
        </w:tabs>
        <w:ind w:left="1134" w:hanging="1134"/>
      </w:pPr>
      <w:rPr>
        <w:rFonts w:ascii="Arial" w:hAnsi="Arial" w:hint="default"/>
        <w:b/>
        <w:i w:val="0"/>
        <w:sz w:val="24"/>
        <w:u w:val="none"/>
      </w:rPr>
    </w:lvl>
    <w:lvl w:ilvl="3">
      <w:start w:val="1"/>
      <w:numFmt w:val="decimal"/>
      <w:pStyle w:val="Heading4"/>
      <w:lvlText w:val="%1.%2.%3.%4"/>
      <w:lvlJc w:val="left"/>
      <w:pPr>
        <w:tabs>
          <w:tab w:val="num" w:pos="1134"/>
        </w:tabs>
        <w:ind w:left="1134" w:hanging="1134"/>
      </w:pPr>
      <w:rPr>
        <w:rFonts w:ascii="Arial" w:hAnsi="Arial" w:hint="default"/>
        <w:b/>
        <w:i w:val="0"/>
        <w:sz w:val="24"/>
        <w:u w:val="none"/>
      </w:r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 w15:restartNumberingAfterBreak="0">
    <w:nsid w:val="012B7803"/>
    <w:multiLevelType w:val="multilevel"/>
    <w:tmpl w:val="D77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5799C"/>
    <w:multiLevelType w:val="multilevel"/>
    <w:tmpl w:val="6C5EBC8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43928"/>
    <w:multiLevelType w:val="hybridMultilevel"/>
    <w:tmpl w:val="7332CA1E"/>
    <w:lvl w:ilvl="0" w:tplc="89F641DE">
      <w:start w:val="1997"/>
      <w:numFmt w:val="bullet"/>
      <w:lvlText w:val="-"/>
      <w:lvlJc w:val="left"/>
      <w:pPr>
        <w:ind w:left="2160" w:hanging="360"/>
      </w:pPr>
      <w:rPr>
        <w:rFonts w:ascii="Arial" w:eastAsia="Times New Roman"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47F2007"/>
    <w:multiLevelType w:val="hybridMultilevel"/>
    <w:tmpl w:val="A31A94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337A0E"/>
    <w:multiLevelType w:val="multilevel"/>
    <w:tmpl w:val="5C1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B26F2"/>
    <w:multiLevelType w:val="multilevel"/>
    <w:tmpl w:val="865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D5E6B"/>
    <w:multiLevelType w:val="hybridMultilevel"/>
    <w:tmpl w:val="D93EE054"/>
    <w:lvl w:ilvl="0" w:tplc="04160001">
      <w:start w:val="1"/>
      <w:numFmt w:val="bullet"/>
      <w:lvlText w:val=""/>
      <w:lvlJc w:val="left"/>
      <w:pPr>
        <w:ind w:left="1746" w:hanging="360"/>
      </w:pPr>
      <w:rPr>
        <w:rFonts w:ascii="Symbol" w:hAnsi="Symbol" w:hint="default"/>
      </w:rPr>
    </w:lvl>
    <w:lvl w:ilvl="1" w:tplc="04160019" w:tentative="1">
      <w:start w:val="1"/>
      <w:numFmt w:val="lowerLetter"/>
      <w:lvlText w:val="%2."/>
      <w:lvlJc w:val="left"/>
      <w:pPr>
        <w:ind w:left="2466" w:hanging="360"/>
      </w:pPr>
    </w:lvl>
    <w:lvl w:ilvl="2" w:tplc="0416001B" w:tentative="1">
      <w:start w:val="1"/>
      <w:numFmt w:val="lowerRoman"/>
      <w:lvlText w:val="%3."/>
      <w:lvlJc w:val="right"/>
      <w:pPr>
        <w:ind w:left="3186" w:hanging="180"/>
      </w:pPr>
    </w:lvl>
    <w:lvl w:ilvl="3" w:tplc="0416000F" w:tentative="1">
      <w:start w:val="1"/>
      <w:numFmt w:val="decimal"/>
      <w:lvlText w:val="%4."/>
      <w:lvlJc w:val="left"/>
      <w:pPr>
        <w:ind w:left="3906" w:hanging="360"/>
      </w:pPr>
    </w:lvl>
    <w:lvl w:ilvl="4" w:tplc="04160019" w:tentative="1">
      <w:start w:val="1"/>
      <w:numFmt w:val="lowerLetter"/>
      <w:lvlText w:val="%5."/>
      <w:lvlJc w:val="left"/>
      <w:pPr>
        <w:ind w:left="4626" w:hanging="360"/>
      </w:pPr>
    </w:lvl>
    <w:lvl w:ilvl="5" w:tplc="0416001B" w:tentative="1">
      <w:start w:val="1"/>
      <w:numFmt w:val="lowerRoman"/>
      <w:lvlText w:val="%6."/>
      <w:lvlJc w:val="right"/>
      <w:pPr>
        <w:ind w:left="5346" w:hanging="180"/>
      </w:pPr>
    </w:lvl>
    <w:lvl w:ilvl="6" w:tplc="0416000F" w:tentative="1">
      <w:start w:val="1"/>
      <w:numFmt w:val="decimal"/>
      <w:lvlText w:val="%7."/>
      <w:lvlJc w:val="left"/>
      <w:pPr>
        <w:ind w:left="6066" w:hanging="360"/>
      </w:pPr>
    </w:lvl>
    <w:lvl w:ilvl="7" w:tplc="04160019" w:tentative="1">
      <w:start w:val="1"/>
      <w:numFmt w:val="lowerLetter"/>
      <w:lvlText w:val="%8."/>
      <w:lvlJc w:val="left"/>
      <w:pPr>
        <w:ind w:left="6786" w:hanging="360"/>
      </w:pPr>
    </w:lvl>
    <w:lvl w:ilvl="8" w:tplc="0416001B" w:tentative="1">
      <w:start w:val="1"/>
      <w:numFmt w:val="lowerRoman"/>
      <w:lvlText w:val="%9."/>
      <w:lvlJc w:val="right"/>
      <w:pPr>
        <w:ind w:left="7506" w:hanging="180"/>
      </w:pPr>
    </w:lvl>
  </w:abstractNum>
  <w:abstractNum w:abstractNumId="8" w15:restartNumberingAfterBreak="0">
    <w:nsid w:val="0EE935AE"/>
    <w:multiLevelType w:val="hybridMultilevel"/>
    <w:tmpl w:val="E6026A1E"/>
    <w:lvl w:ilvl="0" w:tplc="1ACA3A60">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9" w15:restartNumberingAfterBreak="0">
    <w:nsid w:val="0F444F81"/>
    <w:multiLevelType w:val="hybridMultilevel"/>
    <w:tmpl w:val="66261AE0"/>
    <w:lvl w:ilvl="0" w:tplc="8B9435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260101B"/>
    <w:multiLevelType w:val="multilevel"/>
    <w:tmpl w:val="FECA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C3231"/>
    <w:multiLevelType w:val="hybridMultilevel"/>
    <w:tmpl w:val="796A66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BB4150"/>
    <w:multiLevelType w:val="hybridMultilevel"/>
    <w:tmpl w:val="C84ECD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6B52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0727083"/>
    <w:multiLevelType w:val="hybridMultilevel"/>
    <w:tmpl w:val="84E2349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D83E19"/>
    <w:multiLevelType w:val="hybridMultilevel"/>
    <w:tmpl w:val="297E41F6"/>
    <w:lvl w:ilvl="0" w:tplc="1ADA5EC6">
      <w:start w:val="1"/>
      <w:numFmt w:val="upperLetter"/>
      <w:pStyle w:val="TOC4"/>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6" w15:restartNumberingAfterBreak="0">
    <w:nsid w:val="213A6DF1"/>
    <w:multiLevelType w:val="hybridMultilevel"/>
    <w:tmpl w:val="F3F815E0"/>
    <w:lvl w:ilvl="0" w:tplc="632C12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55907CB"/>
    <w:multiLevelType w:val="hybridMultilevel"/>
    <w:tmpl w:val="D7B4C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BB3B29"/>
    <w:multiLevelType w:val="multilevel"/>
    <w:tmpl w:val="97C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61F48"/>
    <w:multiLevelType w:val="hybridMultilevel"/>
    <w:tmpl w:val="9C366F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4657A0"/>
    <w:multiLevelType w:val="hybridMultilevel"/>
    <w:tmpl w:val="0A6E7732"/>
    <w:lvl w:ilvl="0" w:tplc="B0A8BC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B3B331D"/>
    <w:multiLevelType w:val="multilevel"/>
    <w:tmpl w:val="C85E3C98"/>
    <w:lvl w:ilvl="0">
      <w:start w:val="1"/>
      <w:numFmt w:val="decimal"/>
      <w:lvlText w:val="%1."/>
      <w:lvlJc w:val="left"/>
      <w:pPr>
        <w:tabs>
          <w:tab w:val="num" w:pos="1134"/>
        </w:tabs>
        <w:ind w:left="1134" w:hanging="1134"/>
      </w:pPr>
      <w:rPr>
        <w:rFonts w:ascii="Arial" w:hAnsi="Arial" w:hint="default"/>
        <w:b/>
        <w:i w:val="0"/>
        <w:sz w:val="22"/>
        <w:u w:val="none"/>
      </w:rPr>
    </w:lvl>
    <w:lvl w:ilvl="1">
      <w:start w:val="1"/>
      <w:numFmt w:val="decimal"/>
      <w:lvlText w:val="%1.%2"/>
      <w:lvlJc w:val="left"/>
      <w:pPr>
        <w:tabs>
          <w:tab w:val="num" w:pos="1134"/>
        </w:tabs>
        <w:ind w:left="1134" w:hanging="1134"/>
      </w:pPr>
      <w:rPr>
        <w:rFonts w:ascii="Arial" w:hAnsi="Arial" w:hint="default"/>
        <w:b/>
        <w:i w:val="0"/>
        <w:sz w:val="22"/>
      </w:rPr>
    </w:lvl>
    <w:lvl w:ilvl="2">
      <w:start w:val="1"/>
      <w:numFmt w:val="decimal"/>
      <w:lvlText w:val="%1.%2.%3"/>
      <w:lvlJc w:val="left"/>
      <w:pPr>
        <w:tabs>
          <w:tab w:val="num" w:pos="1134"/>
        </w:tabs>
        <w:ind w:left="1134" w:hanging="1134"/>
      </w:pPr>
      <w:rPr>
        <w:rFonts w:ascii="Arial" w:hAnsi="Arial" w:hint="default"/>
        <w:b/>
        <w:i w:val="0"/>
        <w:sz w:val="22"/>
        <w:u w:val="none"/>
      </w:rPr>
    </w:lvl>
    <w:lvl w:ilvl="3">
      <w:start w:val="1"/>
      <w:numFmt w:val="decimal"/>
      <w:lvlText w:val="%1.%2.%3.%4"/>
      <w:lvlJc w:val="left"/>
      <w:pPr>
        <w:tabs>
          <w:tab w:val="num" w:pos="1134"/>
        </w:tabs>
        <w:ind w:left="1134" w:hanging="1134"/>
      </w:pPr>
      <w:rPr>
        <w:rFonts w:ascii="Arial" w:hAnsi="Arial" w:hint="default"/>
        <w:b w:val="0"/>
        <w:i/>
        <w:sz w:val="22"/>
        <w:u w:val="none"/>
      </w:rPr>
    </w:lvl>
    <w:lvl w:ilvl="4">
      <w:start w:val="1"/>
      <w:numFmt w:val="decimal"/>
      <w:lvlText w:val="%1.%2.%3.%4.%5"/>
      <w:lvlJc w:val="left"/>
      <w:pPr>
        <w:tabs>
          <w:tab w:val="num" w:pos="1008"/>
        </w:tabs>
        <w:ind w:left="1008" w:hanging="1008"/>
      </w:pPr>
      <w:rPr>
        <w:rFonts w:ascii="Arial" w:hAnsi="Arial" w:hint="default"/>
        <w:sz w:val="22"/>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2B790BA8"/>
    <w:multiLevelType w:val="hybridMultilevel"/>
    <w:tmpl w:val="1E2ABB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CE8056B"/>
    <w:multiLevelType w:val="hybridMultilevel"/>
    <w:tmpl w:val="5EEAD492"/>
    <w:lvl w:ilvl="0" w:tplc="657E2C8A">
      <w:start w:val="1"/>
      <w:numFmt w:val="bullet"/>
      <w:lvlText w:val=""/>
      <w:lvlJc w:val="left"/>
      <w:pPr>
        <w:ind w:left="1494" w:hanging="360"/>
      </w:pPr>
      <w:rPr>
        <w:rFonts w:ascii="Wingdings" w:eastAsia="Times New Roman" w:hAnsi="Wingdings" w:cs="Times New Roman" w:hint="default"/>
        <w:color w:val="0000CC"/>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4" w15:restartNumberingAfterBreak="0">
    <w:nsid w:val="2DFA7E7C"/>
    <w:multiLevelType w:val="hybridMultilevel"/>
    <w:tmpl w:val="45C279D6"/>
    <w:lvl w:ilvl="0" w:tplc="04090001">
      <w:start w:val="1"/>
      <w:numFmt w:val="bullet"/>
      <w:lvlText w:val=""/>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25" w15:restartNumberingAfterBreak="0">
    <w:nsid w:val="38E03B90"/>
    <w:multiLevelType w:val="hybridMultilevel"/>
    <w:tmpl w:val="D5387312"/>
    <w:lvl w:ilvl="0" w:tplc="07D0088A">
      <w:start w:val="1997"/>
      <w:numFmt w:val="bullet"/>
      <w:lvlText w:val="-"/>
      <w:lvlJc w:val="left"/>
      <w:pPr>
        <w:ind w:left="2160" w:hanging="360"/>
      </w:pPr>
      <w:rPr>
        <w:rFonts w:ascii="Arial" w:eastAsia="Times New Roman"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3B2B1BA6"/>
    <w:multiLevelType w:val="hybridMultilevel"/>
    <w:tmpl w:val="30DCC908"/>
    <w:lvl w:ilvl="0" w:tplc="CA444058">
      <w:start w:val="1"/>
      <w:numFmt w:val="lowerLetter"/>
      <w:lvlText w:val="%1)"/>
      <w:lvlJc w:val="left"/>
      <w:pPr>
        <w:ind w:left="1746" w:hanging="360"/>
      </w:pPr>
    </w:lvl>
    <w:lvl w:ilvl="1" w:tplc="04160019" w:tentative="1">
      <w:start w:val="1"/>
      <w:numFmt w:val="lowerLetter"/>
      <w:lvlText w:val="%2."/>
      <w:lvlJc w:val="left"/>
      <w:pPr>
        <w:ind w:left="2466" w:hanging="360"/>
      </w:pPr>
    </w:lvl>
    <w:lvl w:ilvl="2" w:tplc="0416001B" w:tentative="1">
      <w:start w:val="1"/>
      <w:numFmt w:val="lowerRoman"/>
      <w:lvlText w:val="%3."/>
      <w:lvlJc w:val="right"/>
      <w:pPr>
        <w:ind w:left="3186" w:hanging="180"/>
      </w:pPr>
    </w:lvl>
    <w:lvl w:ilvl="3" w:tplc="0416000F" w:tentative="1">
      <w:start w:val="1"/>
      <w:numFmt w:val="decimal"/>
      <w:lvlText w:val="%4."/>
      <w:lvlJc w:val="left"/>
      <w:pPr>
        <w:ind w:left="3906" w:hanging="360"/>
      </w:pPr>
    </w:lvl>
    <w:lvl w:ilvl="4" w:tplc="04160019" w:tentative="1">
      <w:start w:val="1"/>
      <w:numFmt w:val="lowerLetter"/>
      <w:lvlText w:val="%5."/>
      <w:lvlJc w:val="left"/>
      <w:pPr>
        <w:ind w:left="4626" w:hanging="360"/>
      </w:pPr>
    </w:lvl>
    <w:lvl w:ilvl="5" w:tplc="0416001B" w:tentative="1">
      <w:start w:val="1"/>
      <w:numFmt w:val="lowerRoman"/>
      <w:lvlText w:val="%6."/>
      <w:lvlJc w:val="right"/>
      <w:pPr>
        <w:ind w:left="5346" w:hanging="180"/>
      </w:pPr>
    </w:lvl>
    <w:lvl w:ilvl="6" w:tplc="0416000F" w:tentative="1">
      <w:start w:val="1"/>
      <w:numFmt w:val="decimal"/>
      <w:lvlText w:val="%7."/>
      <w:lvlJc w:val="left"/>
      <w:pPr>
        <w:ind w:left="6066" w:hanging="360"/>
      </w:pPr>
    </w:lvl>
    <w:lvl w:ilvl="7" w:tplc="04160019" w:tentative="1">
      <w:start w:val="1"/>
      <w:numFmt w:val="lowerLetter"/>
      <w:lvlText w:val="%8."/>
      <w:lvlJc w:val="left"/>
      <w:pPr>
        <w:ind w:left="6786" w:hanging="360"/>
      </w:pPr>
    </w:lvl>
    <w:lvl w:ilvl="8" w:tplc="0416001B" w:tentative="1">
      <w:start w:val="1"/>
      <w:numFmt w:val="lowerRoman"/>
      <w:lvlText w:val="%9."/>
      <w:lvlJc w:val="right"/>
      <w:pPr>
        <w:ind w:left="7506" w:hanging="180"/>
      </w:pPr>
    </w:lvl>
  </w:abstractNum>
  <w:abstractNum w:abstractNumId="27" w15:restartNumberingAfterBreak="0">
    <w:nsid w:val="3B974FA3"/>
    <w:multiLevelType w:val="hybridMultilevel"/>
    <w:tmpl w:val="6A42023A"/>
    <w:lvl w:ilvl="0" w:tplc="BE3A63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0444CD"/>
    <w:multiLevelType w:val="hybridMultilevel"/>
    <w:tmpl w:val="7B669DFA"/>
    <w:lvl w:ilvl="0" w:tplc="A836C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4884561"/>
    <w:multiLevelType w:val="hybridMultilevel"/>
    <w:tmpl w:val="D542BFC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85C231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486B77A3"/>
    <w:multiLevelType w:val="multilevel"/>
    <w:tmpl w:val="F1C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D1D31"/>
    <w:multiLevelType w:val="hybridMultilevel"/>
    <w:tmpl w:val="9B080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0A5C8F"/>
    <w:multiLevelType w:val="hybridMultilevel"/>
    <w:tmpl w:val="AFCE2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A32E09"/>
    <w:multiLevelType w:val="multilevel"/>
    <w:tmpl w:val="AB8EEE84"/>
    <w:lvl w:ilvl="0">
      <w:start w:val="1"/>
      <w:numFmt w:val="decimal"/>
      <w:pStyle w:val="ListNumbers"/>
      <w:lvlText w:val="%1."/>
      <w:lvlJc w:val="left"/>
      <w:pPr>
        <w:ind w:left="1701" w:hanging="567"/>
      </w:pPr>
      <w:rPr>
        <w:rFonts w:hint="default"/>
        <w:sz w:val="22"/>
      </w:rPr>
    </w:lvl>
    <w:lvl w:ilvl="1">
      <w:start w:val="1"/>
      <w:numFmt w:val="decimal"/>
      <w:lvlText w:val="%1.%2."/>
      <w:lvlJc w:val="left"/>
      <w:pPr>
        <w:ind w:left="2552" w:hanging="851"/>
      </w:pPr>
      <w:rPr>
        <w:rFonts w:ascii="Arial" w:hAnsi="Arial" w:hint="default"/>
        <w:sz w:val="22"/>
      </w:rPr>
    </w:lvl>
    <w:lvl w:ilvl="2">
      <w:start w:val="1"/>
      <w:numFmt w:val="decimal"/>
      <w:lvlText w:val="%2.%1.%3."/>
      <w:lvlJc w:val="left"/>
      <w:pPr>
        <w:ind w:left="3232" w:hanging="680"/>
      </w:pPr>
      <w:rPr>
        <w:rFonts w:ascii="Arial" w:hAnsi="Arial" w:hint="default"/>
        <w:sz w:val="22"/>
      </w:rPr>
    </w:lvl>
    <w:lvl w:ilvl="3">
      <w:start w:val="1"/>
      <w:numFmt w:val="decimal"/>
      <w:lvlText w:val="%1.%2.%3.%4."/>
      <w:lvlJc w:val="left"/>
      <w:pPr>
        <w:ind w:left="4253" w:hanging="1021"/>
      </w:pPr>
      <w:rPr>
        <w:rFonts w:ascii="Arial" w:hAnsi="Arial" w:hint="default"/>
        <w:sz w:val="22"/>
      </w:rPr>
    </w:lvl>
    <w:lvl w:ilvl="4">
      <w:start w:val="1"/>
      <w:numFmt w:val="decimal"/>
      <w:lvlText w:val="%5."/>
      <w:lvlJc w:val="left"/>
      <w:pPr>
        <w:ind w:left="5103" w:hanging="680"/>
      </w:pPr>
      <w:rPr>
        <w:rFonts w:ascii="Arial" w:hAnsi="Arial" w:hint="default"/>
        <w:sz w:val="22"/>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35" w15:restartNumberingAfterBreak="0">
    <w:nsid w:val="4DC262B7"/>
    <w:multiLevelType w:val="hybridMultilevel"/>
    <w:tmpl w:val="94748DCE"/>
    <w:lvl w:ilvl="0" w:tplc="08090001">
      <w:start w:val="1"/>
      <w:numFmt w:val="bullet"/>
      <w:lvlText w:val=""/>
      <w:lvlJc w:val="left"/>
      <w:pPr>
        <w:ind w:left="1571" w:hanging="360"/>
      </w:pPr>
      <w:rPr>
        <w:rFonts w:ascii="Symbol" w:hAnsi="Symbol" w:hint="default"/>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6" w15:restartNumberingAfterBreak="0">
    <w:nsid w:val="4F40102B"/>
    <w:multiLevelType w:val="hybridMultilevel"/>
    <w:tmpl w:val="2136901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0602E43"/>
    <w:multiLevelType w:val="multilevel"/>
    <w:tmpl w:val="4860E1B4"/>
    <w:lvl w:ilvl="0">
      <w:start w:val="1"/>
      <w:numFmt w:val="decimal"/>
      <w:pStyle w:val="Listnumbers0"/>
      <w:lvlText w:val="%1)"/>
      <w:lvlJc w:val="left"/>
      <w:pPr>
        <w:ind w:left="1211" w:hanging="360"/>
      </w:pPr>
      <w:rPr>
        <w:rFonts w:hint="default"/>
        <w:sz w:val="22"/>
      </w:rPr>
    </w:lvl>
    <w:lvl w:ilvl="1">
      <w:start w:val="1"/>
      <w:numFmt w:val="decimal"/>
      <w:lvlText w:val="%1.%2."/>
      <w:lvlJc w:val="left"/>
      <w:pPr>
        <w:ind w:left="2268" w:hanging="283"/>
      </w:pPr>
      <w:rPr>
        <w:rFonts w:ascii="Arial" w:hAnsi="Arial" w:hint="default"/>
        <w:sz w:val="22"/>
      </w:rPr>
    </w:lvl>
    <w:lvl w:ilvl="2">
      <w:start w:val="1"/>
      <w:numFmt w:val="decimal"/>
      <w:lvlText w:val="%2.%1.%3."/>
      <w:lvlJc w:val="left"/>
      <w:pPr>
        <w:ind w:left="2835" w:hanging="567"/>
      </w:pPr>
      <w:rPr>
        <w:rFonts w:ascii="Arial" w:hAnsi="Arial" w:hint="default"/>
        <w:sz w:val="22"/>
      </w:rPr>
    </w:lvl>
    <w:lvl w:ilvl="3">
      <w:start w:val="1"/>
      <w:numFmt w:val="decimal"/>
      <w:lvlText w:val="%1.%2.%3.%4."/>
      <w:lvlJc w:val="left"/>
      <w:pPr>
        <w:ind w:left="3402" w:hanging="567"/>
      </w:pPr>
      <w:rPr>
        <w:rFonts w:ascii="Arial" w:hAnsi="Arial" w:hint="default"/>
        <w:sz w:val="22"/>
      </w:rPr>
    </w:lvl>
    <w:lvl w:ilvl="4">
      <w:start w:val="1"/>
      <w:numFmt w:val="decimal"/>
      <w:lvlText w:val="%5."/>
      <w:lvlJc w:val="left"/>
      <w:pPr>
        <w:ind w:left="3969" w:firstLine="28801"/>
      </w:pPr>
      <w:rPr>
        <w:rFonts w:ascii="Arial" w:hAnsi="Arial" w:hint="default"/>
        <w:sz w:val="22"/>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38" w15:restartNumberingAfterBreak="0">
    <w:nsid w:val="535A7A8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536059D1"/>
    <w:multiLevelType w:val="hybridMultilevel"/>
    <w:tmpl w:val="CB1C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CF54AC"/>
    <w:multiLevelType w:val="hybridMultilevel"/>
    <w:tmpl w:val="1E9A505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D6381A"/>
    <w:multiLevelType w:val="hybridMultilevel"/>
    <w:tmpl w:val="F32684C6"/>
    <w:lvl w:ilvl="0" w:tplc="210E9F60">
      <w:start w:val="1"/>
      <w:numFmt w:val="lowerLetter"/>
      <w:pStyle w:val="ListAlpha"/>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2" w15:restartNumberingAfterBreak="0">
    <w:nsid w:val="59F71777"/>
    <w:multiLevelType w:val="hybridMultilevel"/>
    <w:tmpl w:val="D6F89044"/>
    <w:lvl w:ilvl="0" w:tplc="277E51DA">
      <w:start w:val="1"/>
      <w:numFmt w:val="bullet"/>
      <w:pStyle w:val="Refbook"/>
      <w:lvlText w:val=""/>
      <w:lvlJc w:val="left"/>
      <w:pPr>
        <w:ind w:left="1571" w:hanging="360"/>
      </w:pPr>
      <w:rPr>
        <w:rFonts w:ascii="Wingdings" w:eastAsia="Times New Roman" w:hAnsi="Wingdings" w:cs="Times New Roman" w:hint="default"/>
        <w:color w:val="0000CC"/>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3" w15:restartNumberingAfterBreak="0">
    <w:nsid w:val="5AA0756F"/>
    <w:multiLevelType w:val="hybridMultilevel"/>
    <w:tmpl w:val="0E30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E36FD6"/>
    <w:multiLevelType w:val="multilevel"/>
    <w:tmpl w:val="A2D06C7E"/>
    <w:lvl w:ilvl="0">
      <w:start w:val="1"/>
      <w:numFmt w:val="bullet"/>
      <w:pStyle w:val="ListBullets"/>
      <w:lvlText w:val=""/>
      <w:lvlJc w:val="left"/>
      <w:pPr>
        <w:ind w:left="1701" w:hanging="567"/>
      </w:pPr>
      <w:rPr>
        <w:rFonts w:ascii="Symbol" w:hAnsi="Symbol" w:hint="default"/>
        <w:sz w:val="22"/>
      </w:rPr>
    </w:lvl>
    <w:lvl w:ilvl="1">
      <w:start w:val="1"/>
      <w:numFmt w:val="bullet"/>
      <w:lvlText w:val=""/>
      <w:lvlJc w:val="left"/>
      <w:pPr>
        <w:ind w:left="2268" w:hanging="567"/>
      </w:pPr>
      <w:rPr>
        <w:rFonts w:ascii="Symbol" w:hAnsi="Symbol" w:hint="default"/>
      </w:rPr>
    </w:lvl>
    <w:lvl w:ilvl="2">
      <w:start w:val="1"/>
      <w:numFmt w:val="bullet"/>
      <w:lvlText w:val=""/>
      <w:lvlJc w:val="left"/>
      <w:pPr>
        <w:ind w:left="2835" w:hanging="567"/>
      </w:pPr>
      <w:rPr>
        <w:rFonts w:ascii="Symbol" w:hAnsi="Symbol" w:hint="default"/>
        <w:sz w:val="22"/>
      </w:rPr>
    </w:lvl>
    <w:lvl w:ilvl="3">
      <w:start w:val="1"/>
      <w:numFmt w:val="bullet"/>
      <w:lvlText w:val=""/>
      <w:lvlJc w:val="left"/>
      <w:pPr>
        <w:ind w:left="3402" w:hanging="567"/>
      </w:pPr>
      <w:rPr>
        <w:rFonts w:ascii="Symbol" w:hAnsi="Symbol" w:hint="default"/>
        <w:sz w:val="22"/>
      </w:rPr>
    </w:lvl>
    <w:lvl w:ilvl="4">
      <w:start w:val="1"/>
      <w:numFmt w:val="bullet"/>
      <w:lvlText w:val=""/>
      <w:lvlJc w:val="left"/>
      <w:pPr>
        <w:ind w:left="3969" w:hanging="567"/>
      </w:pPr>
      <w:rPr>
        <w:rFonts w:ascii="Symbol" w:hAnsi="Symbol" w:hint="default"/>
        <w:sz w:val="22"/>
      </w:rPr>
    </w:lvl>
    <w:lvl w:ilvl="5">
      <w:start w:val="1"/>
      <w:numFmt w:val="bullet"/>
      <w:lvlText w:val=""/>
      <w:lvlJc w:val="left"/>
      <w:pPr>
        <w:ind w:left="5652" w:hanging="360"/>
      </w:pPr>
      <w:rPr>
        <w:rFonts w:ascii="Wingdings" w:hAnsi="Wingdings" w:hint="default"/>
      </w:rPr>
    </w:lvl>
    <w:lvl w:ilvl="6">
      <w:start w:val="1"/>
      <w:numFmt w:val="bullet"/>
      <w:lvlText w:val=""/>
      <w:lvlJc w:val="left"/>
      <w:pPr>
        <w:ind w:left="6372" w:hanging="360"/>
      </w:pPr>
      <w:rPr>
        <w:rFonts w:ascii="Symbol" w:hAnsi="Symbol" w:hint="default"/>
      </w:rPr>
    </w:lvl>
    <w:lvl w:ilvl="7">
      <w:start w:val="1"/>
      <w:numFmt w:val="bullet"/>
      <w:lvlText w:val="o"/>
      <w:lvlJc w:val="left"/>
      <w:pPr>
        <w:ind w:left="7092" w:hanging="360"/>
      </w:pPr>
      <w:rPr>
        <w:rFonts w:ascii="Courier New" w:hAnsi="Courier New" w:cs="Courier New" w:hint="default"/>
      </w:rPr>
    </w:lvl>
    <w:lvl w:ilvl="8">
      <w:start w:val="1"/>
      <w:numFmt w:val="bullet"/>
      <w:lvlText w:val=""/>
      <w:lvlJc w:val="left"/>
      <w:pPr>
        <w:ind w:left="7812" w:hanging="360"/>
      </w:pPr>
      <w:rPr>
        <w:rFonts w:ascii="Wingdings" w:hAnsi="Wingdings" w:hint="default"/>
      </w:rPr>
    </w:lvl>
  </w:abstractNum>
  <w:abstractNum w:abstractNumId="45" w15:restartNumberingAfterBreak="0">
    <w:nsid w:val="6D31397E"/>
    <w:multiLevelType w:val="multilevel"/>
    <w:tmpl w:val="9312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D666A3"/>
    <w:multiLevelType w:val="hybridMultilevel"/>
    <w:tmpl w:val="9182B4FC"/>
    <w:lvl w:ilvl="0" w:tplc="7B4A4B72">
      <w:start w:val="1"/>
      <w:numFmt w:val="upperLetter"/>
      <w:pStyle w:val="AAppendixheading1"/>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EC4AA2"/>
    <w:multiLevelType w:val="hybridMultilevel"/>
    <w:tmpl w:val="483A50CC"/>
    <w:lvl w:ilvl="0" w:tplc="0B4E18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47B516D"/>
    <w:multiLevelType w:val="hybridMultilevel"/>
    <w:tmpl w:val="F7587E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361342"/>
    <w:multiLevelType w:val="hybridMultilevel"/>
    <w:tmpl w:val="70C46E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92292155">
    <w:abstractNumId w:val="0"/>
  </w:num>
  <w:num w:numId="2" w16cid:durableId="608970525">
    <w:abstractNumId w:val="0"/>
  </w:num>
  <w:num w:numId="3" w16cid:durableId="832453043">
    <w:abstractNumId w:val="0"/>
  </w:num>
  <w:num w:numId="4" w16cid:durableId="1269192980">
    <w:abstractNumId w:val="0"/>
  </w:num>
  <w:num w:numId="5" w16cid:durableId="310990351">
    <w:abstractNumId w:val="0"/>
  </w:num>
  <w:num w:numId="6" w16cid:durableId="931470518">
    <w:abstractNumId w:val="0"/>
  </w:num>
  <w:num w:numId="7" w16cid:durableId="712458576">
    <w:abstractNumId w:val="0"/>
  </w:num>
  <w:num w:numId="8" w16cid:durableId="1596788688">
    <w:abstractNumId w:val="0"/>
  </w:num>
  <w:num w:numId="9" w16cid:durableId="1389451927">
    <w:abstractNumId w:val="0"/>
  </w:num>
  <w:num w:numId="10" w16cid:durableId="670568652">
    <w:abstractNumId w:val="44"/>
  </w:num>
  <w:num w:numId="11" w16cid:durableId="161093824">
    <w:abstractNumId w:val="38"/>
  </w:num>
  <w:num w:numId="12" w16cid:durableId="923951110">
    <w:abstractNumId w:val="13"/>
  </w:num>
  <w:num w:numId="13" w16cid:durableId="575089084">
    <w:abstractNumId w:val="30"/>
  </w:num>
  <w:num w:numId="14" w16cid:durableId="1518734136">
    <w:abstractNumId w:val="37"/>
  </w:num>
  <w:num w:numId="15" w16cid:durableId="57166675">
    <w:abstractNumId w:val="34"/>
  </w:num>
  <w:num w:numId="16" w16cid:durableId="1971209666">
    <w:abstractNumId w:val="15"/>
  </w:num>
  <w:num w:numId="17" w16cid:durableId="1545406706">
    <w:abstractNumId w:val="46"/>
  </w:num>
  <w:num w:numId="18" w16cid:durableId="15532258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398688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4699601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0212167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906286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5096237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4855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49897330">
    <w:abstractNumId w:val="29"/>
  </w:num>
  <w:num w:numId="26" w16cid:durableId="840699283">
    <w:abstractNumId w:val="22"/>
  </w:num>
  <w:num w:numId="27" w16cid:durableId="20955456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913061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792599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229236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9958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82539472">
    <w:abstractNumId w:val="25"/>
  </w:num>
  <w:num w:numId="33" w16cid:durableId="1686440544">
    <w:abstractNumId w:val="3"/>
  </w:num>
  <w:num w:numId="34" w16cid:durableId="1032262096">
    <w:abstractNumId w:val="21"/>
  </w:num>
  <w:num w:numId="35" w16cid:durableId="67700280">
    <w:abstractNumId w:val="26"/>
  </w:num>
  <w:num w:numId="36" w16cid:durableId="879558883">
    <w:abstractNumId w:val="7"/>
  </w:num>
  <w:num w:numId="37" w16cid:durableId="902567912">
    <w:abstractNumId w:val="8"/>
  </w:num>
  <w:num w:numId="38" w16cid:durableId="1723403119">
    <w:abstractNumId w:val="23"/>
  </w:num>
  <w:num w:numId="39" w16cid:durableId="1446997916">
    <w:abstractNumId w:val="37"/>
  </w:num>
  <w:num w:numId="40" w16cid:durableId="155267097">
    <w:abstractNumId w:val="41"/>
  </w:num>
  <w:num w:numId="41" w16cid:durableId="1948537884">
    <w:abstractNumId w:val="42"/>
  </w:num>
  <w:num w:numId="42" w16cid:durableId="3899346">
    <w:abstractNumId w:val="35"/>
  </w:num>
  <w:num w:numId="43" w16cid:durableId="1642154136">
    <w:abstractNumId w:val="0"/>
  </w:num>
  <w:num w:numId="44" w16cid:durableId="603346698">
    <w:abstractNumId w:val="0"/>
  </w:num>
  <w:num w:numId="45" w16cid:durableId="1919948043">
    <w:abstractNumId w:val="0"/>
  </w:num>
  <w:num w:numId="46" w16cid:durableId="1886017945">
    <w:abstractNumId w:val="24"/>
  </w:num>
  <w:num w:numId="47" w16cid:durableId="337661387">
    <w:abstractNumId w:val="37"/>
  </w:num>
  <w:num w:numId="48" w16cid:durableId="574627607">
    <w:abstractNumId w:val="0"/>
  </w:num>
  <w:num w:numId="49" w16cid:durableId="315693292">
    <w:abstractNumId w:val="43"/>
  </w:num>
  <w:num w:numId="50" w16cid:durableId="2048555514">
    <w:abstractNumId w:val="32"/>
  </w:num>
  <w:num w:numId="51" w16cid:durableId="1240870355">
    <w:abstractNumId w:val="14"/>
  </w:num>
  <w:num w:numId="52" w16cid:durableId="1051879021">
    <w:abstractNumId w:val="17"/>
  </w:num>
  <w:num w:numId="53" w16cid:durableId="1156265637">
    <w:abstractNumId w:val="11"/>
  </w:num>
  <w:num w:numId="54" w16cid:durableId="2024281364">
    <w:abstractNumId w:val="40"/>
  </w:num>
  <w:num w:numId="55" w16cid:durableId="2122261582">
    <w:abstractNumId w:val="4"/>
  </w:num>
  <w:num w:numId="56" w16cid:durableId="172231789">
    <w:abstractNumId w:val="48"/>
  </w:num>
  <w:num w:numId="57" w16cid:durableId="243147279">
    <w:abstractNumId w:val="20"/>
  </w:num>
  <w:num w:numId="58" w16cid:durableId="1541162667">
    <w:abstractNumId w:val="9"/>
  </w:num>
  <w:num w:numId="59" w16cid:durableId="1708095956">
    <w:abstractNumId w:val="47"/>
  </w:num>
  <w:num w:numId="60" w16cid:durableId="2081321575">
    <w:abstractNumId w:val="16"/>
  </w:num>
  <w:num w:numId="61" w16cid:durableId="1424916470">
    <w:abstractNumId w:val="27"/>
  </w:num>
  <w:num w:numId="62" w16cid:durableId="1368481012">
    <w:abstractNumId w:val="28"/>
  </w:num>
  <w:num w:numId="63" w16cid:durableId="2064404856">
    <w:abstractNumId w:val="49"/>
  </w:num>
  <w:num w:numId="64" w16cid:durableId="1983347396">
    <w:abstractNumId w:val="36"/>
  </w:num>
  <w:num w:numId="65" w16cid:durableId="1390156731">
    <w:abstractNumId w:val="18"/>
  </w:num>
  <w:num w:numId="66" w16cid:durableId="662393145">
    <w:abstractNumId w:val="1"/>
  </w:num>
  <w:num w:numId="67" w16cid:durableId="647786442">
    <w:abstractNumId w:val="31"/>
  </w:num>
  <w:num w:numId="68" w16cid:durableId="804199185">
    <w:abstractNumId w:val="45"/>
  </w:num>
  <w:num w:numId="69" w16cid:durableId="305165676">
    <w:abstractNumId w:val="10"/>
  </w:num>
  <w:num w:numId="70" w16cid:durableId="998383092">
    <w:abstractNumId w:val="6"/>
  </w:num>
  <w:num w:numId="71" w16cid:durableId="992953143">
    <w:abstractNumId w:val="39"/>
  </w:num>
  <w:num w:numId="72" w16cid:durableId="27686984">
    <w:abstractNumId w:val="19"/>
  </w:num>
  <w:num w:numId="73" w16cid:durableId="6905607">
    <w:abstractNumId w:val="33"/>
  </w:num>
  <w:num w:numId="74" w16cid:durableId="1439107743">
    <w:abstractNumId w:val="12"/>
  </w:num>
  <w:num w:numId="75" w16cid:durableId="70467844">
    <w:abstractNumId w:val="2"/>
  </w:num>
  <w:num w:numId="76" w16cid:durableId="563417473">
    <w:abstractNumId w:val="5"/>
  </w:num>
  <w:numIdMacAtCleanup w:val="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ias, Kleber">
    <w15:presenceInfo w15:providerId="AD" w15:userId="S::kleber.matias@ext.sbmoffshore.com::07f40ed1-e1af-43ec-a067-48f61536a752"/>
  </w15:person>
  <w15:person w15:author="Chiarelo, Hugo">
    <w15:presenceInfo w15:providerId="AD" w15:userId="S::hugo.chiarelo@sbmoffshore.com::9b272b89-6e2d-4bba-a525-ff51ba862aa7"/>
  </w15:person>
  <w15:person w15:author="de Oliveira, Gabriel">
    <w15:presenceInfo w15:providerId="AD" w15:userId="S::gabriel.deoliveira@ext.sbmoffshore.com::9c4495cd-93d7-42c4-8c58-aee03ad23c8a"/>
  </w15:person>
  <w15:person w15:author="Alvarenga, Agatha">
    <w15:presenceInfo w15:providerId="AD" w15:userId="S::agatha.alvarenga@sbmoffshore.com::3db7440d-4204-4d10-85e6-7cea1a337f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forms" w:formatting="1" w:enforcement="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5F3"/>
    <w:rsid w:val="000023DA"/>
    <w:rsid w:val="00002BB5"/>
    <w:rsid w:val="00004D83"/>
    <w:rsid w:val="00006368"/>
    <w:rsid w:val="00007F4B"/>
    <w:rsid w:val="00011483"/>
    <w:rsid w:val="0001327E"/>
    <w:rsid w:val="000138F2"/>
    <w:rsid w:val="000212B5"/>
    <w:rsid w:val="00021FF6"/>
    <w:rsid w:val="0002412F"/>
    <w:rsid w:val="000249B2"/>
    <w:rsid w:val="000253D0"/>
    <w:rsid w:val="00025E86"/>
    <w:rsid w:val="00026B7D"/>
    <w:rsid w:val="00027ABF"/>
    <w:rsid w:val="0003104F"/>
    <w:rsid w:val="00032813"/>
    <w:rsid w:val="000333CF"/>
    <w:rsid w:val="00033E77"/>
    <w:rsid w:val="000346F9"/>
    <w:rsid w:val="00036B1E"/>
    <w:rsid w:val="0003745C"/>
    <w:rsid w:val="000417CF"/>
    <w:rsid w:val="000425B6"/>
    <w:rsid w:val="00044CE2"/>
    <w:rsid w:val="00045C2F"/>
    <w:rsid w:val="00050F2E"/>
    <w:rsid w:val="000525D4"/>
    <w:rsid w:val="0005627F"/>
    <w:rsid w:val="00056926"/>
    <w:rsid w:val="000609DE"/>
    <w:rsid w:val="00061CCA"/>
    <w:rsid w:val="00063CE7"/>
    <w:rsid w:val="000700BD"/>
    <w:rsid w:val="0007342E"/>
    <w:rsid w:val="00074435"/>
    <w:rsid w:val="00075374"/>
    <w:rsid w:val="00076FCA"/>
    <w:rsid w:val="00077836"/>
    <w:rsid w:val="00077902"/>
    <w:rsid w:val="000805C5"/>
    <w:rsid w:val="0008062D"/>
    <w:rsid w:val="000806C8"/>
    <w:rsid w:val="00081789"/>
    <w:rsid w:val="00084FCF"/>
    <w:rsid w:val="00085514"/>
    <w:rsid w:val="000858D0"/>
    <w:rsid w:val="000861D0"/>
    <w:rsid w:val="00086542"/>
    <w:rsid w:val="0008747E"/>
    <w:rsid w:val="00090683"/>
    <w:rsid w:val="00091552"/>
    <w:rsid w:val="00091A21"/>
    <w:rsid w:val="00091C5D"/>
    <w:rsid w:val="000958CE"/>
    <w:rsid w:val="00095AAE"/>
    <w:rsid w:val="000968F1"/>
    <w:rsid w:val="0009761E"/>
    <w:rsid w:val="000976D7"/>
    <w:rsid w:val="000A0B61"/>
    <w:rsid w:val="000A1B2B"/>
    <w:rsid w:val="000A3C39"/>
    <w:rsid w:val="000A4305"/>
    <w:rsid w:val="000A5859"/>
    <w:rsid w:val="000A65BA"/>
    <w:rsid w:val="000A6B9C"/>
    <w:rsid w:val="000B0486"/>
    <w:rsid w:val="000B1ECE"/>
    <w:rsid w:val="000B2D58"/>
    <w:rsid w:val="000B4910"/>
    <w:rsid w:val="000B4982"/>
    <w:rsid w:val="000B4CB2"/>
    <w:rsid w:val="000B5028"/>
    <w:rsid w:val="000B61CE"/>
    <w:rsid w:val="000B6CDF"/>
    <w:rsid w:val="000C0FDD"/>
    <w:rsid w:val="000C3079"/>
    <w:rsid w:val="000C4AAC"/>
    <w:rsid w:val="000C4F9D"/>
    <w:rsid w:val="000C583E"/>
    <w:rsid w:val="000C7D35"/>
    <w:rsid w:val="000E091D"/>
    <w:rsid w:val="000E36DD"/>
    <w:rsid w:val="000E3D43"/>
    <w:rsid w:val="000E4391"/>
    <w:rsid w:val="000E50F1"/>
    <w:rsid w:val="000E57FE"/>
    <w:rsid w:val="000E6271"/>
    <w:rsid w:val="000E6F98"/>
    <w:rsid w:val="000E7ABC"/>
    <w:rsid w:val="000F036E"/>
    <w:rsid w:val="000F10E2"/>
    <w:rsid w:val="000F33A9"/>
    <w:rsid w:val="000F436C"/>
    <w:rsid w:val="000F465A"/>
    <w:rsid w:val="000F46F3"/>
    <w:rsid w:val="000F52BC"/>
    <w:rsid w:val="000F7D71"/>
    <w:rsid w:val="001001BC"/>
    <w:rsid w:val="00102CA7"/>
    <w:rsid w:val="0010390F"/>
    <w:rsid w:val="00104513"/>
    <w:rsid w:val="00112374"/>
    <w:rsid w:val="001219F6"/>
    <w:rsid w:val="00121A4A"/>
    <w:rsid w:val="00122C93"/>
    <w:rsid w:val="0012345D"/>
    <w:rsid w:val="001250EC"/>
    <w:rsid w:val="00131D9D"/>
    <w:rsid w:val="00133B7B"/>
    <w:rsid w:val="00134A48"/>
    <w:rsid w:val="001360A6"/>
    <w:rsid w:val="001364A0"/>
    <w:rsid w:val="00137CD1"/>
    <w:rsid w:val="00141A4E"/>
    <w:rsid w:val="0014302F"/>
    <w:rsid w:val="001436D5"/>
    <w:rsid w:val="00143FBA"/>
    <w:rsid w:val="0014427E"/>
    <w:rsid w:val="0015210E"/>
    <w:rsid w:val="00154467"/>
    <w:rsid w:val="0015533D"/>
    <w:rsid w:val="0016070F"/>
    <w:rsid w:val="00160FA0"/>
    <w:rsid w:val="001632A7"/>
    <w:rsid w:val="00171875"/>
    <w:rsid w:val="0017481B"/>
    <w:rsid w:val="00180B74"/>
    <w:rsid w:val="001814A8"/>
    <w:rsid w:val="00181838"/>
    <w:rsid w:val="00181887"/>
    <w:rsid w:val="001827A2"/>
    <w:rsid w:val="00183534"/>
    <w:rsid w:val="0018383E"/>
    <w:rsid w:val="00183C25"/>
    <w:rsid w:val="00185310"/>
    <w:rsid w:val="00185867"/>
    <w:rsid w:val="00186539"/>
    <w:rsid w:val="00187814"/>
    <w:rsid w:val="001908D9"/>
    <w:rsid w:val="001925A6"/>
    <w:rsid w:val="001928EE"/>
    <w:rsid w:val="0019770A"/>
    <w:rsid w:val="001A108D"/>
    <w:rsid w:val="001A13FB"/>
    <w:rsid w:val="001A1835"/>
    <w:rsid w:val="001A3FD6"/>
    <w:rsid w:val="001A4F11"/>
    <w:rsid w:val="001A66A3"/>
    <w:rsid w:val="001A6EF8"/>
    <w:rsid w:val="001B0684"/>
    <w:rsid w:val="001B0FA1"/>
    <w:rsid w:val="001B5ABE"/>
    <w:rsid w:val="001B6CE2"/>
    <w:rsid w:val="001B7B22"/>
    <w:rsid w:val="001C0BC4"/>
    <w:rsid w:val="001C1A03"/>
    <w:rsid w:val="001C2BBD"/>
    <w:rsid w:val="001C3FD3"/>
    <w:rsid w:val="001C48CC"/>
    <w:rsid w:val="001C5FEE"/>
    <w:rsid w:val="001C6D2C"/>
    <w:rsid w:val="001D56E5"/>
    <w:rsid w:val="001E3A07"/>
    <w:rsid w:val="001E6223"/>
    <w:rsid w:val="001F03AB"/>
    <w:rsid w:val="001F0A69"/>
    <w:rsid w:val="001F4E4A"/>
    <w:rsid w:val="001F5C8D"/>
    <w:rsid w:val="001F5D14"/>
    <w:rsid w:val="001F5E72"/>
    <w:rsid w:val="001F78F3"/>
    <w:rsid w:val="00202283"/>
    <w:rsid w:val="002061A6"/>
    <w:rsid w:val="00206366"/>
    <w:rsid w:val="00206C4D"/>
    <w:rsid w:val="002103A3"/>
    <w:rsid w:val="00212783"/>
    <w:rsid w:val="00212ED7"/>
    <w:rsid w:val="00215D6F"/>
    <w:rsid w:val="00216253"/>
    <w:rsid w:val="00217498"/>
    <w:rsid w:val="00217E2E"/>
    <w:rsid w:val="002203DC"/>
    <w:rsid w:val="00220BC2"/>
    <w:rsid w:val="00224D74"/>
    <w:rsid w:val="0022513A"/>
    <w:rsid w:val="00225D09"/>
    <w:rsid w:val="0023026D"/>
    <w:rsid w:val="002400D2"/>
    <w:rsid w:val="00240844"/>
    <w:rsid w:val="00241ED0"/>
    <w:rsid w:val="00242726"/>
    <w:rsid w:val="002434CC"/>
    <w:rsid w:val="00243503"/>
    <w:rsid w:val="00243A09"/>
    <w:rsid w:val="00244385"/>
    <w:rsid w:val="002444DA"/>
    <w:rsid w:val="00256B3B"/>
    <w:rsid w:val="00257947"/>
    <w:rsid w:val="00257DEC"/>
    <w:rsid w:val="00257E97"/>
    <w:rsid w:val="00260F54"/>
    <w:rsid w:val="0026132B"/>
    <w:rsid w:val="002625AA"/>
    <w:rsid w:val="0026345E"/>
    <w:rsid w:val="00263FA4"/>
    <w:rsid w:val="00264509"/>
    <w:rsid w:val="00266ED5"/>
    <w:rsid w:val="00266FB0"/>
    <w:rsid w:val="00267173"/>
    <w:rsid w:val="00267C61"/>
    <w:rsid w:val="00270FBE"/>
    <w:rsid w:val="00273AD4"/>
    <w:rsid w:val="00276D9F"/>
    <w:rsid w:val="00277EFA"/>
    <w:rsid w:val="00281036"/>
    <w:rsid w:val="00281715"/>
    <w:rsid w:val="002817E4"/>
    <w:rsid w:val="00282F7B"/>
    <w:rsid w:val="00283C9E"/>
    <w:rsid w:val="00285B17"/>
    <w:rsid w:val="00285C29"/>
    <w:rsid w:val="0028643D"/>
    <w:rsid w:val="002913CB"/>
    <w:rsid w:val="00291C7F"/>
    <w:rsid w:val="00292F02"/>
    <w:rsid w:val="002937D2"/>
    <w:rsid w:val="0029432D"/>
    <w:rsid w:val="00294D53"/>
    <w:rsid w:val="002A0ABF"/>
    <w:rsid w:val="002A154B"/>
    <w:rsid w:val="002A194F"/>
    <w:rsid w:val="002A2266"/>
    <w:rsid w:val="002A3042"/>
    <w:rsid w:val="002A33F4"/>
    <w:rsid w:val="002A3D2C"/>
    <w:rsid w:val="002A40F4"/>
    <w:rsid w:val="002A4AC2"/>
    <w:rsid w:val="002A4D51"/>
    <w:rsid w:val="002A4E11"/>
    <w:rsid w:val="002A66D9"/>
    <w:rsid w:val="002A6C57"/>
    <w:rsid w:val="002B1841"/>
    <w:rsid w:val="002B1C18"/>
    <w:rsid w:val="002B1E13"/>
    <w:rsid w:val="002B2794"/>
    <w:rsid w:val="002B2931"/>
    <w:rsid w:val="002B35ED"/>
    <w:rsid w:val="002B3857"/>
    <w:rsid w:val="002B5D72"/>
    <w:rsid w:val="002C0B63"/>
    <w:rsid w:val="002C0F44"/>
    <w:rsid w:val="002C24FA"/>
    <w:rsid w:val="002D3DC3"/>
    <w:rsid w:val="002D696A"/>
    <w:rsid w:val="002D6AF5"/>
    <w:rsid w:val="002D721F"/>
    <w:rsid w:val="002E39A7"/>
    <w:rsid w:val="002E7344"/>
    <w:rsid w:val="002F29E6"/>
    <w:rsid w:val="002F3CED"/>
    <w:rsid w:val="002F438E"/>
    <w:rsid w:val="002F48B5"/>
    <w:rsid w:val="00300400"/>
    <w:rsid w:val="00302FF9"/>
    <w:rsid w:val="00304E16"/>
    <w:rsid w:val="00305C25"/>
    <w:rsid w:val="00307A86"/>
    <w:rsid w:val="003108CF"/>
    <w:rsid w:val="003134AB"/>
    <w:rsid w:val="00315A1B"/>
    <w:rsid w:val="003168CE"/>
    <w:rsid w:val="00323D70"/>
    <w:rsid w:val="00324130"/>
    <w:rsid w:val="00325787"/>
    <w:rsid w:val="003258A5"/>
    <w:rsid w:val="00325D09"/>
    <w:rsid w:val="00326B7D"/>
    <w:rsid w:val="0033231B"/>
    <w:rsid w:val="0033370D"/>
    <w:rsid w:val="00333B16"/>
    <w:rsid w:val="003363F7"/>
    <w:rsid w:val="00336A12"/>
    <w:rsid w:val="00336E2B"/>
    <w:rsid w:val="00337AD4"/>
    <w:rsid w:val="00342E53"/>
    <w:rsid w:val="00344091"/>
    <w:rsid w:val="00346B42"/>
    <w:rsid w:val="003518DF"/>
    <w:rsid w:val="0035233F"/>
    <w:rsid w:val="0035504D"/>
    <w:rsid w:val="00355C5D"/>
    <w:rsid w:val="00360C27"/>
    <w:rsid w:val="00361CDE"/>
    <w:rsid w:val="00363FFC"/>
    <w:rsid w:val="003650DA"/>
    <w:rsid w:val="003671C1"/>
    <w:rsid w:val="0037068C"/>
    <w:rsid w:val="00372F11"/>
    <w:rsid w:val="00374298"/>
    <w:rsid w:val="00380080"/>
    <w:rsid w:val="0038012D"/>
    <w:rsid w:val="0038235B"/>
    <w:rsid w:val="00383C78"/>
    <w:rsid w:val="0038433F"/>
    <w:rsid w:val="003854E5"/>
    <w:rsid w:val="003869C9"/>
    <w:rsid w:val="00392660"/>
    <w:rsid w:val="00394C5C"/>
    <w:rsid w:val="003A03EB"/>
    <w:rsid w:val="003A154B"/>
    <w:rsid w:val="003A1D96"/>
    <w:rsid w:val="003A2378"/>
    <w:rsid w:val="003A491F"/>
    <w:rsid w:val="003A4D6F"/>
    <w:rsid w:val="003A4E0B"/>
    <w:rsid w:val="003A5CE2"/>
    <w:rsid w:val="003A7727"/>
    <w:rsid w:val="003B46AC"/>
    <w:rsid w:val="003C01B3"/>
    <w:rsid w:val="003C3436"/>
    <w:rsid w:val="003C3ACC"/>
    <w:rsid w:val="003D08BE"/>
    <w:rsid w:val="003D1D94"/>
    <w:rsid w:val="003D2F09"/>
    <w:rsid w:val="003D3A5D"/>
    <w:rsid w:val="003D3A91"/>
    <w:rsid w:val="003D40EE"/>
    <w:rsid w:val="003E105D"/>
    <w:rsid w:val="003E3640"/>
    <w:rsid w:val="003E41F4"/>
    <w:rsid w:val="003E4429"/>
    <w:rsid w:val="003F10FF"/>
    <w:rsid w:val="003F2B8E"/>
    <w:rsid w:val="003F354D"/>
    <w:rsid w:val="00400D2E"/>
    <w:rsid w:val="00401176"/>
    <w:rsid w:val="004014D2"/>
    <w:rsid w:val="00403501"/>
    <w:rsid w:val="00404570"/>
    <w:rsid w:val="00405AE6"/>
    <w:rsid w:val="00405B8E"/>
    <w:rsid w:val="00407ED1"/>
    <w:rsid w:val="0041042D"/>
    <w:rsid w:val="004116D5"/>
    <w:rsid w:val="00412D96"/>
    <w:rsid w:val="0041388B"/>
    <w:rsid w:val="0041509E"/>
    <w:rsid w:val="0041594D"/>
    <w:rsid w:val="0042065E"/>
    <w:rsid w:val="00422F06"/>
    <w:rsid w:val="004244A8"/>
    <w:rsid w:val="00424844"/>
    <w:rsid w:val="00425AD6"/>
    <w:rsid w:val="0043128B"/>
    <w:rsid w:val="00433343"/>
    <w:rsid w:val="00436866"/>
    <w:rsid w:val="004370D3"/>
    <w:rsid w:val="00437C50"/>
    <w:rsid w:val="00437D97"/>
    <w:rsid w:val="00437EE7"/>
    <w:rsid w:val="00440B76"/>
    <w:rsid w:val="00440FC7"/>
    <w:rsid w:val="0044126A"/>
    <w:rsid w:val="00444BFA"/>
    <w:rsid w:val="00445829"/>
    <w:rsid w:val="00445D80"/>
    <w:rsid w:val="0044783B"/>
    <w:rsid w:val="004513E5"/>
    <w:rsid w:val="00451EC7"/>
    <w:rsid w:val="00452623"/>
    <w:rsid w:val="00454C9F"/>
    <w:rsid w:val="004573B2"/>
    <w:rsid w:val="00462667"/>
    <w:rsid w:val="004628F9"/>
    <w:rsid w:val="00462FEB"/>
    <w:rsid w:val="00464CCA"/>
    <w:rsid w:val="00464EBC"/>
    <w:rsid w:val="00465232"/>
    <w:rsid w:val="00466F97"/>
    <w:rsid w:val="004711F0"/>
    <w:rsid w:val="00471BA9"/>
    <w:rsid w:val="00471C80"/>
    <w:rsid w:val="00473431"/>
    <w:rsid w:val="00474004"/>
    <w:rsid w:val="00475770"/>
    <w:rsid w:val="00482643"/>
    <w:rsid w:val="0048303B"/>
    <w:rsid w:val="00483C3F"/>
    <w:rsid w:val="00483CDB"/>
    <w:rsid w:val="00485199"/>
    <w:rsid w:val="004862C9"/>
    <w:rsid w:val="00487536"/>
    <w:rsid w:val="00492144"/>
    <w:rsid w:val="004934BD"/>
    <w:rsid w:val="00493809"/>
    <w:rsid w:val="0049405D"/>
    <w:rsid w:val="00495D37"/>
    <w:rsid w:val="00497B43"/>
    <w:rsid w:val="004A13C6"/>
    <w:rsid w:val="004A354D"/>
    <w:rsid w:val="004A4272"/>
    <w:rsid w:val="004A5D58"/>
    <w:rsid w:val="004A6180"/>
    <w:rsid w:val="004A6C3B"/>
    <w:rsid w:val="004B144D"/>
    <w:rsid w:val="004B450C"/>
    <w:rsid w:val="004B57FB"/>
    <w:rsid w:val="004B60AD"/>
    <w:rsid w:val="004B6DEF"/>
    <w:rsid w:val="004B6EF8"/>
    <w:rsid w:val="004C2A93"/>
    <w:rsid w:val="004C37AF"/>
    <w:rsid w:val="004D01A1"/>
    <w:rsid w:val="004D2648"/>
    <w:rsid w:val="004D3AEE"/>
    <w:rsid w:val="004D722F"/>
    <w:rsid w:val="004E23A0"/>
    <w:rsid w:val="004E25EF"/>
    <w:rsid w:val="004E39C7"/>
    <w:rsid w:val="004E4494"/>
    <w:rsid w:val="004E4681"/>
    <w:rsid w:val="004E531B"/>
    <w:rsid w:val="004E62AA"/>
    <w:rsid w:val="004E7CF6"/>
    <w:rsid w:val="004F43B4"/>
    <w:rsid w:val="004F5AFA"/>
    <w:rsid w:val="00500CCE"/>
    <w:rsid w:val="00500FCC"/>
    <w:rsid w:val="00502CD7"/>
    <w:rsid w:val="005034BC"/>
    <w:rsid w:val="00504313"/>
    <w:rsid w:val="00505FFB"/>
    <w:rsid w:val="00506508"/>
    <w:rsid w:val="0051008E"/>
    <w:rsid w:val="00510D76"/>
    <w:rsid w:val="005112FB"/>
    <w:rsid w:val="005127BF"/>
    <w:rsid w:val="0051346C"/>
    <w:rsid w:val="005143F3"/>
    <w:rsid w:val="005148F0"/>
    <w:rsid w:val="00516BB7"/>
    <w:rsid w:val="0052043A"/>
    <w:rsid w:val="00522C8D"/>
    <w:rsid w:val="00523035"/>
    <w:rsid w:val="005233B9"/>
    <w:rsid w:val="00526D31"/>
    <w:rsid w:val="005271ED"/>
    <w:rsid w:val="005273DA"/>
    <w:rsid w:val="005313C6"/>
    <w:rsid w:val="005320C5"/>
    <w:rsid w:val="005329E4"/>
    <w:rsid w:val="00533605"/>
    <w:rsid w:val="00533B46"/>
    <w:rsid w:val="00533B85"/>
    <w:rsid w:val="00534665"/>
    <w:rsid w:val="005364C3"/>
    <w:rsid w:val="00543745"/>
    <w:rsid w:val="005441AD"/>
    <w:rsid w:val="005502B8"/>
    <w:rsid w:val="00550EE0"/>
    <w:rsid w:val="0055158C"/>
    <w:rsid w:val="00553124"/>
    <w:rsid w:val="00554A28"/>
    <w:rsid w:val="00554ECF"/>
    <w:rsid w:val="00556D00"/>
    <w:rsid w:val="005570DC"/>
    <w:rsid w:val="00557ECD"/>
    <w:rsid w:val="00560467"/>
    <w:rsid w:val="00561E8E"/>
    <w:rsid w:val="00562874"/>
    <w:rsid w:val="00562F76"/>
    <w:rsid w:val="005632F8"/>
    <w:rsid w:val="0056423D"/>
    <w:rsid w:val="00566272"/>
    <w:rsid w:val="00567FE8"/>
    <w:rsid w:val="0057151F"/>
    <w:rsid w:val="0057227A"/>
    <w:rsid w:val="00572CA1"/>
    <w:rsid w:val="00572F25"/>
    <w:rsid w:val="00576C1B"/>
    <w:rsid w:val="0057793F"/>
    <w:rsid w:val="00582A5E"/>
    <w:rsid w:val="00582DAD"/>
    <w:rsid w:val="00584C54"/>
    <w:rsid w:val="00585E50"/>
    <w:rsid w:val="0058640A"/>
    <w:rsid w:val="00587E51"/>
    <w:rsid w:val="005903A7"/>
    <w:rsid w:val="00596210"/>
    <w:rsid w:val="00597049"/>
    <w:rsid w:val="0059768F"/>
    <w:rsid w:val="00597A75"/>
    <w:rsid w:val="00597C51"/>
    <w:rsid w:val="005A0AC1"/>
    <w:rsid w:val="005A0EA2"/>
    <w:rsid w:val="005A1BCF"/>
    <w:rsid w:val="005A296B"/>
    <w:rsid w:val="005A45DF"/>
    <w:rsid w:val="005A590F"/>
    <w:rsid w:val="005A7260"/>
    <w:rsid w:val="005A7819"/>
    <w:rsid w:val="005A78FB"/>
    <w:rsid w:val="005A7917"/>
    <w:rsid w:val="005B0456"/>
    <w:rsid w:val="005B2A1C"/>
    <w:rsid w:val="005B5787"/>
    <w:rsid w:val="005B7D47"/>
    <w:rsid w:val="005C1AB4"/>
    <w:rsid w:val="005C2A69"/>
    <w:rsid w:val="005C2CE7"/>
    <w:rsid w:val="005C3E1E"/>
    <w:rsid w:val="005D0513"/>
    <w:rsid w:val="005D2B0F"/>
    <w:rsid w:val="005D5445"/>
    <w:rsid w:val="005D6094"/>
    <w:rsid w:val="005E23CD"/>
    <w:rsid w:val="005E54D2"/>
    <w:rsid w:val="005F1650"/>
    <w:rsid w:val="00600B5E"/>
    <w:rsid w:val="00602199"/>
    <w:rsid w:val="00602623"/>
    <w:rsid w:val="00607967"/>
    <w:rsid w:val="00616488"/>
    <w:rsid w:val="00617029"/>
    <w:rsid w:val="006175A3"/>
    <w:rsid w:val="006179EE"/>
    <w:rsid w:val="00620362"/>
    <w:rsid w:val="00621844"/>
    <w:rsid w:val="00621E48"/>
    <w:rsid w:val="00625735"/>
    <w:rsid w:val="00627940"/>
    <w:rsid w:val="00631791"/>
    <w:rsid w:val="00632013"/>
    <w:rsid w:val="00633862"/>
    <w:rsid w:val="00640F5E"/>
    <w:rsid w:val="0064688B"/>
    <w:rsid w:val="00647634"/>
    <w:rsid w:val="00653938"/>
    <w:rsid w:val="00655DED"/>
    <w:rsid w:val="00656ACC"/>
    <w:rsid w:val="00656E2B"/>
    <w:rsid w:val="0065755C"/>
    <w:rsid w:val="00660CF6"/>
    <w:rsid w:val="00665000"/>
    <w:rsid w:val="006712FF"/>
    <w:rsid w:val="00672B98"/>
    <w:rsid w:val="00673A1B"/>
    <w:rsid w:val="0067443B"/>
    <w:rsid w:val="00674991"/>
    <w:rsid w:val="006752FD"/>
    <w:rsid w:val="006768BF"/>
    <w:rsid w:val="00681466"/>
    <w:rsid w:val="00684447"/>
    <w:rsid w:val="006867B4"/>
    <w:rsid w:val="00690EAA"/>
    <w:rsid w:val="00691A78"/>
    <w:rsid w:val="00693224"/>
    <w:rsid w:val="00695913"/>
    <w:rsid w:val="00695D7A"/>
    <w:rsid w:val="006978C1"/>
    <w:rsid w:val="006A1B6C"/>
    <w:rsid w:val="006A1E04"/>
    <w:rsid w:val="006A3B5C"/>
    <w:rsid w:val="006A4C13"/>
    <w:rsid w:val="006A5F6F"/>
    <w:rsid w:val="006B0CD5"/>
    <w:rsid w:val="006B3787"/>
    <w:rsid w:val="006B393F"/>
    <w:rsid w:val="006B4617"/>
    <w:rsid w:val="006B4A76"/>
    <w:rsid w:val="006B4ED6"/>
    <w:rsid w:val="006C2C26"/>
    <w:rsid w:val="006C76B4"/>
    <w:rsid w:val="006D0FFE"/>
    <w:rsid w:val="006D7404"/>
    <w:rsid w:val="006E0A09"/>
    <w:rsid w:val="006E113B"/>
    <w:rsid w:val="006E1593"/>
    <w:rsid w:val="006E2A43"/>
    <w:rsid w:val="006E2CF5"/>
    <w:rsid w:val="006E7394"/>
    <w:rsid w:val="006E7E78"/>
    <w:rsid w:val="006E7F08"/>
    <w:rsid w:val="006F2298"/>
    <w:rsid w:val="006F2566"/>
    <w:rsid w:val="006F2B09"/>
    <w:rsid w:val="006F4CC8"/>
    <w:rsid w:val="006F5CA9"/>
    <w:rsid w:val="006F5FFF"/>
    <w:rsid w:val="006F7C55"/>
    <w:rsid w:val="007008E0"/>
    <w:rsid w:val="00702DAC"/>
    <w:rsid w:val="0070682C"/>
    <w:rsid w:val="0070739D"/>
    <w:rsid w:val="00707B13"/>
    <w:rsid w:val="00715311"/>
    <w:rsid w:val="0071532B"/>
    <w:rsid w:val="00715733"/>
    <w:rsid w:val="00717552"/>
    <w:rsid w:val="00720DF1"/>
    <w:rsid w:val="00726902"/>
    <w:rsid w:val="0072799C"/>
    <w:rsid w:val="00730C3B"/>
    <w:rsid w:val="00731CF3"/>
    <w:rsid w:val="00740327"/>
    <w:rsid w:val="0074052C"/>
    <w:rsid w:val="00741240"/>
    <w:rsid w:val="00747202"/>
    <w:rsid w:val="00747A31"/>
    <w:rsid w:val="007545BE"/>
    <w:rsid w:val="00754993"/>
    <w:rsid w:val="0075617C"/>
    <w:rsid w:val="00764DC0"/>
    <w:rsid w:val="00765D86"/>
    <w:rsid w:val="00771F10"/>
    <w:rsid w:val="00777A86"/>
    <w:rsid w:val="007807ED"/>
    <w:rsid w:val="00783667"/>
    <w:rsid w:val="00783CE0"/>
    <w:rsid w:val="007875BD"/>
    <w:rsid w:val="00787CD1"/>
    <w:rsid w:val="0079358B"/>
    <w:rsid w:val="00797732"/>
    <w:rsid w:val="007A0DDA"/>
    <w:rsid w:val="007A3AB7"/>
    <w:rsid w:val="007B1353"/>
    <w:rsid w:val="007B4A83"/>
    <w:rsid w:val="007B60A9"/>
    <w:rsid w:val="007B7DBF"/>
    <w:rsid w:val="007C20B5"/>
    <w:rsid w:val="007C653C"/>
    <w:rsid w:val="007C7B00"/>
    <w:rsid w:val="007C7B4D"/>
    <w:rsid w:val="007D2660"/>
    <w:rsid w:val="007D2F87"/>
    <w:rsid w:val="007D4C75"/>
    <w:rsid w:val="007E01F8"/>
    <w:rsid w:val="007F5D49"/>
    <w:rsid w:val="007F6545"/>
    <w:rsid w:val="00804F58"/>
    <w:rsid w:val="008152BA"/>
    <w:rsid w:val="00822E1D"/>
    <w:rsid w:val="008243A3"/>
    <w:rsid w:val="0082592C"/>
    <w:rsid w:val="00826316"/>
    <w:rsid w:val="00826B62"/>
    <w:rsid w:val="008302FA"/>
    <w:rsid w:val="008333C5"/>
    <w:rsid w:val="00834A03"/>
    <w:rsid w:val="0083519C"/>
    <w:rsid w:val="00836336"/>
    <w:rsid w:val="00842400"/>
    <w:rsid w:val="008444A3"/>
    <w:rsid w:val="008516BC"/>
    <w:rsid w:val="0085409E"/>
    <w:rsid w:val="0085582D"/>
    <w:rsid w:val="00856028"/>
    <w:rsid w:val="00857832"/>
    <w:rsid w:val="00857BCB"/>
    <w:rsid w:val="00860E0C"/>
    <w:rsid w:val="008618A6"/>
    <w:rsid w:val="008665C4"/>
    <w:rsid w:val="00866AAC"/>
    <w:rsid w:val="008678F5"/>
    <w:rsid w:val="00871358"/>
    <w:rsid w:val="00873648"/>
    <w:rsid w:val="008737A1"/>
    <w:rsid w:val="008739CD"/>
    <w:rsid w:val="00874DAB"/>
    <w:rsid w:val="008828AC"/>
    <w:rsid w:val="00882B5E"/>
    <w:rsid w:val="008870E9"/>
    <w:rsid w:val="008874CC"/>
    <w:rsid w:val="00891319"/>
    <w:rsid w:val="00891868"/>
    <w:rsid w:val="008930A9"/>
    <w:rsid w:val="00894EAA"/>
    <w:rsid w:val="008966B6"/>
    <w:rsid w:val="0089760B"/>
    <w:rsid w:val="008A026A"/>
    <w:rsid w:val="008A0EAE"/>
    <w:rsid w:val="008A299E"/>
    <w:rsid w:val="008A4648"/>
    <w:rsid w:val="008A4CBB"/>
    <w:rsid w:val="008A5A09"/>
    <w:rsid w:val="008B1928"/>
    <w:rsid w:val="008B28EE"/>
    <w:rsid w:val="008B2B3C"/>
    <w:rsid w:val="008B425D"/>
    <w:rsid w:val="008B4A44"/>
    <w:rsid w:val="008B4E9A"/>
    <w:rsid w:val="008C3AE6"/>
    <w:rsid w:val="008C4C28"/>
    <w:rsid w:val="008D26B9"/>
    <w:rsid w:val="008D401D"/>
    <w:rsid w:val="008D55C9"/>
    <w:rsid w:val="008D5CF5"/>
    <w:rsid w:val="008D7397"/>
    <w:rsid w:val="008D7679"/>
    <w:rsid w:val="008D7AB2"/>
    <w:rsid w:val="008E07B9"/>
    <w:rsid w:val="008E08FD"/>
    <w:rsid w:val="008E4A35"/>
    <w:rsid w:val="008E511D"/>
    <w:rsid w:val="008F4293"/>
    <w:rsid w:val="008F6E49"/>
    <w:rsid w:val="008F7162"/>
    <w:rsid w:val="008F7DF5"/>
    <w:rsid w:val="00901085"/>
    <w:rsid w:val="00902EB8"/>
    <w:rsid w:val="00903487"/>
    <w:rsid w:val="00903D55"/>
    <w:rsid w:val="00905ED4"/>
    <w:rsid w:val="009140F7"/>
    <w:rsid w:val="0091498C"/>
    <w:rsid w:val="00914C9E"/>
    <w:rsid w:val="0091509A"/>
    <w:rsid w:val="009202D5"/>
    <w:rsid w:val="0092041C"/>
    <w:rsid w:val="00920895"/>
    <w:rsid w:val="00924547"/>
    <w:rsid w:val="00924ABB"/>
    <w:rsid w:val="00924DF7"/>
    <w:rsid w:val="009278DE"/>
    <w:rsid w:val="00932944"/>
    <w:rsid w:val="009330E8"/>
    <w:rsid w:val="00936A1B"/>
    <w:rsid w:val="0093723A"/>
    <w:rsid w:val="00942E9D"/>
    <w:rsid w:val="009436C5"/>
    <w:rsid w:val="00945974"/>
    <w:rsid w:val="009479D6"/>
    <w:rsid w:val="00950FAE"/>
    <w:rsid w:val="00951D09"/>
    <w:rsid w:val="00952BDE"/>
    <w:rsid w:val="00953340"/>
    <w:rsid w:val="00960C26"/>
    <w:rsid w:val="0096371F"/>
    <w:rsid w:val="00966E01"/>
    <w:rsid w:val="009737B5"/>
    <w:rsid w:val="00980CD8"/>
    <w:rsid w:val="00982995"/>
    <w:rsid w:val="00987CCF"/>
    <w:rsid w:val="00990389"/>
    <w:rsid w:val="00993513"/>
    <w:rsid w:val="0099379C"/>
    <w:rsid w:val="009944EF"/>
    <w:rsid w:val="009967A1"/>
    <w:rsid w:val="009A00EE"/>
    <w:rsid w:val="009A66CB"/>
    <w:rsid w:val="009A7F3E"/>
    <w:rsid w:val="009B06CB"/>
    <w:rsid w:val="009B199A"/>
    <w:rsid w:val="009B2E8B"/>
    <w:rsid w:val="009B43F6"/>
    <w:rsid w:val="009C0E88"/>
    <w:rsid w:val="009C51DF"/>
    <w:rsid w:val="009C56A3"/>
    <w:rsid w:val="009D0157"/>
    <w:rsid w:val="009D0B4B"/>
    <w:rsid w:val="009D30EA"/>
    <w:rsid w:val="009D367D"/>
    <w:rsid w:val="009E271E"/>
    <w:rsid w:val="009E488E"/>
    <w:rsid w:val="009E5886"/>
    <w:rsid w:val="009E7D11"/>
    <w:rsid w:val="009F00D1"/>
    <w:rsid w:val="009F01E7"/>
    <w:rsid w:val="009F16C6"/>
    <w:rsid w:val="009F3919"/>
    <w:rsid w:val="009F3A77"/>
    <w:rsid w:val="009F41BC"/>
    <w:rsid w:val="009F7B6C"/>
    <w:rsid w:val="00A0203D"/>
    <w:rsid w:val="00A02585"/>
    <w:rsid w:val="00A0385D"/>
    <w:rsid w:val="00A045B8"/>
    <w:rsid w:val="00A04AC5"/>
    <w:rsid w:val="00A05D04"/>
    <w:rsid w:val="00A071D3"/>
    <w:rsid w:val="00A11134"/>
    <w:rsid w:val="00A11E89"/>
    <w:rsid w:val="00A12C35"/>
    <w:rsid w:val="00A13408"/>
    <w:rsid w:val="00A13857"/>
    <w:rsid w:val="00A21059"/>
    <w:rsid w:val="00A231FA"/>
    <w:rsid w:val="00A2594D"/>
    <w:rsid w:val="00A27158"/>
    <w:rsid w:val="00A328A9"/>
    <w:rsid w:val="00A33E5F"/>
    <w:rsid w:val="00A4171C"/>
    <w:rsid w:val="00A5040C"/>
    <w:rsid w:val="00A50B93"/>
    <w:rsid w:val="00A52A40"/>
    <w:rsid w:val="00A530B3"/>
    <w:rsid w:val="00A563A4"/>
    <w:rsid w:val="00A57723"/>
    <w:rsid w:val="00A62543"/>
    <w:rsid w:val="00A64D2C"/>
    <w:rsid w:val="00A64DC2"/>
    <w:rsid w:val="00A652D5"/>
    <w:rsid w:val="00A713B0"/>
    <w:rsid w:val="00A73662"/>
    <w:rsid w:val="00A75C16"/>
    <w:rsid w:val="00A81045"/>
    <w:rsid w:val="00A810A7"/>
    <w:rsid w:val="00A821D9"/>
    <w:rsid w:val="00A82CE3"/>
    <w:rsid w:val="00A85137"/>
    <w:rsid w:val="00A85D46"/>
    <w:rsid w:val="00A8600D"/>
    <w:rsid w:val="00A86F55"/>
    <w:rsid w:val="00A90768"/>
    <w:rsid w:val="00A92E9C"/>
    <w:rsid w:val="00A935EB"/>
    <w:rsid w:val="00A96E5B"/>
    <w:rsid w:val="00A97FE4"/>
    <w:rsid w:val="00AA096A"/>
    <w:rsid w:val="00AA1EB6"/>
    <w:rsid w:val="00AA5E82"/>
    <w:rsid w:val="00AA6A5D"/>
    <w:rsid w:val="00AB032A"/>
    <w:rsid w:val="00AB31C5"/>
    <w:rsid w:val="00AB47BE"/>
    <w:rsid w:val="00AB50C4"/>
    <w:rsid w:val="00AC11FC"/>
    <w:rsid w:val="00AC1302"/>
    <w:rsid w:val="00AC338F"/>
    <w:rsid w:val="00AC494C"/>
    <w:rsid w:val="00AC53EF"/>
    <w:rsid w:val="00AC6149"/>
    <w:rsid w:val="00AC61AF"/>
    <w:rsid w:val="00AD0CC1"/>
    <w:rsid w:val="00AD1F18"/>
    <w:rsid w:val="00AD3C71"/>
    <w:rsid w:val="00AD62F2"/>
    <w:rsid w:val="00AD70DE"/>
    <w:rsid w:val="00AE1A49"/>
    <w:rsid w:val="00AE1E6C"/>
    <w:rsid w:val="00AE3017"/>
    <w:rsid w:val="00AE327E"/>
    <w:rsid w:val="00AE6C02"/>
    <w:rsid w:val="00AE793B"/>
    <w:rsid w:val="00AF2BEF"/>
    <w:rsid w:val="00AF3FB8"/>
    <w:rsid w:val="00AF52CC"/>
    <w:rsid w:val="00AF5955"/>
    <w:rsid w:val="00AF5CA6"/>
    <w:rsid w:val="00AF6351"/>
    <w:rsid w:val="00AF701E"/>
    <w:rsid w:val="00B015C9"/>
    <w:rsid w:val="00B01CB9"/>
    <w:rsid w:val="00B028FA"/>
    <w:rsid w:val="00B04D98"/>
    <w:rsid w:val="00B07768"/>
    <w:rsid w:val="00B111D5"/>
    <w:rsid w:val="00B13B36"/>
    <w:rsid w:val="00B144D6"/>
    <w:rsid w:val="00B15BAA"/>
    <w:rsid w:val="00B1620B"/>
    <w:rsid w:val="00B20CBE"/>
    <w:rsid w:val="00B2158E"/>
    <w:rsid w:val="00B21DA3"/>
    <w:rsid w:val="00B30D96"/>
    <w:rsid w:val="00B3385C"/>
    <w:rsid w:val="00B33D97"/>
    <w:rsid w:val="00B36E01"/>
    <w:rsid w:val="00B401D1"/>
    <w:rsid w:val="00B42927"/>
    <w:rsid w:val="00B4294E"/>
    <w:rsid w:val="00B44AD5"/>
    <w:rsid w:val="00B46143"/>
    <w:rsid w:val="00B4619F"/>
    <w:rsid w:val="00B50878"/>
    <w:rsid w:val="00B51093"/>
    <w:rsid w:val="00B51D62"/>
    <w:rsid w:val="00B52FF8"/>
    <w:rsid w:val="00B53D94"/>
    <w:rsid w:val="00B54D6E"/>
    <w:rsid w:val="00B60C4B"/>
    <w:rsid w:val="00B61BE6"/>
    <w:rsid w:val="00B64D34"/>
    <w:rsid w:val="00B65995"/>
    <w:rsid w:val="00B71012"/>
    <w:rsid w:val="00B711AE"/>
    <w:rsid w:val="00B72A2D"/>
    <w:rsid w:val="00B75BFB"/>
    <w:rsid w:val="00B75E27"/>
    <w:rsid w:val="00B7765D"/>
    <w:rsid w:val="00B81642"/>
    <w:rsid w:val="00B81C2A"/>
    <w:rsid w:val="00B827E4"/>
    <w:rsid w:val="00B87384"/>
    <w:rsid w:val="00B929B8"/>
    <w:rsid w:val="00B929F5"/>
    <w:rsid w:val="00BA0D91"/>
    <w:rsid w:val="00BA41D0"/>
    <w:rsid w:val="00BA4863"/>
    <w:rsid w:val="00BA56D0"/>
    <w:rsid w:val="00BA7262"/>
    <w:rsid w:val="00BA7F76"/>
    <w:rsid w:val="00BB15D2"/>
    <w:rsid w:val="00BB364F"/>
    <w:rsid w:val="00BB39A4"/>
    <w:rsid w:val="00BB4009"/>
    <w:rsid w:val="00BB5580"/>
    <w:rsid w:val="00BB6252"/>
    <w:rsid w:val="00BB7C3C"/>
    <w:rsid w:val="00BB7E43"/>
    <w:rsid w:val="00BC1B11"/>
    <w:rsid w:val="00BC418A"/>
    <w:rsid w:val="00BC503B"/>
    <w:rsid w:val="00BC5325"/>
    <w:rsid w:val="00BC5B63"/>
    <w:rsid w:val="00BC6E7B"/>
    <w:rsid w:val="00BC7126"/>
    <w:rsid w:val="00BC73A7"/>
    <w:rsid w:val="00BC7CF4"/>
    <w:rsid w:val="00BD0594"/>
    <w:rsid w:val="00BD1D3E"/>
    <w:rsid w:val="00BD23E2"/>
    <w:rsid w:val="00BD28C1"/>
    <w:rsid w:val="00BE2835"/>
    <w:rsid w:val="00BE48BE"/>
    <w:rsid w:val="00BE5FC5"/>
    <w:rsid w:val="00BE61C0"/>
    <w:rsid w:val="00BF319A"/>
    <w:rsid w:val="00BF47C2"/>
    <w:rsid w:val="00BF59C5"/>
    <w:rsid w:val="00BF5DFD"/>
    <w:rsid w:val="00BF61A0"/>
    <w:rsid w:val="00BF63EF"/>
    <w:rsid w:val="00C025A5"/>
    <w:rsid w:val="00C03F24"/>
    <w:rsid w:val="00C0415D"/>
    <w:rsid w:val="00C17216"/>
    <w:rsid w:val="00C173B8"/>
    <w:rsid w:val="00C176A0"/>
    <w:rsid w:val="00C23F76"/>
    <w:rsid w:val="00C24CA6"/>
    <w:rsid w:val="00C269E8"/>
    <w:rsid w:val="00C3118D"/>
    <w:rsid w:val="00C32088"/>
    <w:rsid w:val="00C34456"/>
    <w:rsid w:val="00C344D5"/>
    <w:rsid w:val="00C400BD"/>
    <w:rsid w:val="00C418BF"/>
    <w:rsid w:val="00C437E1"/>
    <w:rsid w:val="00C44C79"/>
    <w:rsid w:val="00C44D1B"/>
    <w:rsid w:val="00C45945"/>
    <w:rsid w:val="00C47571"/>
    <w:rsid w:val="00C47DD1"/>
    <w:rsid w:val="00C533D1"/>
    <w:rsid w:val="00C55218"/>
    <w:rsid w:val="00C552A6"/>
    <w:rsid w:val="00C557CF"/>
    <w:rsid w:val="00C55B59"/>
    <w:rsid w:val="00C61331"/>
    <w:rsid w:val="00C63A02"/>
    <w:rsid w:val="00C724FE"/>
    <w:rsid w:val="00C77400"/>
    <w:rsid w:val="00C80B2C"/>
    <w:rsid w:val="00C80D7B"/>
    <w:rsid w:val="00C83B6A"/>
    <w:rsid w:val="00C83D61"/>
    <w:rsid w:val="00C8471A"/>
    <w:rsid w:val="00C85CB4"/>
    <w:rsid w:val="00C90637"/>
    <w:rsid w:val="00C917C7"/>
    <w:rsid w:val="00C91F0D"/>
    <w:rsid w:val="00C945F3"/>
    <w:rsid w:val="00C95D0D"/>
    <w:rsid w:val="00CA04A0"/>
    <w:rsid w:val="00CA11E9"/>
    <w:rsid w:val="00CA5E83"/>
    <w:rsid w:val="00CA6533"/>
    <w:rsid w:val="00CA7A4F"/>
    <w:rsid w:val="00CB3E0D"/>
    <w:rsid w:val="00CB4718"/>
    <w:rsid w:val="00CB4ACD"/>
    <w:rsid w:val="00CB7C02"/>
    <w:rsid w:val="00CC2D07"/>
    <w:rsid w:val="00CC4994"/>
    <w:rsid w:val="00CD493F"/>
    <w:rsid w:val="00CD6F55"/>
    <w:rsid w:val="00CD7885"/>
    <w:rsid w:val="00CE0290"/>
    <w:rsid w:val="00CE0D75"/>
    <w:rsid w:val="00CE1AA9"/>
    <w:rsid w:val="00CE3CE3"/>
    <w:rsid w:val="00CE65C5"/>
    <w:rsid w:val="00CE7810"/>
    <w:rsid w:val="00CF03A9"/>
    <w:rsid w:val="00CF2E21"/>
    <w:rsid w:val="00CF330D"/>
    <w:rsid w:val="00CF3609"/>
    <w:rsid w:val="00CF4095"/>
    <w:rsid w:val="00CF40A0"/>
    <w:rsid w:val="00D003D8"/>
    <w:rsid w:val="00D00421"/>
    <w:rsid w:val="00D0090C"/>
    <w:rsid w:val="00D05188"/>
    <w:rsid w:val="00D07B7A"/>
    <w:rsid w:val="00D10E02"/>
    <w:rsid w:val="00D14305"/>
    <w:rsid w:val="00D15888"/>
    <w:rsid w:val="00D1768E"/>
    <w:rsid w:val="00D17C05"/>
    <w:rsid w:val="00D203E6"/>
    <w:rsid w:val="00D20D69"/>
    <w:rsid w:val="00D224E9"/>
    <w:rsid w:val="00D22803"/>
    <w:rsid w:val="00D238E8"/>
    <w:rsid w:val="00D23DF5"/>
    <w:rsid w:val="00D337BC"/>
    <w:rsid w:val="00D33C10"/>
    <w:rsid w:val="00D35F03"/>
    <w:rsid w:val="00D361B8"/>
    <w:rsid w:val="00D435B7"/>
    <w:rsid w:val="00D43A43"/>
    <w:rsid w:val="00D45676"/>
    <w:rsid w:val="00D47B23"/>
    <w:rsid w:val="00D47EA1"/>
    <w:rsid w:val="00D51BD4"/>
    <w:rsid w:val="00D55ABE"/>
    <w:rsid w:val="00D55B74"/>
    <w:rsid w:val="00D56E0B"/>
    <w:rsid w:val="00D57C2E"/>
    <w:rsid w:val="00D63800"/>
    <w:rsid w:val="00D64401"/>
    <w:rsid w:val="00D6607E"/>
    <w:rsid w:val="00D67D93"/>
    <w:rsid w:val="00D731BC"/>
    <w:rsid w:val="00D747EE"/>
    <w:rsid w:val="00D75CE9"/>
    <w:rsid w:val="00D761F8"/>
    <w:rsid w:val="00D7677C"/>
    <w:rsid w:val="00D82433"/>
    <w:rsid w:val="00D82936"/>
    <w:rsid w:val="00D9129A"/>
    <w:rsid w:val="00D91845"/>
    <w:rsid w:val="00D920A6"/>
    <w:rsid w:val="00D939F3"/>
    <w:rsid w:val="00D970AB"/>
    <w:rsid w:val="00D9766C"/>
    <w:rsid w:val="00DA292A"/>
    <w:rsid w:val="00DA2A99"/>
    <w:rsid w:val="00DA65EC"/>
    <w:rsid w:val="00DA7A6A"/>
    <w:rsid w:val="00DB04CB"/>
    <w:rsid w:val="00DB25F2"/>
    <w:rsid w:val="00DB3725"/>
    <w:rsid w:val="00DB5FBE"/>
    <w:rsid w:val="00DB767C"/>
    <w:rsid w:val="00DB7BB2"/>
    <w:rsid w:val="00DC045A"/>
    <w:rsid w:val="00DC081D"/>
    <w:rsid w:val="00DC3C82"/>
    <w:rsid w:val="00DC609D"/>
    <w:rsid w:val="00DC787F"/>
    <w:rsid w:val="00DD02CF"/>
    <w:rsid w:val="00DD02FA"/>
    <w:rsid w:val="00DD1FDA"/>
    <w:rsid w:val="00DD218E"/>
    <w:rsid w:val="00DD3F04"/>
    <w:rsid w:val="00DE0F67"/>
    <w:rsid w:val="00DE529E"/>
    <w:rsid w:val="00DE6486"/>
    <w:rsid w:val="00DF0A46"/>
    <w:rsid w:val="00DF20F2"/>
    <w:rsid w:val="00DF30FD"/>
    <w:rsid w:val="00DF495A"/>
    <w:rsid w:val="00DF4D84"/>
    <w:rsid w:val="00DF6DE5"/>
    <w:rsid w:val="00DF7840"/>
    <w:rsid w:val="00E0334E"/>
    <w:rsid w:val="00E034FF"/>
    <w:rsid w:val="00E11D2E"/>
    <w:rsid w:val="00E12889"/>
    <w:rsid w:val="00E13AC9"/>
    <w:rsid w:val="00E217D4"/>
    <w:rsid w:val="00E31C0D"/>
    <w:rsid w:val="00E34F61"/>
    <w:rsid w:val="00E37572"/>
    <w:rsid w:val="00E409CC"/>
    <w:rsid w:val="00E412BF"/>
    <w:rsid w:val="00E434EC"/>
    <w:rsid w:val="00E45194"/>
    <w:rsid w:val="00E46BA0"/>
    <w:rsid w:val="00E472A3"/>
    <w:rsid w:val="00E4757F"/>
    <w:rsid w:val="00E54B24"/>
    <w:rsid w:val="00E60187"/>
    <w:rsid w:val="00E601A2"/>
    <w:rsid w:val="00E61446"/>
    <w:rsid w:val="00E6225E"/>
    <w:rsid w:val="00E62614"/>
    <w:rsid w:val="00E64FD4"/>
    <w:rsid w:val="00E76B5B"/>
    <w:rsid w:val="00E773AE"/>
    <w:rsid w:val="00E82CC1"/>
    <w:rsid w:val="00E907CB"/>
    <w:rsid w:val="00E93DB7"/>
    <w:rsid w:val="00E963FD"/>
    <w:rsid w:val="00EA44EF"/>
    <w:rsid w:val="00EA4723"/>
    <w:rsid w:val="00EA4F36"/>
    <w:rsid w:val="00EA5C06"/>
    <w:rsid w:val="00EB0DC8"/>
    <w:rsid w:val="00EB5EC3"/>
    <w:rsid w:val="00EB6B19"/>
    <w:rsid w:val="00EB7BAF"/>
    <w:rsid w:val="00EC5D63"/>
    <w:rsid w:val="00EC6D3B"/>
    <w:rsid w:val="00EC7098"/>
    <w:rsid w:val="00ED1147"/>
    <w:rsid w:val="00ED409F"/>
    <w:rsid w:val="00ED66A3"/>
    <w:rsid w:val="00EE0812"/>
    <w:rsid w:val="00EE4991"/>
    <w:rsid w:val="00EE6784"/>
    <w:rsid w:val="00EE7223"/>
    <w:rsid w:val="00EF42A8"/>
    <w:rsid w:val="00EF5B45"/>
    <w:rsid w:val="00EF5BAA"/>
    <w:rsid w:val="00F001A1"/>
    <w:rsid w:val="00F00786"/>
    <w:rsid w:val="00F00E58"/>
    <w:rsid w:val="00F02E8A"/>
    <w:rsid w:val="00F0559D"/>
    <w:rsid w:val="00F140F1"/>
    <w:rsid w:val="00F1585A"/>
    <w:rsid w:val="00F17D4F"/>
    <w:rsid w:val="00F2074F"/>
    <w:rsid w:val="00F2274C"/>
    <w:rsid w:val="00F229A2"/>
    <w:rsid w:val="00F23F38"/>
    <w:rsid w:val="00F252DD"/>
    <w:rsid w:val="00F302FA"/>
    <w:rsid w:val="00F31484"/>
    <w:rsid w:val="00F321E9"/>
    <w:rsid w:val="00F321F0"/>
    <w:rsid w:val="00F32FAA"/>
    <w:rsid w:val="00F349FB"/>
    <w:rsid w:val="00F35F22"/>
    <w:rsid w:val="00F3713A"/>
    <w:rsid w:val="00F40A84"/>
    <w:rsid w:val="00F4104A"/>
    <w:rsid w:val="00F4182E"/>
    <w:rsid w:val="00F431F1"/>
    <w:rsid w:val="00F439AE"/>
    <w:rsid w:val="00F43DD5"/>
    <w:rsid w:val="00F475A6"/>
    <w:rsid w:val="00F51EBE"/>
    <w:rsid w:val="00F52C72"/>
    <w:rsid w:val="00F54B74"/>
    <w:rsid w:val="00F61D9D"/>
    <w:rsid w:val="00F635E7"/>
    <w:rsid w:val="00F65832"/>
    <w:rsid w:val="00F659EB"/>
    <w:rsid w:val="00F67267"/>
    <w:rsid w:val="00F67B48"/>
    <w:rsid w:val="00F731C4"/>
    <w:rsid w:val="00F74915"/>
    <w:rsid w:val="00F75D8D"/>
    <w:rsid w:val="00F77206"/>
    <w:rsid w:val="00F835DD"/>
    <w:rsid w:val="00F85ABD"/>
    <w:rsid w:val="00F86AB9"/>
    <w:rsid w:val="00F87037"/>
    <w:rsid w:val="00F87894"/>
    <w:rsid w:val="00F87E9B"/>
    <w:rsid w:val="00F90EF9"/>
    <w:rsid w:val="00F922F9"/>
    <w:rsid w:val="00F9368A"/>
    <w:rsid w:val="00F95B8C"/>
    <w:rsid w:val="00F973F3"/>
    <w:rsid w:val="00FA17D4"/>
    <w:rsid w:val="00FA2C2C"/>
    <w:rsid w:val="00FA5012"/>
    <w:rsid w:val="00FA52D4"/>
    <w:rsid w:val="00FA53E7"/>
    <w:rsid w:val="00FA6EB2"/>
    <w:rsid w:val="00FB016F"/>
    <w:rsid w:val="00FB232A"/>
    <w:rsid w:val="00FB7349"/>
    <w:rsid w:val="00FC1FF5"/>
    <w:rsid w:val="00FC28F0"/>
    <w:rsid w:val="00FC65BD"/>
    <w:rsid w:val="00FD1646"/>
    <w:rsid w:val="00FD44BC"/>
    <w:rsid w:val="00FD576C"/>
    <w:rsid w:val="00FD5D13"/>
    <w:rsid w:val="00FD75FB"/>
    <w:rsid w:val="00FE06DD"/>
    <w:rsid w:val="00FE168A"/>
    <w:rsid w:val="00FE28E0"/>
    <w:rsid w:val="00FE7396"/>
    <w:rsid w:val="00FE7EC2"/>
    <w:rsid w:val="00FF033D"/>
    <w:rsid w:val="00FF0DFC"/>
    <w:rsid w:val="00FF170E"/>
    <w:rsid w:val="00FF2C50"/>
    <w:rsid w:val="00FF6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4E0C2BC6"/>
  <w15:chartTrackingRefBased/>
  <w15:docId w15:val="{660221B5-6D02-45C7-8377-2F61B193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3A0"/>
    <w:pPr>
      <w:widowControl w:val="0"/>
    </w:pPr>
    <w:rPr>
      <w:rFonts w:ascii="Arial" w:hAnsi="Arial"/>
      <w:sz w:val="22"/>
    </w:rPr>
  </w:style>
  <w:style w:type="paragraph" w:styleId="Heading1">
    <w:name w:val="heading 1"/>
    <w:next w:val="NormalIndent"/>
    <w:link w:val="Heading1Char"/>
    <w:qFormat/>
    <w:rsid w:val="00154467"/>
    <w:pPr>
      <w:keepNext/>
      <w:numPr>
        <w:numId w:val="1"/>
      </w:numPr>
      <w:tabs>
        <w:tab w:val="left" w:pos="851"/>
      </w:tabs>
      <w:spacing w:before="120" w:after="120"/>
      <w:outlineLvl w:val="0"/>
    </w:pPr>
    <w:rPr>
      <w:rFonts w:ascii="Arial" w:hAnsi="Arial"/>
      <w:b/>
      <w:caps/>
      <w:color w:val="0F243E"/>
      <w:kern w:val="28"/>
      <w:sz w:val="24"/>
      <w:u w:val="single"/>
    </w:rPr>
  </w:style>
  <w:style w:type="paragraph" w:styleId="Heading2">
    <w:name w:val="heading 2"/>
    <w:next w:val="NormalIndent"/>
    <w:link w:val="Heading2Char"/>
    <w:qFormat/>
    <w:rsid w:val="00154467"/>
    <w:pPr>
      <w:keepNext/>
      <w:numPr>
        <w:ilvl w:val="1"/>
        <w:numId w:val="2"/>
      </w:numPr>
      <w:tabs>
        <w:tab w:val="clear" w:pos="1134"/>
        <w:tab w:val="left" w:pos="851"/>
      </w:tabs>
      <w:spacing w:before="120" w:after="120"/>
      <w:ind w:left="851" w:hanging="851"/>
      <w:outlineLvl w:val="1"/>
    </w:pPr>
    <w:rPr>
      <w:rFonts w:ascii="Arial" w:hAnsi="Arial"/>
      <w:b/>
      <w:caps/>
      <w:sz w:val="22"/>
    </w:rPr>
  </w:style>
  <w:style w:type="paragraph" w:styleId="Heading3">
    <w:name w:val="heading 3"/>
    <w:next w:val="NormalIndent"/>
    <w:qFormat/>
    <w:pPr>
      <w:keepNext/>
      <w:numPr>
        <w:ilvl w:val="2"/>
        <w:numId w:val="3"/>
      </w:numPr>
      <w:spacing w:before="120" w:after="120"/>
      <w:outlineLvl w:val="2"/>
    </w:pPr>
    <w:rPr>
      <w:rFonts w:ascii="Arial" w:hAnsi="Arial"/>
      <w:b/>
      <w:sz w:val="22"/>
    </w:rPr>
  </w:style>
  <w:style w:type="paragraph" w:styleId="Heading4">
    <w:name w:val="heading 4"/>
    <w:next w:val="NormalIndent"/>
    <w:qFormat/>
    <w:pPr>
      <w:keepNext/>
      <w:numPr>
        <w:ilvl w:val="3"/>
        <w:numId w:val="4"/>
      </w:numPr>
      <w:spacing w:before="120" w:after="120"/>
      <w:outlineLvl w:val="3"/>
    </w:pPr>
    <w:rPr>
      <w:rFonts w:ascii="Arial" w:hAnsi="Arial" w:cs="Tahoma"/>
      <w:sz w:val="22"/>
      <w:szCs w:val="16"/>
    </w:rPr>
  </w:style>
  <w:style w:type="paragraph" w:styleId="Heading5">
    <w:name w:val="heading 5"/>
    <w:basedOn w:val="Normal"/>
    <w:next w:val="Normal"/>
    <w:qFormat/>
    <w:pPr>
      <w:numPr>
        <w:ilvl w:val="4"/>
        <w:numId w:val="5"/>
      </w:numPr>
      <w:spacing w:before="240" w:after="60"/>
      <w:outlineLvl w:val="4"/>
    </w:pPr>
  </w:style>
  <w:style w:type="paragraph" w:styleId="Heading6">
    <w:name w:val="heading 6"/>
    <w:basedOn w:val="Normal"/>
    <w:next w:val="Normal"/>
    <w:qFormat/>
    <w:pPr>
      <w:numPr>
        <w:ilvl w:val="5"/>
        <w:numId w:val="6"/>
      </w:numPr>
      <w:spacing w:before="240" w:after="60"/>
      <w:outlineLvl w:val="5"/>
    </w:pPr>
    <w:rPr>
      <w:i/>
    </w:rPr>
  </w:style>
  <w:style w:type="paragraph" w:styleId="Heading7">
    <w:name w:val="heading 7"/>
    <w:basedOn w:val="Normal"/>
    <w:next w:val="Normal"/>
    <w:qFormat/>
    <w:pPr>
      <w:numPr>
        <w:ilvl w:val="6"/>
        <w:numId w:val="7"/>
      </w:numPr>
      <w:spacing w:before="240" w:after="60"/>
      <w:outlineLvl w:val="6"/>
    </w:pPr>
    <w:rPr>
      <w:sz w:val="20"/>
    </w:rPr>
  </w:style>
  <w:style w:type="paragraph" w:styleId="Heading8">
    <w:name w:val="heading 8"/>
    <w:basedOn w:val="Normal"/>
    <w:next w:val="Normal"/>
    <w:qFormat/>
    <w:pPr>
      <w:numPr>
        <w:ilvl w:val="7"/>
        <w:numId w:val="8"/>
      </w:numPr>
      <w:spacing w:before="240" w:after="60"/>
      <w:outlineLvl w:val="7"/>
    </w:pPr>
    <w:rPr>
      <w:i/>
      <w:sz w:val="20"/>
    </w:rPr>
  </w:style>
  <w:style w:type="paragraph" w:styleId="Heading9">
    <w:name w:val="heading 9"/>
    <w:basedOn w:val="Normal"/>
    <w:next w:val="Normal"/>
    <w:qFormat/>
    <w:pPr>
      <w:numPr>
        <w:ilvl w:val="8"/>
        <w:numId w:val="9"/>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
    <w:name w:val="Normal_Indent"/>
    <w:basedOn w:val="Normal"/>
    <w:pPr>
      <w:tabs>
        <w:tab w:val="left" w:pos="0"/>
        <w:tab w:val="left" w:pos="1134"/>
        <w:tab w:val="left" w:pos="2268"/>
        <w:tab w:val="left" w:pos="3402"/>
        <w:tab w:val="left" w:pos="4536"/>
        <w:tab w:val="left" w:pos="5670"/>
        <w:tab w:val="left" w:pos="6804"/>
        <w:tab w:val="left" w:pos="7938"/>
        <w:tab w:val="left" w:pos="9072"/>
      </w:tabs>
      <w:suppressAutoHyphens/>
      <w:ind w:left="1134"/>
      <w:jc w:val="both"/>
    </w:pPr>
    <w:rPr>
      <w:spacing w:val="-3"/>
    </w:rPr>
  </w:style>
  <w:style w:type="paragraph" w:styleId="TOC1">
    <w:name w:val="toc 1"/>
    <w:basedOn w:val="Heading1"/>
    <w:next w:val="Normal"/>
    <w:uiPriority w:val="39"/>
    <w:rsid w:val="00045C2F"/>
    <w:pPr>
      <w:keepNext w:val="0"/>
      <w:numPr>
        <w:numId w:val="0"/>
      </w:numPr>
      <w:tabs>
        <w:tab w:val="left" w:pos="1021"/>
        <w:tab w:val="right" w:leader="dot" w:pos="9934"/>
      </w:tabs>
      <w:outlineLvl w:val="9"/>
    </w:pPr>
    <w:rPr>
      <w:kern w:val="0"/>
      <w:u w:val="none"/>
    </w:rPr>
  </w:style>
  <w:style w:type="paragraph" w:styleId="EndnoteText">
    <w:name w:val="endnote text"/>
    <w:basedOn w:val="Normal"/>
    <w:link w:val="EndnoteTextChar"/>
    <w:semiHidden/>
  </w:style>
  <w:style w:type="paragraph" w:styleId="Header">
    <w:name w:val="header"/>
    <w:basedOn w:val="Normal"/>
    <w:semiHidden/>
    <w:pPr>
      <w:tabs>
        <w:tab w:val="center" w:pos="4153"/>
        <w:tab w:val="right" w:pos="8306"/>
      </w:tabs>
    </w:pPr>
  </w:style>
  <w:style w:type="paragraph" w:styleId="BalloonText">
    <w:name w:val="Balloon Text"/>
    <w:basedOn w:val="Normal"/>
    <w:semiHidden/>
    <w:rPr>
      <w:rFonts w:ascii="Tahoma" w:hAnsi="Tahoma" w:cs="Tahoma"/>
      <w:sz w:val="16"/>
      <w:szCs w:val="16"/>
    </w:rPr>
  </w:style>
  <w:style w:type="paragraph" w:styleId="BodyText">
    <w:name w:val="Body Text"/>
    <w:basedOn w:val="Normal"/>
    <w:semiHidden/>
    <w:rPr>
      <w:b/>
    </w:rPr>
  </w:style>
  <w:style w:type="character" w:styleId="CommentReference">
    <w:name w:val="annotation reference"/>
    <w:semiHidden/>
    <w:rPr>
      <w:sz w:val="16"/>
    </w:rPr>
  </w:style>
  <w:style w:type="paragraph" w:styleId="CommentText">
    <w:name w:val="annotation text"/>
    <w:basedOn w:val="Normal"/>
    <w:semiHidden/>
    <w:rPr>
      <w:sz w:val="20"/>
    </w:rPr>
  </w:style>
  <w:style w:type="character" w:styleId="EndnoteReference">
    <w:name w:val="endnote reference"/>
    <w:semiHidden/>
    <w:rPr>
      <w:vertAlign w:val="superscript"/>
    </w:rPr>
  </w:style>
  <w:style w:type="paragraph" w:styleId="Footer">
    <w:name w:val="footer"/>
    <w:basedOn w:val="Normal"/>
    <w:link w:val="FooterChar"/>
    <w:uiPriority w:val="99"/>
    <w:pPr>
      <w:tabs>
        <w:tab w:val="center" w:pos="4153"/>
        <w:tab w:val="right" w:pos="8306"/>
      </w:tabs>
    </w:pPr>
  </w:style>
  <w:style w:type="character" w:styleId="FootnoteReference">
    <w:name w:val="footnote reference"/>
    <w:semiHidden/>
    <w:rPr>
      <w:vertAlign w:val="superscript"/>
    </w:rPr>
  </w:style>
  <w:style w:type="paragraph" w:styleId="FootnoteText">
    <w:name w:val="footnote text"/>
    <w:basedOn w:val="Normal"/>
    <w:semiHidden/>
  </w:style>
  <w:style w:type="paragraph" w:customStyle="1" w:styleId="Indent1">
    <w:name w:val="Indent1"/>
    <w:basedOn w:val="Normal"/>
    <w:pPr>
      <w:tabs>
        <w:tab w:val="left" w:pos="0"/>
        <w:tab w:val="left" w:pos="1134"/>
        <w:tab w:val="left" w:pos="2268"/>
        <w:tab w:val="left" w:pos="3402"/>
        <w:tab w:val="left" w:pos="4536"/>
        <w:tab w:val="left" w:pos="5670"/>
        <w:tab w:val="left" w:pos="6804"/>
        <w:tab w:val="left" w:pos="7938"/>
        <w:tab w:val="left" w:pos="9072"/>
      </w:tabs>
      <w:suppressAutoHyphens/>
      <w:spacing w:after="120"/>
      <w:ind w:left="1701" w:hanging="283"/>
      <w:jc w:val="both"/>
    </w:pPr>
    <w:rPr>
      <w:spacing w:val="-3"/>
    </w:rPr>
  </w:style>
  <w:style w:type="paragraph" w:customStyle="1" w:styleId="Indent2">
    <w:name w:val="Indent2"/>
    <w:basedOn w:val="Normal"/>
    <w:pPr>
      <w:tabs>
        <w:tab w:val="left" w:pos="0"/>
        <w:tab w:val="left" w:pos="1134"/>
        <w:tab w:val="left" w:pos="2268"/>
        <w:tab w:val="left" w:pos="3402"/>
        <w:tab w:val="left" w:pos="4536"/>
        <w:tab w:val="left" w:pos="5670"/>
        <w:tab w:val="left" w:pos="6804"/>
        <w:tab w:val="left" w:pos="7938"/>
        <w:tab w:val="left" w:pos="9072"/>
      </w:tabs>
      <w:suppressAutoHyphens/>
      <w:spacing w:after="120"/>
      <w:ind w:left="2269" w:hanging="284"/>
      <w:jc w:val="both"/>
    </w:pPr>
    <w:rPr>
      <w:spacing w:val="-3"/>
    </w:rPr>
  </w:style>
  <w:style w:type="paragraph" w:customStyle="1" w:styleId="Indent3">
    <w:name w:val="Indent3"/>
    <w:basedOn w:val="Normal"/>
    <w:pPr>
      <w:tabs>
        <w:tab w:val="left" w:pos="0"/>
        <w:tab w:val="left" w:pos="1134"/>
        <w:tab w:val="left" w:pos="2268"/>
        <w:tab w:val="left" w:pos="3402"/>
        <w:tab w:val="left" w:pos="4536"/>
        <w:tab w:val="left" w:pos="5670"/>
        <w:tab w:val="left" w:pos="6804"/>
        <w:tab w:val="left" w:pos="7938"/>
        <w:tab w:val="left" w:pos="9072"/>
      </w:tabs>
      <w:suppressAutoHyphens/>
      <w:spacing w:after="120"/>
      <w:ind w:left="2836" w:hanging="284"/>
      <w:jc w:val="both"/>
    </w:pPr>
    <w:rPr>
      <w:spacing w:val="-3"/>
    </w:rPr>
  </w:style>
  <w:style w:type="paragraph" w:customStyle="1" w:styleId="Indent4">
    <w:name w:val="Indent4"/>
    <w:basedOn w:val="Indent3"/>
    <w:pPr>
      <w:ind w:left="1701" w:firstLine="0"/>
    </w:pPr>
  </w:style>
  <w:style w:type="paragraph" w:customStyle="1" w:styleId="indent41">
    <w:name w:val="indent41"/>
    <w:basedOn w:val="Indent4"/>
    <w:next w:val="Indent4"/>
    <w:pPr>
      <w:ind w:left="1702" w:hanging="851"/>
    </w:pPr>
  </w:style>
  <w:style w:type="paragraph" w:customStyle="1" w:styleId="Indent5">
    <w:name w:val="Indent5"/>
    <w:basedOn w:val="Indent1"/>
    <w:pPr>
      <w:ind w:left="2268" w:firstLine="0"/>
    </w:pPr>
  </w:style>
  <w:style w:type="paragraph" w:customStyle="1" w:styleId="Indent6">
    <w:name w:val="Indent6"/>
    <w:basedOn w:val="Indent1"/>
    <w:pPr>
      <w:ind w:left="2835" w:firstLine="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style>
  <w:style w:type="character" w:styleId="PageNumber">
    <w:name w:val="page number"/>
    <w:basedOn w:val="DefaultParagraphFont"/>
    <w:semiHidden/>
  </w:style>
  <w:style w:type="paragraph" w:customStyle="1" w:styleId="PARA1">
    <w:name w:val="PARA1"/>
    <w:basedOn w:val="Normal"/>
    <w:pPr>
      <w:tabs>
        <w:tab w:val="left" w:pos="-720"/>
        <w:tab w:val="left" w:pos="-29"/>
        <w:tab w:val="left" w:pos="1133"/>
        <w:tab w:val="left" w:pos="1699"/>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uppressAutoHyphens/>
      <w:ind w:left="1132" w:firstLine="2"/>
      <w:jc w:val="both"/>
    </w:pPr>
    <w:rPr>
      <w:spacing w:val="-3"/>
    </w:rPr>
  </w:style>
  <w:style w:type="paragraph" w:customStyle="1" w:styleId="TA1">
    <w:name w:val="TA1"/>
    <w:basedOn w:val="PARA1"/>
    <w:pPr>
      <w:ind w:left="0" w:firstLine="0"/>
    </w:pPr>
    <w:rPr>
      <w:b/>
    </w:rPr>
  </w:style>
  <w:style w:type="paragraph" w:styleId="Title">
    <w:name w:val="Title"/>
    <w:basedOn w:val="Normal"/>
    <w:pPr>
      <w:spacing w:before="240" w:after="60"/>
      <w:jc w:val="center"/>
    </w:pPr>
    <w:rPr>
      <w:b/>
      <w:kern w:val="28"/>
      <w:sz w:val="32"/>
    </w:rPr>
  </w:style>
  <w:style w:type="paragraph" w:styleId="TOAHeading">
    <w:name w:val="toa heading"/>
    <w:basedOn w:val="Normal"/>
    <w:next w:val="Normal"/>
    <w:semiHidden/>
    <w:pPr>
      <w:tabs>
        <w:tab w:val="right" w:pos="9360"/>
      </w:tabs>
      <w:suppressAutoHyphens/>
      <w:jc w:val="center"/>
    </w:pPr>
    <w:rPr>
      <w:sz w:val="28"/>
      <w:u w:val="double"/>
    </w:rPr>
  </w:style>
  <w:style w:type="paragraph" w:styleId="TOC2">
    <w:name w:val="toc 2"/>
    <w:basedOn w:val="TOC1"/>
    <w:next w:val="Normal"/>
    <w:uiPriority w:val="39"/>
    <w:pPr>
      <w:tabs>
        <w:tab w:val="left" w:pos="1985"/>
        <w:tab w:val="left" w:pos="2268"/>
      </w:tabs>
      <w:spacing w:before="0" w:after="0"/>
      <w:ind w:left="1021"/>
    </w:pPr>
    <w:rPr>
      <w:b w:val="0"/>
      <w:noProof/>
    </w:rPr>
  </w:style>
  <w:style w:type="paragraph" w:styleId="TOC3">
    <w:name w:val="toc 3"/>
    <w:basedOn w:val="TOC2"/>
    <w:next w:val="Normal"/>
    <w:uiPriority w:val="39"/>
    <w:pPr>
      <w:tabs>
        <w:tab w:val="clear" w:pos="2268"/>
        <w:tab w:val="left" w:pos="2835"/>
      </w:tabs>
      <w:ind w:left="1985"/>
    </w:pPr>
    <w:rPr>
      <w:caps w:val="0"/>
    </w:rPr>
  </w:style>
  <w:style w:type="paragraph" w:styleId="TOC4">
    <w:name w:val="toc 4"/>
    <w:aliases w:val="TOC 4 - Appendix"/>
    <w:basedOn w:val="TOC1"/>
    <w:next w:val="Normal"/>
    <w:semiHidden/>
    <w:pPr>
      <w:numPr>
        <w:numId w:val="16"/>
      </w:numPr>
    </w:pPr>
  </w:style>
  <w:style w:type="paragraph" w:styleId="TOC5">
    <w:name w:val="toc 5"/>
    <w:basedOn w:val="Normal"/>
    <w:next w:val="Normal"/>
    <w:semiHidden/>
    <w:pPr>
      <w:tabs>
        <w:tab w:val="right" w:leader="dot" w:pos="9590"/>
      </w:tabs>
      <w:ind w:left="960"/>
    </w:pPr>
    <w:rPr>
      <w:sz w:val="18"/>
    </w:rPr>
  </w:style>
  <w:style w:type="paragraph" w:styleId="TOC6">
    <w:name w:val="toc 6"/>
    <w:basedOn w:val="Normal"/>
    <w:next w:val="Normal"/>
    <w:semiHidden/>
    <w:pPr>
      <w:tabs>
        <w:tab w:val="right" w:leader="dot" w:pos="9590"/>
      </w:tabs>
      <w:ind w:left="1200"/>
    </w:pPr>
    <w:rPr>
      <w:sz w:val="18"/>
    </w:rPr>
  </w:style>
  <w:style w:type="paragraph" w:styleId="TOC7">
    <w:name w:val="toc 7"/>
    <w:basedOn w:val="Normal"/>
    <w:next w:val="Normal"/>
    <w:semiHidden/>
    <w:pPr>
      <w:tabs>
        <w:tab w:val="right" w:leader="dot" w:pos="9590"/>
      </w:tabs>
      <w:ind w:left="1440"/>
    </w:pPr>
    <w:rPr>
      <w:sz w:val="18"/>
    </w:rPr>
  </w:style>
  <w:style w:type="paragraph" w:styleId="TOC8">
    <w:name w:val="toc 8"/>
    <w:basedOn w:val="Normal"/>
    <w:next w:val="Normal"/>
    <w:semiHidden/>
    <w:pPr>
      <w:tabs>
        <w:tab w:val="right" w:leader="dot" w:pos="9590"/>
      </w:tabs>
      <w:ind w:left="1680"/>
    </w:pPr>
    <w:rPr>
      <w:sz w:val="18"/>
    </w:rPr>
  </w:style>
  <w:style w:type="paragraph" w:styleId="TOC9">
    <w:name w:val="toc 9"/>
    <w:basedOn w:val="Normal"/>
    <w:next w:val="Normal"/>
    <w:semiHidden/>
    <w:pPr>
      <w:tabs>
        <w:tab w:val="right" w:leader="dot" w:pos="9590"/>
      </w:tabs>
      <w:ind w:left="1920"/>
    </w:pPr>
    <w:rPr>
      <w:sz w:val="18"/>
    </w:rPr>
  </w:style>
  <w:style w:type="paragraph" w:styleId="ListParagraph">
    <w:name w:val="List Paragraph"/>
    <w:basedOn w:val="Normal"/>
    <w:uiPriority w:val="34"/>
    <w:qFormat/>
    <w:pPr>
      <w:ind w:left="720"/>
    </w:pPr>
  </w:style>
  <w:style w:type="paragraph" w:customStyle="1" w:styleId="NoSpacing1">
    <w:name w:val="No Spacing1"/>
    <w:aliases w:val="No Spacing,Normal_indent"/>
    <w:basedOn w:val="NormalIndent"/>
    <w:qFormat/>
  </w:style>
  <w:style w:type="paragraph" w:customStyle="1" w:styleId="ListBullets">
    <w:name w:val="List Bullets"/>
    <w:basedOn w:val="NormalIndent"/>
    <w:qFormat/>
    <w:rsid w:val="00E34F61"/>
    <w:pPr>
      <w:numPr>
        <w:numId w:val="10"/>
      </w:numPr>
      <w:tabs>
        <w:tab w:val="clear" w:pos="0"/>
        <w:tab w:val="clear" w:pos="1134"/>
        <w:tab w:val="clear" w:pos="2268"/>
        <w:tab w:val="clear" w:pos="3402"/>
        <w:tab w:val="clear" w:pos="4536"/>
        <w:tab w:val="clear" w:pos="5670"/>
        <w:tab w:val="clear" w:pos="6804"/>
        <w:tab w:val="clear" w:pos="7938"/>
        <w:tab w:val="clear" w:pos="9072"/>
      </w:tabs>
      <w:spacing w:after="60"/>
      <w:ind w:left="1305" w:hanging="454"/>
    </w:pPr>
  </w:style>
  <w:style w:type="paragraph" w:customStyle="1" w:styleId="ListNumbers">
    <w:name w:val="List Numbers"/>
    <w:basedOn w:val="Listnumbers0"/>
    <w:next w:val="Normal"/>
    <w:qFormat/>
    <w:pPr>
      <w:numPr>
        <w:numId w:val="15"/>
      </w:numPr>
      <w:tabs>
        <w:tab w:val="left" w:pos="3119"/>
      </w:tabs>
    </w:pPr>
  </w:style>
  <w:style w:type="paragraph" w:customStyle="1" w:styleId="Listnumbers0">
    <w:name w:val="List numbers"/>
    <w:basedOn w:val="NoSpacing1"/>
    <w:next w:val="Normal"/>
    <w:rsid w:val="003A491F"/>
    <w:pPr>
      <w:numPr>
        <w:numId w:val="14"/>
      </w:numPr>
      <w:tabs>
        <w:tab w:val="clear" w:pos="0"/>
        <w:tab w:val="clear" w:pos="1134"/>
        <w:tab w:val="clear" w:pos="2268"/>
        <w:tab w:val="clear" w:pos="3402"/>
        <w:tab w:val="clear" w:pos="4536"/>
        <w:tab w:val="clear" w:pos="5670"/>
        <w:tab w:val="clear" w:pos="6804"/>
        <w:tab w:val="clear" w:pos="7938"/>
        <w:tab w:val="clear" w:pos="9072"/>
      </w:tabs>
      <w:spacing w:after="120"/>
    </w:pPr>
  </w:style>
  <w:style w:type="paragraph" w:customStyle="1" w:styleId="AAppendixheading1">
    <w:name w:val="A. Appendix heading 1"/>
    <w:basedOn w:val="Heading1"/>
    <w:qFormat/>
    <w:pPr>
      <w:numPr>
        <w:numId w:val="17"/>
      </w:numPr>
      <w:tabs>
        <w:tab w:val="left" w:pos="2268"/>
      </w:tabs>
      <w:ind w:left="2268" w:hanging="2268"/>
    </w:pPr>
  </w:style>
  <w:style w:type="table" w:styleId="TableGrid">
    <w:name w:val="Table Grid"/>
    <w:basedOn w:val="TableNormal"/>
    <w:uiPriority w:val="59"/>
    <w:rsid w:val="00483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83CDB"/>
    <w:pPr>
      <w:autoSpaceDE w:val="0"/>
      <w:autoSpaceDN w:val="0"/>
      <w:adjustRightInd w:val="0"/>
    </w:pPr>
    <w:rPr>
      <w:rFonts w:ascii="Calibri" w:hAnsi="Calibri" w:cs="Calibri"/>
      <w:color w:val="000000"/>
      <w:sz w:val="24"/>
      <w:szCs w:val="24"/>
      <w:lang w:eastAsia="zh-CN"/>
    </w:rPr>
  </w:style>
  <w:style w:type="character" w:customStyle="1" w:styleId="FooterChar">
    <w:name w:val="Footer Char"/>
    <w:link w:val="Footer"/>
    <w:uiPriority w:val="99"/>
    <w:rsid w:val="009140F7"/>
    <w:rPr>
      <w:rFonts w:ascii="Arial" w:hAnsi="Arial"/>
      <w:sz w:val="22"/>
      <w:lang w:val="en-US" w:eastAsia="en-US"/>
    </w:rPr>
  </w:style>
  <w:style w:type="paragraph" w:styleId="NormalIndent0">
    <w:name w:val="Normal Indent"/>
    <w:basedOn w:val="Normal"/>
    <w:autoRedefine/>
    <w:qFormat/>
    <w:rsid w:val="00154467"/>
    <w:pPr>
      <w:widowControl/>
      <w:tabs>
        <w:tab w:val="left" w:pos="550"/>
      </w:tabs>
      <w:spacing w:after="120"/>
      <w:ind w:left="851"/>
    </w:pPr>
    <w:rPr>
      <w:rFonts w:cs="Arial"/>
      <w:lang w:val="en-GB"/>
    </w:rPr>
  </w:style>
  <w:style w:type="paragraph" w:customStyle="1" w:styleId="Note">
    <w:name w:val="Note"/>
    <w:basedOn w:val="NormalIndent0"/>
    <w:qFormat/>
    <w:rsid w:val="00E34F61"/>
    <w:rPr>
      <w:i/>
    </w:rPr>
  </w:style>
  <w:style w:type="paragraph" w:customStyle="1" w:styleId="ListAlpha">
    <w:name w:val="List Alpha"/>
    <w:basedOn w:val="ListBullets"/>
    <w:qFormat/>
    <w:rsid w:val="003A491F"/>
    <w:pPr>
      <w:numPr>
        <w:numId w:val="40"/>
      </w:numPr>
      <w:spacing w:after="120"/>
      <w:ind w:left="1305" w:hanging="454"/>
    </w:pPr>
  </w:style>
  <w:style w:type="paragraph" w:customStyle="1" w:styleId="Heading11">
    <w:name w:val="Heading 11"/>
    <w:basedOn w:val="Heading2"/>
    <w:rsid w:val="00154467"/>
    <w:pPr>
      <w:numPr>
        <w:ilvl w:val="0"/>
        <w:numId w:val="0"/>
      </w:numPr>
      <w:tabs>
        <w:tab w:val="num" w:pos="851"/>
      </w:tabs>
      <w:ind w:left="1134" w:hanging="1134"/>
    </w:pPr>
  </w:style>
  <w:style w:type="paragraph" w:customStyle="1" w:styleId="Refbook">
    <w:name w:val="Ref. book"/>
    <w:basedOn w:val="ListBullets"/>
    <w:next w:val="ListBullets"/>
    <w:qFormat/>
    <w:rsid w:val="0012345D"/>
    <w:pPr>
      <w:numPr>
        <w:numId w:val="41"/>
      </w:numPr>
      <w:ind w:left="1305" w:hanging="454"/>
    </w:pPr>
  </w:style>
  <w:style w:type="paragraph" w:styleId="Revision">
    <w:name w:val="Revision"/>
    <w:hidden/>
    <w:uiPriority w:val="99"/>
    <w:semiHidden/>
    <w:rsid w:val="00932944"/>
    <w:rPr>
      <w:rFonts w:ascii="Arial" w:hAnsi="Arial"/>
      <w:sz w:val="22"/>
    </w:rPr>
  </w:style>
  <w:style w:type="character" w:customStyle="1" w:styleId="EndnoteTextChar">
    <w:name w:val="Endnote Text Char"/>
    <w:basedOn w:val="DefaultParagraphFont"/>
    <w:link w:val="EndnoteText"/>
    <w:semiHidden/>
    <w:rsid w:val="00EB5EC3"/>
    <w:rPr>
      <w:rFonts w:ascii="Arial" w:hAnsi="Arial"/>
      <w:sz w:val="22"/>
    </w:rPr>
  </w:style>
  <w:style w:type="character" w:styleId="Hyperlink">
    <w:name w:val="Hyperlink"/>
    <w:basedOn w:val="DefaultParagraphFont"/>
    <w:uiPriority w:val="99"/>
    <w:unhideWhenUsed/>
    <w:rsid w:val="00EB5EC3"/>
    <w:rPr>
      <w:color w:val="467886" w:themeColor="hyperlink"/>
      <w:u w:val="single"/>
    </w:rPr>
  </w:style>
  <w:style w:type="character" w:customStyle="1" w:styleId="Heading2Char">
    <w:name w:val="Heading 2 Char"/>
    <w:basedOn w:val="DefaultParagraphFont"/>
    <w:link w:val="Heading2"/>
    <w:rsid w:val="00DD218E"/>
    <w:rPr>
      <w:rFonts w:ascii="Arial" w:hAnsi="Arial"/>
      <w:b/>
      <w:caps/>
      <w:sz w:val="22"/>
    </w:rPr>
  </w:style>
  <w:style w:type="character" w:styleId="FollowedHyperlink">
    <w:name w:val="FollowedHyperlink"/>
    <w:basedOn w:val="DefaultParagraphFont"/>
    <w:uiPriority w:val="99"/>
    <w:semiHidden/>
    <w:unhideWhenUsed/>
    <w:rsid w:val="003E105D"/>
    <w:rPr>
      <w:color w:val="96607D"/>
      <w:u w:val="single"/>
    </w:rPr>
  </w:style>
  <w:style w:type="paragraph" w:customStyle="1" w:styleId="msonormal0">
    <w:name w:val="msonormal"/>
    <w:basedOn w:val="Normal"/>
    <w:rsid w:val="003E105D"/>
    <w:pPr>
      <w:widowControl/>
      <w:spacing w:before="100" w:beforeAutospacing="1" w:after="100" w:afterAutospacing="1"/>
    </w:pPr>
    <w:rPr>
      <w:rFonts w:ascii="Times New Roman" w:hAnsi="Times New Roman"/>
      <w:sz w:val="24"/>
      <w:szCs w:val="24"/>
    </w:rPr>
  </w:style>
  <w:style w:type="paragraph" w:customStyle="1" w:styleId="xl65">
    <w:name w:val="xl65"/>
    <w:basedOn w:val="Normal"/>
    <w:rsid w:val="003E105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styleId="NormalWeb">
    <w:name w:val="Normal (Web)"/>
    <w:basedOn w:val="Normal"/>
    <w:uiPriority w:val="99"/>
    <w:unhideWhenUsed/>
    <w:rsid w:val="005D5445"/>
    <w:pPr>
      <w:widowControl/>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5D5445"/>
    <w:rPr>
      <w:b/>
      <w:bCs/>
    </w:rPr>
  </w:style>
  <w:style w:type="character" w:styleId="Emphasis">
    <w:name w:val="Emphasis"/>
    <w:basedOn w:val="DefaultParagraphFont"/>
    <w:uiPriority w:val="20"/>
    <w:qFormat/>
    <w:rsid w:val="005D5445"/>
    <w:rPr>
      <w:i/>
      <w:iCs/>
    </w:rPr>
  </w:style>
  <w:style w:type="character" w:customStyle="1" w:styleId="Heading1Char">
    <w:name w:val="Heading 1 Char"/>
    <w:basedOn w:val="DefaultParagraphFont"/>
    <w:link w:val="Heading1"/>
    <w:rsid w:val="00AD62F2"/>
    <w:rPr>
      <w:rFonts w:ascii="Arial" w:hAnsi="Arial"/>
      <w:b/>
      <w:caps/>
      <w:color w:val="0F243E"/>
      <w:kern w:val="28"/>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86842">
      <w:bodyDiv w:val="1"/>
      <w:marLeft w:val="0"/>
      <w:marRight w:val="0"/>
      <w:marTop w:val="0"/>
      <w:marBottom w:val="0"/>
      <w:divBdr>
        <w:top w:val="none" w:sz="0" w:space="0" w:color="auto"/>
        <w:left w:val="none" w:sz="0" w:space="0" w:color="auto"/>
        <w:bottom w:val="none" w:sz="0" w:space="0" w:color="auto"/>
        <w:right w:val="none" w:sz="0" w:space="0" w:color="auto"/>
      </w:divBdr>
    </w:div>
    <w:div w:id="878585173">
      <w:bodyDiv w:val="1"/>
      <w:marLeft w:val="0"/>
      <w:marRight w:val="0"/>
      <w:marTop w:val="0"/>
      <w:marBottom w:val="0"/>
      <w:divBdr>
        <w:top w:val="none" w:sz="0" w:space="0" w:color="auto"/>
        <w:left w:val="none" w:sz="0" w:space="0" w:color="auto"/>
        <w:bottom w:val="none" w:sz="0" w:space="0" w:color="auto"/>
        <w:right w:val="none" w:sz="0" w:space="0" w:color="auto"/>
      </w:divBdr>
    </w:div>
    <w:div w:id="1143543503">
      <w:bodyDiv w:val="1"/>
      <w:marLeft w:val="0"/>
      <w:marRight w:val="0"/>
      <w:marTop w:val="0"/>
      <w:marBottom w:val="0"/>
      <w:divBdr>
        <w:top w:val="none" w:sz="0" w:space="0" w:color="auto"/>
        <w:left w:val="none" w:sz="0" w:space="0" w:color="auto"/>
        <w:bottom w:val="none" w:sz="0" w:space="0" w:color="auto"/>
        <w:right w:val="none" w:sz="0" w:space="0" w:color="auto"/>
      </w:divBdr>
    </w:div>
    <w:div w:id="1359504305">
      <w:bodyDiv w:val="1"/>
      <w:marLeft w:val="0"/>
      <w:marRight w:val="0"/>
      <w:marTop w:val="0"/>
      <w:marBottom w:val="0"/>
      <w:divBdr>
        <w:top w:val="none" w:sz="0" w:space="0" w:color="auto"/>
        <w:left w:val="none" w:sz="0" w:space="0" w:color="auto"/>
        <w:bottom w:val="none" w:sz="0" w:space="0" w:color="auto"/>
        <w:right w:val="none" w:sz="0" w:space="0" w:color="auto"/>
      </w:divBdr>
    </w:div>
    <w:div w:id="1795324991">
      <w:bodyDiv w:val="1"/>
      <w:marLeft w:val="0"/>
      <w:marRight w:val="0"/>
      <w:marTop w:val="0"/>
      <w:marBottom w:val="0"/>
      <w:divBdr>
        <w:top w:val="none" w:sz="0" w:space="0" w:color="auto"/>
        <w:left w:val="none" w:sz="0" w:space="0" w:color="auto"/>
        <w:bottom w:val="none" w:sz="0" w:space="0" w:color="auto"/>
        <w:right w:val="none" w:sz="0" w:space="0" w:color="auto"/>
      </w:divBdr>
    </w:div>
    <w:div w:id="2062095243">
      <w:bodyDiv w:val="1"/>
      <w:marLeft w:val="0"/>
      <w:marRight w:val="0"/>
      <w:marTop w:val="0"/>
      <w:marBottom w:val="0"/>
      <w:divBdr>
        <w:top w:val="none" w:sz="0" w:space="0" w:color="auto"/>
        <w:left w:val="none" w:sz="0" w:space="0" w:color="auto"/>
        <w:bottom w:val="none" w:sz="0" w:space="0" w:color="auto"/>
        <w:right w:val="none" w:sz="0" w:space="0" w:color="auto"/>
      </w:divBdr>
    </w:div>
    <w:div w:id="208779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76E8CCC7D10D4BA5F9BA93E0620601" ma:contentTypeVersion="16" ma:contentTypeDescription="Create a new document." ma:contentTypeScope="" ma:versionID="c84a425f848a81e2271953a8c70953f2">
  <xsd:schema xmlns:xsd="http://www.w3.org/2001/XMLSchema" xmlns:xs="http://www.w3.org/2001/XMLSchema" xmlns:p="http://schemas.microsoft.com/office/2006/metadata/properties" xmlns:ns2="b457e03d-7e9f-4c29-85bc-2be6afd5ceff" xmlns:ns3="d662e225-4761-4bb3-88ec-9c6930b0de72" targetNamespace="http://schemas.microsoft.com/office/2006/metadata/properties" ma:root="true" ma:fieldsID="29090419d8cd40ffa74daf8016ab8657" ns2:_="" ns3:_="">
    <xsd:import namespace="b457e03d-7e9f-4c29-85bc-2be6afd5ceff"/>
    <xsd:import namespace="d662e225-4761-4bb3-88ec-9c6930b0de7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57e03d-7e9f-4c29-85bc-2be6afd5ce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61a7caf-3f3e-4730-ba1b-b9f44c3f099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62e225-4761-4bb3-88ec-9c6930b0de7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05dfca10-58e1-461e-9ca6-4ebda73cb042}" ma:internalName="TaxCatchAll" ma:showField="CatchAllData" ma:web="d662e225-4761-4bb3-88ec-9c6930b0de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d662e225-4761-4bb3-88ec-9c6930b0de72" xsi:nil="true"/>
    <lcf76f155ced4ddcb4097134ff3c332f xmlns="b457e03d-7e9f-4c29-85bc-2be6afd5cef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DA8275-BAC8-418C-BD3D-C76DF85E7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57e03d-7e9f-4c29-85bc-2be6afd5ceff"/>
    <ds:schemaRef ds:uri="d662e225-4761-4bb3-88ec-9c6930b0d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09C6A4-B6AC-4BA4-840F-7BCE99D4ACD1}">
  <ds:schemaRefs>
    <ds:schemaRef ds:uri="http://schemas.microsoft.com/sharepoint/v3/contenttype/forms"/>
  </ds:schemaRefs>
</ds:datastoreItem>
</file>

<file path=customXml/itemProps3.xml><?xml version="1.0" encoding="utf-8"?>
<ds:datastoreItem xmlns:ds="http://schemas.openxmlformats.org/officeDocument/2006/customXml" ds:itemID="{97E84C91-3399-4433-B0D0-811300158A9F}">
  <ds:schemaRefs>
    <ds:schemaRef ds:uri="http://schemas.openxmlformats.org/officeDocument/2006/bibliography"/>
  </ds:schemaRefs>
</ds:datastoreItem>
</file>

<file path=customXml/itemProps4.xml><?xml version="1.0" encoding="utf-8"?>
<ds:datastoreItem xmlns:ds="http://schemas.openxmlformats.org/officeDocument/2006/customXml" ds:itemID="{86E502E9-154F-41F9-B0CB-B2811A7ADA49}">
  <ds:schemaRefs>
    <ds:schemaRef ds:uri="http://schemas.microsoft.com/office/2006/metadata/properties"/>
    <ds:schemaRef ds:uri="http://schemas.microsoft.com/office/infopath/2007/PartnerControls"/>
    <ds:schemaRef ds:uri="d662e225-4761-4bb3-88ec-9c6930b0de72"/>
    <ds:schemaRef ds:uri="b457e03d-7e9f-4c29-85bc-2be6afd5ceff"/>
  </ds:schemaRefs>
</ds:datastoreItem>
</file>

<file path=docProps/app.xml><?xml version="1.0" encoding="utf-8"?>
<Properties xmlns="http://schemas.openxmlformats.org/officeDocument/2006/extended-properties" xmlns:vt="http://schemas.openxmlformats.org/officeDocument/2006/docPropsVTypes">
  <Template>Normal</Template>
  <TotalTime>17591</TotalTime>
  <Pages>17</Pages>
  <Words>6505</Words>
  <Characters>37081</Characters>
  <Application>Microsoft Office Word</Application>
  <DocSecurity>0</DocSecurity>
  <Lines>309</Lines>
  <Paragraphs>86</Paragraphs>
  <ScaleCrop>false</ScaleCrop>
  <HeadingPairs>
    <vt:vector size="2" baseType="variant">
      <vt:variant>
        <vt:lpstr>Title</vt:lpstr>
      </vt:variant>
      <vt:variant>
        <vt:i4>1</vt:i4>
      </vt:variant>
    </vt:vector>
  </HeadingPairs>
  <TitlesOfParts>
    <vt:vector size="1" baseType="lpstr">
      <vt:lpstr>Project Specification template</vt:lpstr>
    </vt:vector>
  </TitlesOfParts>
  <Company/>
  <LinksUpToDate>false</LinksUpToDate>
  <CharactersWithSpaces>43500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Specification template</dc:title>
  <dc:subject/>
  <dc:creator>antoinette.develd</dc:creator>
  <cp:keywords/>
  <dc:description/>
  <cp:lastModifiedBy>Chiarelo, Hugo</cp:lastModifiedBy>
  <cp:revision>780</cp:revision>
  <cp:lastPrinted>2016-01-09T12:03:00Z</cp:lastPrinted>
  <dcterms:created xsi:type="dcterms:W3CDTF">2025-04-24T02:26:00Z</dcterms:created>
  <dcterms:modified xsi:type="dcterms:W3CDTF">2025-11-03T14:21:00Z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0x010100D576E8CCC7D10D4BA5F9BA93E0620601</vt:lpwstr>
  </property>
  <property fmtid="{D5CDD505-2E9C-101B-9397-08002B2CF9AE}" pid="3" name="MediaServiceImageTags">
    <vt:lpwstr/>
  </property>
  <property fmtid="{D5CDD505-2E9C-101B-9397-08002B2CF9AE}" pid="4" name="docLang">
    <vt:lpwstr>en</vt:lpwstr>
  </property>
</Properties>
</file>